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FBC67" w14:textId="77777777" w:rsidR="000F585D" w:rsidRDefault="00000000">
      <w:pPr>
        <w:pStyle w:val="Ttulo3"/>
        <w:spacing w:before="0"/>
        <w:jc w:val="center"/>
        <w:rPr>
          <w:rFonts w:ascii="Times New Roman" w:hAnsi="Times New Roman" w:cs="Times New Roman"/>
          <w:b/>
          <w:color w:val="auto"/>
          <w:sz w:val="18"/>
          <w:szCs w:val="18"/>
        </w:rPr>
      </w:pPr>
      <w:r>
        <w:rPr>
          <w:rFonts w:ascii="Times New Roman" w:hAnsi="Times New Roman" w:cs="Times New Roman"/>
          <w:b/>
          <w:color w:val="auto"/>
          <w:sz w:val="18"/>
          <w:szCs w:val="18"/>
        </w:rPr>
        <w:t>ANEXO III</w:t>
      </w:r>
    </w:p>
    <w:p w14:paraId="4BABACEF" w14:textId="77777777" w:rsidR="000F585D" w:rsidRDefault="00000000">
      <w:pPr>
        <w:pStyle w:val="Ttulo3"/>
        <w:spacing w:before="0"/>
        <w:jc w:val="center"/>
        <w:rPr>
          <w:rFonts w:ascii="Times New Roman" w:hAnsi="Times New Roman" w:cs="Times New Roman"/>
          <w:b/>
          <w:color w:val="auto"/>
          <w:sz w:val="18"/>
          <w:szCs w:val="18"/>
        </w:rPr>
      </w:pPr>
      <w:r>
        <w:rPr>
          <w:rFonts w:ascii="Times New Roman" w:hAnsi="Times New Roman" w:cs="Times New Roman"/>
          <w:b/>
          <w:color w:val="auto"/>
          <w:sz w:val="18"/>
          <w:szCs w:val="18"/>
        </w:rPr>
        <w:t>Ficha de almacenamiento de datos.</w:t>
      </w:r>
    </w:p>
    <w:p w14:paraId="14162DDC" w14:textId="77777777" w:rsidR="000F585D" w:rsidRDefault="000F585D"/>
    <w:tbl>
      <w:tblPr>
        <w:tblStyle w:val="Tablaconcuadrcula"/>
        <w:tblW w:w="5000" w:type="pct"/>
        <w:tblLayout w:type="fixed"/>
        <w:tblLook w:val="04A0" w:firstRow="1" w:lastRow="0" w:firstColumn="1" w:lastColumn="0" w:noHBand="0" w:noVBand="1"/>
      </w:tblPr>
      <w:tblGrid>
        <w:gridCol w:w="1253"/>
        <w:gridCol w:w="1193"/>
        <w:gridCol w:w="2109"/>
        <w:gridCol w:w="1851"/>
        <w:gridCol w:w="997"/>
        <w:gridCol w:w="1409"/>
      </w:tblGrid>
      <w:tr w:rsidR="000F585D" w14:paraId="1B8CE063" w14:textId="77777777">
        <w:tc>
          <w:tcPr>
            <w:tcW w:w="4570"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1EA0D04"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TIPO DE VIALIDAD</w:t>
            </w:r>
          </w:p>
        </w:tc>
        <w:tc>
          <w:tcPr>
            <w:tcW w:w="4272" w:type="dxa"/>
            <w:gridSpan w:val="3"/>
            <w:tcBorders>
              <w:top w:val="double" w:sz="4" w:space="0" w:color="000000"/>
              <w:left w:val="double" w:sz="4" w:space="0" w:color="000000"/>
              <w:right w:val="double" w:sz="4" w:space="0" w:color="000000"/>
            </w:tcBorders>
            <w:shd w:val="clear" w:color="auto" w:fill="D9D9D9" w:themeFill="background1" w:themeFillShade="D9"/>
          </w:tcPr>
          <w:p w14:paraId="7B021FDA"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6A88B1ED" w14:textId="77777777">
        <w:tc>
          <w:tcPr>
            <w:tcW w:w="4570" w:type="dxa"/>
            <w:gridSpan w:val="3"/>
            <w:vMerge w:val="restart"/>
            <w:tcBorders>
              <w:top w:val="double" w:sz="4" w:space="0" w:color="000000"/>
              <w:left w:val="double" w:sz="4" w:space="0" w:color="000000"/>
              <w:bottom w:val="double" w:sz="4" w:space="0" w:color="000000"/>
              <w:right w:val="double" w:sz="4" w:space="0" w:color="000000"/>
            </w:tcBorders>
          </w:tcPr>
          <w:p w14:paraId="068908EA" w14:textId="77777777" w:rsidR="000F585D" w:rsidRDefault="00000000">
            <w:pPr>
              <w:widowControl w:val="0"/>
              <w:rPr>
                <w:rFonts w:ascii="Arial" w:hAnsi="Arial" w:cs="Arial"/>
                <w:sz w:val="18"/>
                <w:szCs w:val="18"/>
              </w:rPr>
            </w:pPr>
            <w:r>
              <w:rPr>
                <w:rFonts w:ascii="Arial" w:hAnsi="Arial" w:cs="Arial"/>
                <w:sz w:val="18"/>
                <w:szCs w:val="18"/>
              </w:rPr>
              <w:t>Término que define el tipo de vialidad.</w:t>
            </w:r>
          </w:p>
        </w:tc>
        <w:tc>
          <w:tcPr>
            <w:tcW w:w="1858"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227AF68"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00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780FDAD"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41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A90A7F9"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43C9E086" w14:textId="77777777">
        <w:trPr>
          <w:trHeight w:val="263"/>
        </w:trPr>
        <w:tc>
          <w:tcPr>
            <w:tcW w:w="4570" w:type="dxa"/>
            <w:gridSpan w:val="3"/>
            <w:vMerge/>
            <w:tcBorders>
              <w:left w:val="double" w:sz="4" w:space="0" w:color="000000"/>
              <w:bottom w:val="double" w:sz="4" w:space="0" w:color="000000"/>
              <w:right w:val="double" w:sz="4" w:space="0" w:color="000000"/>
            </w:tcBorders>
          </w:tcPr>
          <w:p w14:paraId="191ED353" w14:textId="77777777" w:rsidR="000F585D" w:rsidRDefault="000F585D">
            <w:pPr>
              <w:widowControl w:val="0"/>
              <w:rPr>
                <w:rFonts w:ascii="Arial" w:hAnsi="Arial" w:cs="Arial"/>
                <w:sz w:val="18"/>
                <w:szCs w:val="18"/>
              </w:rPr>
            </w:pPr>
          </w:p>
        </w:tc>
        <w:tc>
          <w:tcPr>
            <w:tcW w:w="1858" w:type="dxa"/>
            <w:tcBorders>
              <w:top w:val="double" w:sz="4" w:space="0" w:color="000000"/>
              <w:left w:val="double" w:sz="4" w:space="0" w:color="000000"/>
              <w:bottom w:val="double" w:sz="4" w:space="0" w:color="000000"/>
            </w:tcBorders>
          </w:tcPr>
          <w:p w14:paraId="4E9DE527" w14:textId="77777777" w:rsidR="000F585D" w:rsidRDefault="00000000">
            <w:pPr>
              <w:widowControl w:val="0"/>
              <w:jc w:val="center"/>
              <w:rPr>
                <w:rFonts w:ascii="Arial" w:hAnsi="Arial" w:cs="Arial"/>
                <w:sz w:val="18"/>
                <w:szCs w:val="18"/>
              </w:rPr>
            </w:pPr>
            <w:commentRangeStart w:id="0"/>
            <w:r>
              <w:rPr>
                <w:rFonts w:ascii="Arial" w:hAnsi="Arial" w:cs="Arial"/>
                <w:sz w:val="18"/>
                <w:szCs w:val="18"/>
              </w:rPr>
              <w:t>TIPOVIAL</w:t>
            </w:r>
            <w:commentRangeEnd w:id="0"/>
            <w:r w:rsidR="002A30F3">
              <w:rPr>
                <w:rStyle w:val="Refdecomentario"/>
              </w:rPr>
              <w:commentReference w:id="0"/>
            </w:r>
          </w:p>
        </w:tc>
        <w:tc>
          <w:tcPr>
            <w:tcW w:w="1000" w:type="dxa"/>
            <w:tcBorders>
              <w:top w:val="double" w:sz="4" w:space="0" w:color="000000"/>
              <w:bottom w:val="double" w:sz="4" w:space="0" w:color="000000"/>
              <w:right w:val="double" w:sz="4" w:space="0" w:color="000000"/>
            </w:tcBorders>
          </w:tcPr>
          <w:p w14:paraId="1A6CE662"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414" w:type="dxa"/>
            <w:tcBorders>
              <w:top w:val="double" w:sz="4" w:space="0" w:color="000000"/>
              <w:left w:val="double" w:sz="4" w:space="0" w:color="000000"/>
              <w:bottom w:val="double" w:sz="4" w:space="0" w:color="000000"/>
              <w:right w:val="double" w:sz="4" w:space="0" w:color="000000"/>
            </w:tcBorders>
          </w:tcPr>
          <w:p w14:paraId="5ECEEF94" w14:textId="77777777" w:rsidR="000F585D" w:rsidRDefault="00000000">
            <w:pPr>
              <w:widowControl w:val="0"/>
              <w:jc w:val="center"/>
              <w:rPr>
                <w:rFonts w:ascii="Arial" w:hAnsi="Arial" w:cs="Arial"/>
                <w:sz w:val="18"/>
                <w:szCs w:val="18"/>
              </w:rPr>
            </w:pPr>
            <w:r>
              <w:rPr>
                <w:rFonts w:ascii="Arial" w:hAnsi="Arial" w:cs="Arial"/>
                <w:sz w:val="18"/>
                <w:szCs w:val="18"/>
              </w:rPr>
              <w:t>26</w:t>
            </w:r>
            <w:commentRangeStart w:id="1"/>
            <w:commentRangeStart w:id="2"/>
            <w:commentRangeEnd w:id="1"/>
            <w:r>
              <w:rPr>
                <w:rFonts w:ascii="Arial" w:hAnsi="Arial" w:cs="Arial"/>
                <w:sz w:val="18"/>
                <w:szCs w:val="18"/>
              </w:rPr>
              <w:commentReference w:id="1"/>
            </w:r>
            <w:commentRangeEnd w:id="2"/>
            <w:r>
              <w:commentReference w:id="2"/>
            </w:r>
          </w:p>
        </w:tc>
      </w:tr>
      <w:tr w:rsidR="000F585D" w14:paraId="3E154CF0" w14:textId="77777777">
        <w:tc>
          <w:tcPr>
            <w:tcW w:w="8842" w:type="dxa"/>
            <w:gridSpan w:val="6"/>
            <w:tcBorders>
              <w:left w:val="double" w:sz="4" w:space="0" w:color="000000"/>
              <w:right w:val="double" w:sz="4" w:space="0" w:color="000000"/>
            </w:tcBorders>
            <w:shd w:val="clear" w:color="auto" w:fill="D9D9D9" w:themeFill="background1" w:themeFillShade="D9"/>
          </w:tcPr>
          <w:p w14:paraId="32B753C4"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29FDF1EF" w14:textId="77777777">
        <w:tc>
          <w:tcPr>
            <w:tcW w:w="1256" w:type="dxa"/>
            <w:tcBorders>
              <w:top w:val="double" w:sz="4" w:space="0" w:color="000000"/>
              <w:left w:val="double" w:sz="4" w:space="0" w:color="000000"/>
            </w:tcBorders>
            <w:vAlign w:val="center"/>
          </w:tcPr>
          <w:p w14:paraId="523558A5" w14:textId="77777777" w:rsidR="000F585D" w:rsidRDefault="00000000">
            <w:pPr>
              <w:widowControl w:val="0"/>
              <w:rPr>
                <w:rFonts w:ascii="Arial" w:hAnsi="Arial" w:cs="Arial"/>
                <w:sz w:val="18"/>
                <w:szCs w:val="18"/>
              </w:rPr>
            </w:pPr>
            <w:r>
              <w:rPr>
                <w:rFonts w:ascii="Arial" w:hAnsi="Arial" w:cs="Arial"/>
                <w:sz w:val="18"/>
                <w:szCs w:val="18"/>
              </w:rPr>
              <w:t>Andador</w:t>
            </w:r>
          </w:p>
        </w:tc>
        <w:tc>
          <w:tcPr>
            <w:tcW w:w="1197" w:type="dxa"/>
            <w:tcBorders>
              <w:top w:val="double" w:sz="4" w:space="0" w:color="000000"/>
            </w:tcBorders>
            <w:vAlign w:val="center"/>
          </w:tcPr>
          <w:p w14:paraId="63969A64" w14:textId="77777777" w:rsidR="000F585D" w:rsidRDefault="00000000">
            <w:pPr>
              <w:widowControl w:val="0"/>
              <w:rPr>
                <w:rFonts w:ascii="Arial" w:hAnsi="Arial" w:cs="Arial"/>
                <w:sz w:val="18"/>
                <w:szCs w:val="18"/>
              </w:rPr>
            </w:pPr>
            <w:r>
              <w:rPr>
                <w:rFonts w:ascii="Arial" w:hAnsi="Arial" w:cs="Arial"/>
                <w:sz w:val="18"/>
                <w:szCs w:val="18"/>
              </w:rPr>
              <w:t>Calle</w:t>
            </w:r>
          </w:p>
        </w:tc>
        <w:tc>
          <w:tcPr>
            <w:tcW w:w="2117" w:type="dxa"/>
            <w:tcBorders>
              <w:top w:val="double" w:sz="4" w:space="0" w:color="000000"/>
            </w:tcBorders>
            <w:vAlign w:val="center"/>
          </w:tcPr>
          <w:p w14:paraId="23ADD01D" w14:textId="77777777" w:rsidR="000F585D" w:rsidRDefault="00000000">
            <w:pPr>
              <w:widowControl w:val="0"/>
              <w:rPr>
                <w:rFonts w:ascii="Arial" w:hAnsi="Arial" w:cs="Arial"/>
                <w:sz w:val="18"/>
                <w:szCs w:val="18"/>
              </w:rPr>
            </w:pPr>
            <w:r>
              <w:rPr>
                <w:rFonts w:ascii="Arial" w:hAnsi="Arial" w:cs="Arial"/>
                <w:sz w:val="18"/>
                <w:szCs w:val="18"/>
              </w:rPr>
              <w:t>Ciclovía</w:t>
            </w:r>
          </w:p>
        </w:tc>
        <w:tc>
          <w:tcPr>
            <w:tcW w:w="1858" w:type="dxa"/>
            <w:tcBorders>
              <w:top w:val="double" w:sz="4" w:space="0" w:color="000000"/>
            </w:tcBorders>
            <w:vAlign w:val="center"/>
          </w:tcPr>
          <w:p w14:paraId="5E159D95" w14:textId="77777777" w:rsidR="000F585D" w:rsidRDefault="00000000">
            <w:pPr>
              <w:widowControl w:val="0"/>
              <w:rPr>
                <w:rFonts w:ascii="Arial" w:hAnsi="Arial" w:cs="Arial"/>
                <w:sz w:val="18"/>
                <w:szCs w:val="18"/>
              </w:rPr>
            </w:pPr>
            <w:r>
              <w:rPr>
                <w:rFonts w:ascii="Arial" w:hAnsi="Arial" w:cs="Arial"/>
                <w:sz w:val="18"/>
                <w:szCs w:val="18"/>
              </w:rPr>
              <w:t>Línea de costa Insular</w:t>
            </w:r>
          </w:p>
        </w:tc>
        <w:tc>
          <w:tcPr>
            <w:tcW w:w="2414" w:type="dxa"/>
            <w:gridSpan w:val="2"/>
            <w:tcBorders>
              <w:top w:val="double" w:sz="4" w:space="0" w:color="000000"/>
              <w:right w:val="double" w:sz="4" w:space="0" w:color="000000"/>
            </w:tcBorders>
            <w:vAlign w:val="center"/>
          </w:tcPr>
          <w:p w14:paraId="7E4B4E0B" w14:textId="77777777" w:rsidR="000F585D" w:rsidRDefault="00000000">
            <w:pPr>
              <w:widowControl w:val="0"/>
              <w:rPr>
                <w:rFonts w:ascii="Arial" w:hAnsi="Arial" w:cs="Arial"/>
                <w:sz w:val="18"/>
                <w:szCs w:val="18"/>
              </w:rPr>
            </w:pPr>
            <w:r>
              <w:rPr>
                <w:rFonts w:ascii="Arial" w:hAnsi="Arial" w:cs="Arial"/>
                <w:sz w:val="18"/>
                <w:szCs w:val="18"/>
              </w:rPr>
              <w:t>Retorno</w:t>
            </w:r>
          </w:p>
        </w:tc>
      </w:tr>
      <w:tr w:rsidR="000F585D" w14:paraId="6E0413B6" w14:textId="77777777">
        <w:tc>
          <w:tcPr>
            <w:tcW w:w="1256" w:type="dxa"/>
            <w:tcBorders>
              <w:left w:val="double" w:sz="4" w:space="0" w:color="000000"/>
            </w:tcBorders>
            <w:vAlign w:val="center"/>
          </w:tcPr>
          <w:p w14:paraId="0E373412" w14:textId="77777777" w:rsidR="000F585D" w:rsidRDefault="00000000">
            <w:pPr>
              <w:widowControl w:val="0"/>
              <w:rPr>
                <w:rFonts w:ascii="Arial" w:hAnsi="Arial" w:cs="Arial"/>
                <w:sz w:val="18"/>
                <w:szCs w:val="18"/>
              </w:rPr>
            </w:pPr>
            <w:r>
              <w:rPr>
                <w:rFonts w:ascii="Arial" w:hAnsi="Arial" w:cs="Arial"/>
                <w:sz w:val="18"/>
                <w:szCs w:val="18"/>
              </w:rPr>
              <w:t>Acuática</w:t>
            </w:r>
          </w:p>
        </w:tc>
        <w:tc>
          <w:tcPr>
            <w:tcW w:w="1197" w:type="dxa"/>
            <w:vAlign w:val="center"/>
          </w:tcPr>
          <w:p w14:paraId="76D54CA2" w14:textId="77777777" w:rsidR="000F585D" w:rsidRDefault="00000000">
            <w:pPr>
              <w:widowControl w:val="0"/>
              <w:rPr>
                <w:rFonts w:ascii="Arial" w:hAnsi="Arial" w:cs="Arial"/>
                <w:sz w:val="18"/>
                <w:szCs w:val="18"/>
              </w:rPr>
            </w:pPr>
            <w:r>
              <w:rPr>
                <w:rFonts w:ascii="Arial" w:hAnsi="Arial" w:cs="Arial"/>
                <w:sz w:val="18"/>
                <w:szCs w:val="18"/>
              </w:rPr>
              <w:t xml:space="preserve">Callejón </w:t>
            </w:r>
          </w:p>
        </w:tc>
        <w:tc>
          <w:tcPr>
            <w:tcW w:w="2117" w:type="dxa"/>
            <w:vAlign w:val="center"/>
          </w:tcPr>
          <w:p w14:paraId="6FE9E899" w14:textId="77777777" w:rsidR="000F585D" w:rsidRDefault="00000000">
            <w:pPr>
              <w:widowControl w:val="0"/>
              <w:rPr>
                <w:rFonts w:ascii="Arial" w:hAnsi="Arial" w:cs="Arial"/>
                <w:sz w:val="18"/>
                <w:szCs w:val="18"/>
              </w:rPr>
            </w:pPr>
            <w:r>
              <w:rPr>
                <w:rFonts w:ascii="Arial" w:hAnsi="Arial" w:cs="Arial"/>
                <w:sz w:val="18"/>
                <w:szCs w:val="18"/>
              </w:rPr>
              <w:t>Circuito</w:t>
            </w:r>
          </w:p>
        </w:tc>
        <w:tc>
          <w:tcPr>
            <w:tcW w:w="1858" w:type="dxa"/>
            <w:vAlign w:val="center"/>
          </w:tcPr>
          <w:p w14:paraId="7B8D1842" w14:textId="77777777" w:rsidR="000F585D" w:rsidRDefault="00000000">
            <w:pPr>
              <w:widowControl w:val="0"/>
              <w:rPr>
                <w:rFonts w:ascii="Arial" w:hAnsi="Arial" w:cs="Arial"/>
                <w:sz w:val="18"/>
                <w:szCs w:val="18"/>
              </w:rPr>
            </w:pPr>
            <w:r>
              <w:rPr>
                <w:rFonts w:ascii="Arial" w:hAnsi="Arial" w:cs="Arial"/>
                <w:sz w:val="18"/>
                <w:szCs w:val="18"/>
              </w:rPr>
              <w:t>Marítima</w:t>
            </w:r>
          </w:p>
        </w:tc>
        <w:tc>
          <w:tcPr>
            <w:tcW w:w="2414" w:type="dxa"/>
            <w:gridSpan w:val="2"/>
            <w:tcBorders>
              <w:right w:val="double" w:sz="4" w:space="0" w:color="000000"/>
            </w:tcBorders>
            <w:vAlign w:val="center"/>
          </w:tcPr>
          <w:p w14:paraId="6EE8A4B8" w14:textId="77777777" w:rsidR="000F585D" w:rsidRDefault="00000000">
            <w:pPr>
              <w:widowControl w:val="0"/>
              <w:rPr>
                <w:rFonts w:ascii="Arial" w:hAnsi="Arial" w:cs="Arial"/>
                <w:sz w:val="18"/>
                <w:szCs w:val="18"/>
              </w:rPr>
            </w:pPr>
            <w:r>
              <w:rPr>
                <w:rFonts w:ascii="Arial" w:hAnsi="Arial" w:cs="Arial"/>
                <w:sz w:val="18"/>
                <w:szCs w:val="18"/>
              </w:rPr>
              <w:t>Río</w:t>
            </w:r>
          </w:p>
        </w:tc>
      </w:tr>
      <w:tr w:rsidR="000F585D" w14:paraId="6AC08323" w14:textId="77777777">
        <w:tc>
          <w:tcPr>
            <w:tcW w:w="1256" w:type="dxa"/>
            <w:tcBorders>
              <w:left w:val="double" w:sz="4" w:space="0" w:color="000000"/>
            </w:tcBorders>
            <w:vAlign w:val="center"/>
          </w:tcPr>
          <w:p w14:paraId="2D752A79" w14:textId="77777777" w:rsidR="000F585D" w:rsidRDefault="00000000">
            <w:pPr>
              <w:widowControl w:val="0"/>
              <w:rPr>
                <w:rFonts w:ascii="Arial" w:hAnsi="Arial" w:cs="Arial"/>
                <w:sz w:val="18"/>
                <w:szCs w:val="18"/>
              </w:rPr>
            </w:pPr>
            <w:r>
              <w:rPr>
                <w:rFonts w:ascii="Arial" w:hAnsi="Arial" w:cs="Arial"/>
                <w:sz w:val="18"/>
                <w:szCs w:val="18"/>
              </w:rPr>
              <w:t xml:space="preserve">Arroyo </w:t>
            </w:r>
          </w:p>
        </w:tc>
        <w:tc>
          <w:tcPr>
            <w:tcW w:w="1197" w:type="dxa"/>
            <w:vAlign w:val="center"/>
          </w:tcPr>
          <w:p w14:paraId="02EB3974" w14:textId="77777777" w:rsidR="000F585D" w:rsidRDefault="00000000">
            <w:pPr>
              <w:widowControl w:val="0"/>
              <w:rPr>
                <w:rFonts w:ascii="Arial" w:hAnsi="Arial" w:cs="Arial"/>
                <w:sz w:val="18"/>
                <w:szCs w:val="18"/>
              </w:rPr>
            </w:pPr>
            <w:r>
              <w:rPr>
                <w:rFonts w:ascii="Arial" w:hAnsi="Arial" w:cs="Arial"/>
                <w:sz w:val="18"/>
                <w:szCs w:val="18"/>
              </w:rPr>
              <w:t>Calzada</w:t>
            </w:r>
          </w:p>
        </w:tc>
        <w:tc>
          <w:tcPr>
            <w:tcW w:w="2117" w:type="dxa"/>
            <w:vAlign w:val="center"/>
          </w:tcPr>
          <w:p w14:paraId="1507D449" w14:textId="77777777" w:rsidR="000F585D" w:rsidRDefault="00000000">
            <w:pPr>
              <w:widowControl w:val="0"/>
              <w:rPr>
                <w:rFonts w:ascii="Arial" w:hAnsi="Arial" w:cs="Arial"/>
                <w:sz w:val="18"/>
                <w:szCs w:val="18"/>
              </w:rPr>
            </w:pPr>
            <w:r>
              <w:rPr>
                <w:rFonts w:ascii="Arial" w:hAnsi="Arial" w:cs="Arial"/>
                <w:sz w:val="18"/>
                <w:szCs w:val="18"/>
              </w:rPr>
              <w:t>Circunvalación</w:t>
            </w:r>
          </w:p>
        </w:tc>
        <w:tc>
          <w:tcPr>
            <w:tcW w:w="1858" w:type="dxa"/>
            <w:vAlign w:val="center"/>
          </w:tcPr>
          <w:p w14:paraId="6867B063" w14:textId="77777777" w:rsidR="000F585D" w:rsidRDefault="00000000">
            <w:pPr>
              <w:widowControl w:val="0"/>
              <w:rPr>
                <w:rFonts w:ascii="Arial" w:hAnsi="Arial" w:cs="Arial"/>
                <w:sz w:val="18"/>
                <w:szCs w:val="18"/>
              </w:rPr>
            </w:pPr>
            <w:r>
              <w:rPr>
                <w:rFonts w:ascii="Arial" w:hAnsi="Arial" w:cs="Arial"/>
                <w:sz w:val="18"/>
                <w:szCs w:val="18"/>
              </w:rPr>
              <w:t>Pasaje</w:t>
            </w:r>
          </w:p>
        </w:tc>
        <w:tc>
          <w:tcPr>
            <w:tcW w:w="2414" w:type="dxa"/>
            <w:gridSpan w:val="2"/>
            <w:tcBorders>
              <w:right w:val="double" w:sz="4" w:space="0" w:color="000000"/>
            </w:tcBorders>
            <w:vAlign w:val="center"/>
          </w:tcPr>
          <w:p w14:paraId="6CE6BBD3" w14:textId="77777777" w:rsidR="000F585D" w:rsidRDefault="00000000">
            <w:pPr>
              <w:widowControl w:val="0"/>
              <w:rPr>
                <w:rFonts w:ascii="Arial" w:hAnsi="Arial" w:cs="Arial"/>
                <w:sz w:val="18"/>
                <w:szCs w:val="18"/>
              </w:rPr>
            </w:pPr>
            <w:r>
              <w:rPr>
                <w:rFonts w:ascii="Arial" w:hAnsi="Arial" w:cs="Arial"/>
                <w:sz w:val="18"/>
                <w:szCs w:val="18"/>
              </w:rPr>
              <w:t>Terracería</w:t>
            </w:r>
          </w:p>
        </w:tc>
      </w:tr>
      <w:tr w:rsidR="000F585D" w14:paraId="08AB1CF4" w14:textId="77777777">
        <w:tc>
          <w:tcPr>
            <w:tcW w:w="1256" w:type="dxa"/>
            <w:tcBorders>
              <w:left w:val="double" w:sz="4" w:space="0" w:color="000000"/>
            </w:tcBorders>
            <w:vAlign w:val="center"/>
          </w:tcPr>
          <w:p w14:paraId="7673CEB9" w14:textId="77777777" w:rsidR="000F585D" w:rsidRDefault="00000000">
            <w:pPr>
              <w:widowControl w:val="0"/>
              <w:rPr>
                <w:rFonts w:ascii="Arial" w:hAnsi="Arial" w:cs="Arial"/>
                <w:sz w:val="18"/>
                <w:szCs w:val="18"/>
              </w:rPr>
            </w:pPr>
            <w:r>
              <w:rPr>
                <w:rFonts w:ascii="Arial" w:hAnsi="Arial" w:cs="Arial"/>
                <w:sz w:val="18"/>
                <w:szCs w:val="18"/>
              </w:rPr>
              <w:t xml:space="preserve">Autopista </w:t>
            </w:r>
          </w:p>
        </w:tc>
        <w:tc>
          <w:tcPr>
            <w:tcW w:w="1197" w:type="dxa"/>
            <w:vAlign w:val="center"/>
          </w:tcPr>
          <w:p w14:paraId="53CE7675" w14:textId="77777777" w:rsidR="000F585D" w:rsidRDefault="00000000">
            <w:pPr>
              <w:widowControl w:val="0"/>
              <w:rPr>
                <w:rFonts w:ascii="Arial" w:hAnsi="Arial" w:cs="Arial"/>
                <w:sz w:val="18"/>
                <w:szCs w:val="18"/>
              </w:rPr>
            </w:pPr>
            <w:r>
              <w:rPr>
                <w:rFonts w:ascii="Arial" w:hAnsi="Arial" w:cs="Arial"/>
                <w:sz w:val="18"/>
                <w:szCs w:val="18"/>
              </w:rPr>
              <w:t>Camino</w:t>
            </w:r>
          </w:p>
        </w:tc>
        <w:tc>
          <w:tcPr>
            <w:tcW w:w="2117" w:type="dxa"/>
            <w:vAlign w:val="center"/>
          </w:tcPr>
          <w:p w14:paraId="32A34C08" w14:textId="77777777" w:rsidR="000F585D" w:rsidRDefault="00000000">
            <w:pPr>
              <w:widowControl w:val="0"/>
              <w:rPr>
                <w:rFonts w:ascii="Arial" w:hAnsi="Arial" w:cs="Arial"/>
                <w:sz w:val="18"/>
                <w:szCs w:val="18"/>
              </w:rPr>
            </w:pPr>
            <w:r>
              <w:rPr>
                <w:rFonts w:ascii="Arial" w:hAnsi="Arial" w:cs="Arial"/>
                <w:sz w:val="18"/>
                <w:szCs w:val="18"/>
              </w:rPr>
              <w:t xml:space="preserve">Corredor </w:t>
            </w:r>
          </w:p>
        </w:tc>
        <w:tc>
          <w:tcPr>
            <w:tcW w:w="1858" w:type="dxa"/>
            <w:vAlign w:val="center"/>
          </w:tcPr>
          <w:p w14:paraId="3DA8AD77" w14:textId="77777777" w:rsidR="000F585D" w:rsidRDefault="00000000">
            <w:pPr>
              <w:widowControl w:val="0"/>
              <w:rPr>
                <w:rFonts w:ascii="Arial" w:hAnsi="Arial" w:cs="Arial"/>
                <w:sz w:val="18"/>
                <w:szCs w:val="18"/>
              </w:rPr>
            </w:pPr>
            <w:r>
              <w:rPr>
                <w:rFonts w:ascii="Arial" w:hAnsi="Arial" w:cs="Arial"/>
                <w:sz w:val="18"/>
                <w:szCs w:val="18"/>
              </w:rPr>
              <w:t xml:space="preserve">Peatonal </w:t>
            </w:r>
          </w:p>
        </w:tc>
        <w:tc>
          <w:tcPr>
            <w:tcW w:w="2414" w:type="dxa"/>
            <w:gridSpan w:val="2"/>
            <w:tcBorders>
              <w:right w:val="double" w:sz="4" w:space="0" w:color="000000"/>
            </w:tcBorders>
            <w:vAlign w:val="center"/>
          </w:tcPr>
          <w:p w14:paraId="0B1390EA" w14:textId="77777777" w:rsidR="000F585D" w:rsidRDefault="00000000">
            <w:pPr>
              <w:widowControl w:val="0"/>
              <w:rPr>
                <w:rFonts w:ascii="Arial" w:hAnsi="Arial" w:cs="Arial"/>
                <w:sz w:val="18"/>
                <w:szCs w:val="18"/>
              </w:rPr>
            </w:pPr>
            <w:r>
              <w:rPr>
                <w:rFonts w:ascii="Arial" w:hAnsi="Arial" w:cs="Arial"/>
                <w:sz w:val="18"/>
                <w:szCs w:val="18"/>
              </w:rPr>
              <w:t>Vereda</w:t>
            </w:r>
          </w:p>
        </w:tc>
      </w:tr>
      <w:tr w:rsidR="000F585D" w14:paraId="4DC199CF" w14:textId="77777777">
        <w:tc>
          <w:tcPr>
            <w:tcW w:w="1256" w:type="dxa"/>
            <w:tcBorders>
              <w:left w:val="double" w:sz="4" w:space="0" w:color="000000"/>
            </w:tcBorders>
            <w:vAlign w:val="center"/>
          </w:tcPr>
          <w:p w14:paraId="27827C1B" w14:textId="77777777" w:rsidR="000F585D" w:rsidRDefault="00000000">
            <w:pPr>
              <w:widowControl w:val="0"/>
              <w:rPr>
                <w:rFonts w:ascii="Arial" w:hAnsi="Arial" w:cs="Arial"/>
                <w:sz w:val="18"/>
                <w:szCs w:val="18"/>
              </w:rPr>
            </w:pPr>
            <w:r>
              <w:rPr>
                <w:rFonts w:ascii="Arial" w:hAnsi="Arial" w:cs="Arial"/>
                <w:sz w:val="18"/>
                <w:szCs w:val="18"/>
              </w:rPr>
              <w:t>Avenida</w:t>
            </w:r>
          </w:p>
        </w:tc>
        <w:tc>
          <w:tcPr>
            <w:tcW w:w="1197" w:type="dxa"/>
            <w:vAlign w:val="center"/>
          </w:tcPr>
          <w:p w14:paraId="53DFEBE1" w14:textId="77777777" w:rsidR="000F585D" w:rsidRDefault="00000000">
            <w:pPr>
              <w:widowControl w:val="0"/>
              <w:rPr>
                <w:rFonts w:ascii="Arial" w:hAnsi="Arial" w:cs="Arial"/>
                <w:sz w:val="18"/>
                <w:szCs w:val="18"/>
              </w:rPr>
            </w:pPr>
            <w:r>
              <w:rPr>
                <w:rFonts w:ascii="Arial" w:hAnsi="Arial" w:cs="Arial"/>
                <w:sz w:val="18"/>
                <w:szCs w:val="18"/>
              </w:rPr>
              <w:t>Canal</w:t>
            </w:r>
          </w:p>
        </w:tc>
        <w:tc>
          <w:tcPr>
            <w:tcW w:w="2117" w:type="dxa"/>
            <w:vAlign w:val="center"/>
          </w:tcPr>
          <w:p w14:paraId="5068E8EF" w14:textId="77777777" w:rsidR="000F585D" w:rsidRDefault="00000000">
            <w:pPr>
              <w:widowControl w:val="0"/>
              <w:rPr>
                <w:rFonts w:ascii="Arial" w:hAnsi="Arial" w:cs="Arial"/>
                <w:sz w:val="18"/>
                <w:szCs w:val="18"/>
              </w:rPr>
            </w:pPr>
            <w:r>
              <w:rPr>
                <w:rFonts w:ascii="Arial" w:hAnsi="Arial" w:cs="Arial"/>
                <w:sz w:val="18"/>
                <w:szCs w:val="18"/>
              </w:rPr>
              <w:t xml:space="preserve">Diagonal </w:t>
            </w:r>
          </w:p>
        </w:tc>
        <w:tc>
          <w:tcPr>
            <w:tcW w:w="1858" w:type="dxa"/>
            <w:vAlign w:val="center"/>
          </w:tcPr>
          <w:p w14:paraId="63BCFCA0" w14:textId="77777777" w:rsidR="000F585D" w:rsidRDefault="00000000">
            <w:pPr>
              <w:widowControl w:val="0"/>
              <w:rPr>
                <w:rFonts w:ascii="Arial" w:hAnsi="Arial" w:cs="Arial"/>
                <w:sz w:val="18"/>
                <w:szCs w:val="18"/>
              </w:rPr>
            </w:pPr>
            <w:r>
              <w:rPr>
                <w:rFonts w:ascii="Arial" w:hAnsi="Arial" w:cs="Arial"/>
                <w:sz w:val="18"/>
                <w:szCs w:val="18"/>
              </w:rPr>
              <w:t xml:space="preserve">Periférico </w:t>
            </w:r>
          </w:p>
        </w:tc>
        <w:tc>
          <w:tcPr>
            <w:tcW w:w="2414" w:type="dxa"/>
            <w:gridSpan w:val="2"/>
            <w:tcBorders>
              <w:right w:val="double" w:sz="4" w:space="0" w:color="000000"/>
            </w:tcBorders>
            <w:vAlign w:val="center"/>
          </w:tcPr>
          <w:p w14:paraId="6434843A" w14:textId="77777777" w:rsidR="000F585D" w:rsidRDefault="00000000">
            <w:pPr>
              <w:widowControl w:val="0"/>
              <w:rPr>
                <w:rFonts w:ascii="Arial" w:hAnsi="Arial" w:cs="Arial"/>
                <w:sz w:val="18"/>
                <w:szCs w:val="18"/>
              </w:rPr>
            </w:pPr>
            <w:r>
              <w:rPr>
                <w:rFonts w:ascii="Arial" w:hAnsi="Arial" w:cs="Arial"/>
                <w:sz w:val="18"/>
                <w:szCs w:val="18"/>
              </w:rPr>
              <w:t xml:space="preserve">Viaducto </w:t>
            </w:r>
          </w:p>
        </w:tc>
      </w:tr>
      <w:tr w:rsidR="000F585D" w14:paraId="2FFC3473" w14:textId="77777777">
        <w:tc>
          <w:tcPr>
            <w:tcW w:w="1256" w:type="dxa"/>
            <w:tcBorders>
              <w:left w:val="double" w:sz="4" w:space="0" w:color="000000"/>
            </w:tcBorders>
            <w:vAlign w:val="center"/>
          </w:tcPr>
          <w:p w14:paraId="173673E4" w14:textId="77777777" w:rsidR="000F585D" w:rsidRDefault="00000000">
            <w:pPr>
              <w:widowControl w:val="0"/>
              <w:rPr>
                <w:rFonts w:ascii="Arial" w:hAnsi="Arial" w:cs="Arial"/>
                <w:sz w:val="18"/>
                <w:szCs w:val="18"/>
              </w:rPr>
            </w:pPr>
            <w:bookmarkStart w:id="3" w:name="_Hlk158933898"/>
            <w:bookmarkEnd w:id="3"/>
            <w:r>
              <w:rPr>
                <w:rFonts w:ascii="Arial" w:hAnsi="Arial" w:cs="Arial"/>
                <w:sz w:val="18"/>
                <w:szCs w:val="18"/>
              </w:rPr>
              <w:t>Boulevard</w:t>
            </w:r>
          </w:p>
        </w:tc>
        <w:tc>
          <w:tcPr>
            <w:tcW w:w="1197" w:type="dxa"/>
            <w:vAlign w:val="center"/>
          </w:tcPr>
          <w:p w14:paraId="1F08B591" w14:textId="77777777" w:rsidR="000F585D" w:rsidRDefault="00000000">
            <w:pPr>
              <w:widowControl w:val="0"/>
              <w:rPr>
                <w:rFonts w:ascii="Arial" w:hAnsi="Arial" w:cs="Arial"/>
                <w:sz w:val="18"/>
                <w:szCs w:val="18"/>
              </w:rPr>
            </w:pPr>
            <w:r>
              <w:rPr>
                <w:rFonts w:ascii="Arial" w:hAnsi="Arial" w:cs="Arial"/>
                <w:sz w:val="18"/>
                <w:szCs w:val="18"/>
              </w:rPr>
              <w:t>Carretera</w:t>
            </w:r>
          </w:p>
        </w:tc>
        <w:tc>
          <w:tcPr>
            <w:tcW w:w="2117" w:type="dxa"/>
            <w:vAlign w:val="center"/>
          </w:tcPr>
          <w:p w14:paraId="2C2A36F2" w14:textId="77777777" w:rsidR="000F585D" w:rsidRDefault="00000000">
            <w:pPr>
              <w:widowControl w:val="0"/>
              <w:rPr>
                <w:rFonts w:ascii="Arial" w:hAnsi="Arial" w:cs="Arial"/>
                <w:sz w:val="18"/>
                <w:szCs w:val="18"/>
              </w:rPr>
            </w:pPr>
            <w:r>
              <w:rPr>
                <w:rFonts w:ascii="Arial" w:hAnsi="Arial" w:cs="Arial"/>
                <w:sz w:val="18"/>
                <w:szCs w:val="18"/>
              </w:rPr>
              <w:t>Eje vial</w:t>
            </w:r>
          </w:p>
        </w:tc>
        <w:tc>
          <w:tcPr>
            <w:tcW w:w="1858" w:type="dxa"/>
            <w:vAlign w:val="center"/>
          </w:tcPr>
          <w:p w14:paraId="6A8AAF63" w14:textId="77777777" w:rsidR="000F585D" w:rsidRDefault="00000000">
            <w:pPr>
              <w:widowControl w:val="0"/>
              <w:rPr>
                <w:rFonts w:ascii="Arial" w:hAnsi="Arial" w:cs="Arial"/>
                <w:sz w:val="18"/>
                <w:szCs w:val="18"/>
              </w:rPr>
            </w:pPr>
            <w:r>
              <w:rPr>
                <w:rFonts w:ascii="Arial" w:hAnsi="Arial" w:cs="Arial"/>
                <w:sz w:val="18"/>
                <w:szCs w:val="18"/>
              </w:rPr>
              <w:t xml:space="preserve">Privada </w:t>
            </w:r>
          </w:p>
        </w:tc>
        <w:tc>
          <w:tcPr>
            <w:tcW w:w="2414" w:type="dxa"/>
            <w:gridSpan w:val="2"/>
            <w:tcBorders>
              <w:right w:val="double" w:sz="4" w:space="0" w:color="000000"/>
            </w:tcBorders>
            <w:vAlign w:val="center"/>
          </w:tcPr>
          <w:p w14:paraId="6577621F" w14:textId="77777777" w:rsidR="000F585D" w:rsidRDefault="000F585D">
            <w:pPr>
              <w:widowControl w:val="0"/>
              <w:rPr>
                <w:rFonts w:ascii="Arial" w:hAnsi="Arial" w:cs="Arial"/>
                <w:sz w:val="18"/>
                <w:szCs w:val="18"/>
              </w:rPr>
            </w:pPr>
          </w:p>
        </w:tc>
      </w:tr>
      <w:tr w:rsidR="000F585D" w14:paraId="75873490" w14:textId="77777777">
        <w:tc>
          <w:tcPr>
            <w:tcW w:w="1256" w:type="dxa"/>
            <w:tcBorders>
              <w:left w:val="double" w:sz="4" w:space="0" w:color="000000"/>
              <w:bottom w:val="double" w:sz="4" w:space="0" w:color="000000"/>
            </w:tcBorders>
            <w:vAlign w:val="center"/>
          </w:tcPr>
          <w:p w14:paraId="7974FCE9" w14:textId="77777777" w:rsidR="000F585D" w:rsidRDefault="00000000">
            <w:pPr>
              <w:widowControl w:val="0"/>
              <w:rPr>
                <w:rFonts w:ascii="Arial" w:hAnsi="Arial" w:cs="Arial"/>
                <w:sz w:val="18"/>
                <w:szCs w:val="18"/>
              </w:rPr>
            </w:pPr>
            <w:bookmarkStart w:id="4" w:name="_Hlk158933898_Copy_1"/>
            <w:bookmarkStart w:id="5" w:name="_Hlk158933503"/>
            <w:bookmarkEnd w:id="4"/>
            <w:bookmarkEnd w:id="5"/>
            <w:r>
              <w:rPr>
                <w:rFonts w:ascii="Arial" w:hAnsi="Arial" w:cs="Arial"/>
                <w:sz w:val="18"/>
                <w:szCs w:val="18"/>
              </w:rPr>
              <w:t>Brecha</w:t>
            </w:r>
          </w:p>
        </w:tc>
        <w:tc>
          <w:tcPr>
            <w:tcW w:w="1197" w:type="dxa"/>
            <w:tcBorders>
              <w:bottom w:val="double" w:sz="4" w:space="0" w:color="000000"/>
            </w:tcBorders>
            <w:vAlign w:val="center"/>
          </w:tcPr>
          <w:p w14:paraId="18176E62" w14:textId="77777777" w:rsidR="000F585D" w:rsidRDefault="00000000">
            <w:pPr>
              <w:widowControl w:val="0"/>
              <w:rPr>
                <w:rFonts w:ascii="Arial" w:hAnsi="Arial" w:cs="Arial"/>
                <w:sz w:val="18"/>
                <w:szCs w:val="18"/>
              </w:rPr>
            </w:pPr>
            <w:r>
              <w:rPr>
                <w:rFonts w:ascii="Arial" w:hAnsi="Arial" w:cs="Arial"/>
                <w:sz w:val="18"/>
                <w:szCs w:val="18"/>
              </w:rPr>
              <w:t xml:space="preserve">Cerrada </w:t>
            </w:r>
          </w:p>
        </w:tc>
        <w:tc>
          <w:tcPr>
            <w:tcW w:w="2117" w:type="dxa"/>
            <w:tcBorders>
              <w:bottom w:val="double" w:sz="4" w:space="0" w:color="000000"/>
            </w:tcBorders>
            <w:vAlign w:val="center"/>
          </w:tcPr>
          <w:p w14:paraId="55F26344" w14:textId="77777777" w:rsidR="000F585D" w:rsidRDefault="00000000">
            <w:pPr>
              <w:widowControl w:val="0"/>
              <w:rPr>
                <w:rFonts w:ascii="Arial" w:hAnsi="Arial" w:cs="Arial"/>
                <w:sz w:val="18"/>
                <w:szCs w:val="18"/>
              </w:rPr>
            </w:pPr>
            <w:r>
              <w:rPr>
                <w:rFonts w:ascii="Arial" w:hAnsi="Arial" w:cs="Arial"/>
                <w:sz w:val="18"/>
                <w:szCs w:val="18"/>
              </w:rPr>
              <w:t xml:space="preserve">Línea de costa Continental </w:t>
            </w:r>
          </w:p>
        </w:tc>
        <w:tc>
          <w:tcPr>
            <w:tcW w:w="1858" w:type="dxa"/>
            <w:tcBorders>
              <w:bottom w:val="double" w:sz="4" w:space="0" w:color="000000"/>
            </w:tcBorders>
            <w:vAlign w:val="center"/>
          </w:tcPr>
          <w:p w14:paraId="4ED71459" w14:textId="77777777" w:rsidR="000F585D" w:rsidRDefault="00000000">
            <w:pPr>
              <w:widowControl w:val="0"/>
              <w:rPr>
                <w:rFonts w:ascii="Arial" w:hAnsi="Arial" w:cs="Arial"/>
                <w:sz w:val="18"/>
                <w:szCs w:val="18"/>
              </w:rPr>
            </w:pPr>
            <w:r>
              <w:rPr>
                <w:rFonts w:ascii="Arial" w:hAnsi="Arial" w:cs="Arial"/>
                <w:sz w:val="18"/>
                <w:szCs w:val="18"/>
              </w:rPr>
              <w:t xml:space="preserve">Prolongación </w:t>
            </w:r>
          </w:p>
        </w:tc>
        <w:tc>
          <w:tcPr>
            <w:tcW w:w="2414" w:type="dxa"/>
            <w:gridSpan w:val="2"/>
            <w:tcBorders>
              <w:bottom w:val="double" w:sz="4" w:space="0" w:color="000000"/>
              <w:right w:val="double" w:sz="4" w:space="0" w:color="000000"/>
            </w:tcBorders>
            <w:vAlign w:val="center"/>
          </w:tcPr>
          <w:p w14:paraId="2C3482B5" w14:textId="77777777" w:rsidR="000F585D" w:rsidRDefault="000F585D">
            <w:pPr>
              <w:widowControl w:val="0"/>
              <w:rPr>
                <w:rFonts w:ascii="Arial" w:hAnsi="Arial" w:cs="Arial"/>
                <w:sz w:val="18"/>
                <w:szCs w:val="18"/>
              </w:rPr>
            </w:pPr>
            <w:bookmarkStart w:id="6" w:name="_Hlk158933503_Copy_1"/>
            <w:bookmarkEnd w:id="6"/>
          </w:p>
        </w:tc>
      </w:tr>
      <w:tr w:rsidR="000F585D" w14:paraId="134AF014" w14:textId="77777777">
        <w:trPr>
          <w:trHeight w:val="710"/>
        </w:trPr>
        <w:tc>
          <w:tcPr>
            <w:tcW w:w="8842" w:type="dxa"/>
            <w:gridSpan w:val="6"/>
            <w:tcBorders>
              <w:left w:val="double" w:sz="4" w:space="0" w:color="000000"/>
              <w:bottom w:val="double" w:sz="4" w:space="0" w:color="000000"/>
              <w:right w:val="double" w:sz="4" w:space="0" w:color="000000"/>
            </w:tcBorders>
          </w:tcPr>
          <w:p w14:paraId="5EF87E35"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192C4033" w14:textId="77777777" w:rsidR="003B291D" w:rsidRDefault="00000000" w:rsidP="003B291D">
            <w:pPr>
              <w:pStyle w:val="Prrafodelista"/>
              <w:widowControl w:val="0"/>
              <w:numPr>
                <w:ilvl w:val="0"/>
                <w:numId w:val="1"/>
              </w:numPr>
              <w:spacing w:after="0" w:line="240" w:lineRule="auto"/>
              <w:contextualSpacing/>
              <w:rPr>
                <w:ins w:id="7" w:author="SCIIT" w:date="2024-05-16T12:16:00Z" w16du:dateUtc="2024-05-16T18:16:00Z"/>
                <w:rFonts w:ascii="Arial" w:hAnsi="Arial" w:cs="Arial"/>
                <w:szCs w:val="18"/>
              </w:rPr>
            </w:pPr>
            <w:commentRangeStart w:id="8"/>
            <w:r>
              <w:rPr>
                <w:rFonts w:ascii="Arial" w:hAnsi="Arial" w:cs="Arial"/>
                <w:szCs w:val="18"/>
                <w:shd w:val="clear" w:color="auto" w:fill="FFFF00"/>
              </w:rPr>
              <w:t>Ninguno</w:t>
            </w:r>
            <w:commentRangeEnd w:id="8"/>
            <w:r>
              <w:commentReference w:id="8"/>
            </w:r>
            <w:r>
              <w:rPr>
                <w:rFonts w:ascii="Arial" w:hAnsi="Arial" w:cs="Arial"/>
                <w:szCs w:val="18"/>
              </w:rPr>
              <w:t xml:space="preserve"> – en ausencia del dato o bien cuando el término genérico del tipo de vialidad no corresponde al dominio de valores establecido en esta Norma, el término deberá formar parte del nombre de la vialidad.  </w:t>
            </w:r>
          </w:p>
          <w:p w14:paraId="7E0EA7DE" w14:textId="71FEB560" w:rsidR="003B291D" w:rsidRPr="003B291D" w:rsidRDefault="003B291D" w:rsidP="003B291D">
            <w:pPr>
              <w:pStyle w:val="Prrafodelista"/>
              <w:widowControl w:val="0"/>
              <w:numPr>
                <w:ilvl w:val="0"/>
                <w:numId w:val="1"/>
              </w:numPr>
              <w:spacing w:after="0" w:line="240" w:lineRule="auto"/>
              <w:contextualSpacing/>
              <w:rPr>
                <w:rFonts w:ascii="Arial" w:hAnsi="Arial" w:cs="Arial"/>
                <w:szCs w:val="18"/>
              </w:rPr>
            </w:pPr>
            <w:ins w:id="9" w:author="SCIIT" w:date="2024-05-16T12:17:00Z" w16du:dateUtc="2024-05-16T18:17:00Z">
              <w:r>
                <w:rPr>
                  <w:rFonts w:ascii="Arial" w:hAnsi="Arial" w:cs="Arial"/>
                  <w:szCs w:val="18"/>
                </w:rPr>
                <w:t xml:space="preserve">Dato </w:t>
              </w:r>
            </w:ins>
            <w:ins w:id="10" w:author="SCIIT" w:date="2024-05-16T12:16:00Z" w16du:dateUtc="2024-05-16T18:16:00Z">
              <w:r>
                <w:rPr>
                  <w:rFonts w:ascii="Arial" w:hAnsi="Arial" w:cs="Arial"/>
                  <w:szCs w:val="18"/>
                </w:rPr>
                <w:t>diferente de n</w:t>
              </w:r>
            </w:ins>
            <w:ins w:id="11" w:author="SCIIT" w:date="2024-05-16T12:17:00Z" w16du:dateUtc="2024-05-16T18:17:00Z">
              <w:r>
                <w:rPr>
                  <w:rFonts w:ascii="Arial" w:hAnsi="Arial" w:cs="Arial"/>
                  <w:szCs w:val="18"/>
                </w:rPr>
                <w:t>ulo</w:t>
              </w:r>
            </w:ins>
          </w:p>
        </w:tc>
      </w:tr>
    </w:tbl>
    <w:p w14:paraId="3CE8EFA1" w14:textId="77777777" w:rsidR="000F585D" w:rsidRDefault="000F585D">
      <w:pPr>
        <w:pStyle w:val="Ttulo3"/>
        <w:spacing w:before="0"/>
        <w:rPr>
          <w:rFonts w:ascii="Arial" w:hAnsi="Arial" w:cs="Arial"/>
          <w:b/>
          <w:sz w:val="18"/>
          <w:szCs w:val="18"/>
        </w:rPr>
      </w:pPr>
    </w:p>
    <w:tbl>
      <w:tblPr>
        <w:tblStyle w:val="Tablaconcuadrcula"/>
        <w:tblW w:w="5000" w:type="pct"/>
        <w:tblLayout w:type="fixed"/>
        <w:tblLook w:val="04A0" w:firstRow="1" w:lastRow="0" w:firstColumn="1" w:lastColumn="0" w:noHBand="0" w:noVBand="1"/>
      </w:tblPr>
      <w:tblGrid>
        <w:gridCol w:w="4076"/>
        <w:gridCol w:w="2346"/>
        <w:gridCol w:w="1233"/>
        <w:gridCol w:w="1157"/>
      </w:tblGrid>
      <w:tr w:rsidR="000F585D" w14:paraId="79BDFC2F" w14:textId="77777777">
        <w:tc>
          <w:tcPr>
            <w:tcW w:w="409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F3DCE73"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NOMBRE DE VIALIDAD</w:t>
            </w:r>
          </w:p>
        </w:tc>
        <w:tc>
          <w:tcPr>
            <w:tcW w:w="4751" w:type="dxa"/>
            <w:gridSpan w:val="3"/>
            <w:tcBorders>
              <w:top w:val="double" w:sz="4" w:space="0" w:color="000000"/>
              <w:left w:val="double" w:sz="4" w:space="0" w:color="000000"/>
              <w:right w:val="double" w:sz="4" w:space="0" w:color="000000"/>
            </w:tcBorders>
            <w:shd w:val="clear" w:color="auto" w:fill="D9D9D9" w:themeFill="background1" w:themeFillShade="D9"/>
          </w:tcPr>
          <w:p w14:paraId="1125FF40"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73966358" w14:textId="77777777">
        <w:tc>
          <w:tcPr>
            <w:tcW w:w="4090" w:type="dxa"/>
            <w:vMerge w:val="restart"/>
            <w:tcBorders>
              <w:top w:val="double" w:sz="4" w:space="0" w:color="000000"/>
              <w:left w:val="double" w:sz="4" w:space="0" w:color="000000"/>
              <w:bottom w:val="double" w:sz="4" w:space="0" w:color="000000"/>
              <w:right w:val="double" w:sz="4" w:space="0" w:color="000000"/>
            </w:tcBorders>
          </w:tcPr>
          <w:p w14:paraId="08809149" w14:textId="77777777" w:rsidR="000F585D" w:rsidRDefault="00000000">
            <w:pPr>
              <w:widowControl w:val="0"/>
              <w:rPr>
                <w:rFonts w:ascii="Arial" w:hAnsi="Arial" w:cs="Arial"/>
                <w:sz w:val="18"/>
                <w:szCs w:val="18"/>
              </w:rPr>
            </w:pPr>
            <w:r>
              <w:rPr>
                <w:rFonts w:ascii="Arial" w:hAnsi="Arial" w:cs="Arial"/>
                <w:sz w:val="18"/>
                <w:szCs w:val="18"/>
              </w:rPr>
              <w:t>Nombre de la vialidad</w:t>
            </w:r>
          </w:p>
        </w:tc>
        <w:tc>
          <w:tcPr>
            <w:tcW w:w="235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7525AE3"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23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D75873D"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0D201A8"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4849F413" w14:textId="77777777">
        <w:trPr>
          <w:trHeight w:val="130"/>
        </w:trPr>
        <w:tc>
          <w:tcPr>
            <w:tcW w:w="4090" w:type="dxa"/>
            <w:vMerge/>
            <w:tcBorders>
              <w:left w:val="double" w:sz="4" w:space="0" w:color="000000"/>
              <w:bottom w:val="double" w:sz="4" w:space="0" w:color="000000"/>
              <w:right w:val="double" w:sz="4" w:space="0" w:color="000000"/>
            </w:tcBorders>
          </w:tcPr>
          <w:p w14:paraId="6B6E1496" w14:textId="77777777" w:rsidR="000F585D" w:rsidRDefault="000F585D">
            <w:pPr>
              <w:widowControl w:val="0"/>
              <w:rPr>
                <w:rFonts w:ascii="Arial" w:hAnsi="Arial" w:cs="Arial"/>
                <w:sz w:val="18"/>
                <w:szCs w:val="18"/>
              </w:rPr>
            </w:pPr>
          </w:p>
        </w:tc>
        <w:tc>
          <w:tcPr>
            <w:tcW w:w="2354" w:type="dxa"/>
            <w:tcBorders>
              <w:top w:val="double" w:sz="4" w:space="0" w:color="000000"/>
              <w:left w:val="double" w:sz="4" w:space="0" w:color="000000"/>
              <w:bottom w:val="double" w:sz="4" w:space="0" w:color="000000"/>
              <w:right w:val="double" w:sz="4" w:space="0" w:color="000000"/>
            </w:tcBorders>
          </w:tcPr>
          <w:p w14:paraId="7918B4CD" w14:textId="77777777" w:rsidR="000F585D" w:rsidRDefault="00000000">
            <w:pPr>
              <w:widowControl w:val="0"/>
              <w:jc w:val="center"/>
              <w:rPr>
                <w:rFonts w:ascii="Arial" w:hAnsi="Arial" w:cs="Arial"/>
                <w:sz w:val="18"/>
                <w:szCs w:val="18"/>
              </w:rPr>
            </w:pPr>
            <w:r>
              <w:rPr>
                <w:rFonts w:ascii="Arial" w:hAnsi="Arial" w:cs="Arial"/>
                <w:sz w:val="18"/>
                <w:szCs w:val="18"/>
              </w:rPr>
              <w:t>NOMVIAL</w:t>
            </w:r>
          </w:p>
        </w:tc>
        <w:tc>
          <w:tcPr>
            <w:tcW w:w="1237" w:type="dxa"/>
            <w:tcBorders>
              <w:top w:val="double" w:sz="4" w:space="0" w:color="000000"/>
              <w:left w:val="double" w:sz="4" w:space="0" w:color="000000"/>
              <w:bottom w:val="double" w:sz="4" w:space="0" w:color="000000"/>
              <w:right w:val="double" w:sz="4" w:space="0" w:color="000000"/>
            </w:tcBorders>
          </w:tcPr>
          <w:p w14:paraId="43DD157B"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138DF703"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297DDFB8" w14:textId="77777777">
        <w:trPr>
          <w:trHeight w:val="194"/>
        </w:trPr>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58254967"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56369938" w14:textId="77777777">
        <w:trPr>
          <w:trHeight w:val="272"/>
        </w:trPr>
        <w:tc>
          <w:tcPr>
            <w:tcW w:w="8841" w:type="dxa"/>
            <w:gridSpan w:val="4"/>
            <w:tcBorders>
              <w:top w:val="double" w:sz="4" w:space="0" w:color="000000"/>
              <w:left w:val="double" w:sz="4" w:space="0" w:color="000000"/>
              <w:bottom w:val="double" w:sz="4" w:space="0" w:color="000000"/>
              <w:right w:val="double" w:sz="4" w:space="0" w:color="000000"/>
            </w:tcBorders>
          </w:tcPr>
          <w:p w14:paraId="5CFC4D84"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023B4550" w14:textId="77777777">
        <w:trPr>
          <w:trHeight w:val="492"/>
        </w:trPr>
        <w:tc>
          <w:tcPr>
            <w:tcW w:w="8841" w:type="dxa"/>
            <w:gridSpan w:val="4"/>
            <w:tcBorders>
              <w:top w:val="double" w:sz="4" w:space="0" w:color="000000"/>
              <w:left w:val="double" w:sz="4" w:space="0" w:color="000000"/>
              <w:bottom w:val="double" w:sz="4" w:space="0" w:color="000000"/>
              <w:right w:val="double" w:sz="4" w:space="0" w:color="000000"/>
            </w:tcBorders>
          </w:tcPr>
          <w:p w14:paraId="07A0D223"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D9AAE49" w14:textId="77777777" w:rsidR="000F585D" w:rsidRDefault="00000000">
            <w:pPr>
              <w:pStyle w:val="Prrafodelista"/>
              <w:widowControl w:val="0"/>
              <w:numPr>
                <w:ilvl w:val="0"/>
                <w:numId w:val="1"/>
              </w:numPr>
              <w:spacing w:after="0" w:line="240" w:lineRule="auto"/>
              <w:contextualSpacing/>
              <w:jc w:val="left"/>
              <w:rPr>
                <w:ins w:id="12" w:author="SCIIT" w:date="2024-05-16T12:18:00Z" w16du:dateUtc="2024-05-16T18:18:00Z"/>
                <w:rFonts w:ascii="Arial" w:hAnsi="Arial" w:cs="Arial"/>
                <w:szCs w:val="18"/>
              </w:rPr>
            </w:pPr>
            <w:r>
              <w:rPr>
                <w:rFonts w:ascii="Arial" w:hAnsi="Arial" w:cs="Arial"/>
                <w:szCs w:val="18"/>
              </w:rPr>
              <w:t xml:space="preserve">Ninguno – en ausencia o desconocimiento del dato </w:t>
            </w:r>
          </w:p>
          <w:p w14:paraId="3FAA458F" w14:textId="4B28B16D" w:rsidR="003B291D" w:rsidRDefault="003B291D">
            <w:pPr>
              <w:pStyle w:val="Prrafodelista"/>
              <w:widowControl w:val="0"/>
              <w:numPr>
                <w:ilvl w:val="0"/>
                <w:numId w:val="1"/>
              </w:numPr>
              <w:spacing w:after="0" w:line="240" w:lineRule="auto"/>
              <w:contextualSpacing/>
              <w:jc w:val="left"/>
              <w:rPr>
                <w:rFonts w:ascii="Arial" w:hAnsi="Arial" w:cs="Arial"/>
                <w:szCs w:val="18"/>
              </w:rPr>
            </w:pPr>
            <w:ins w:id="13" w:author="SCIIT" w:date="2024-05-16T12:18:00Z" w16du:dateUtc="2024-05-16T18:18:00Z">
              <w:r>
                <w:rPr>
                  <w:rFonts w:ascii="Arial" w:hAnsi="Arial" w:cs="Arial"/>
                  <w:szCs w:val="18"/>
                </w:rPr>
                <w:t>Dato diferente de nulo</w:t>
              </w:r>
            </w:ins>
          </w:p>
        </w:tc>
      </w:tr>
    </w:tbl>
    <w:p w14:paraId="36DEB0AE"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4214"/>
        <w:gridCol w:w="2177"/>
        <w:gridCol w:w="1264"/>
        <w:gridCol w:w="1157"/>
      </w:tblGrid>
      <w:tr w:rsidR="000F585D" w14:paraId="09D8CDF9" w14:textId="77777777">
        <w:trPr>
          <w:trHeight w:val="275"/>
        </w:trPr>
        <w:tc>
          <w:tcPr>
            <w:tcW w:w="4229"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82CD9E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commentRangeStart w:id="14"/>
            <w:r>
              <w:rPr>
                <w:rFonts w:ascii="Arial" w:hAnsi="Arial" w:cs="Arial"/>
                <w:b/>
                <w:bCs/>
                <w:szCs w:val="18"/>
              </w:rPr>
              <w:t>NÚMERO EXTERIOR PARTE NUMÉRICA</w:t>
            </w:r>
            <w:commentRangeEnd w:id="14"/>
            <w:r>
              <w:commentReference w:id="14"/>
            </w:r>
            <w:r>
              <w:rPr>
                <w:rFonts w:ascii="Arial" w:hAnsi="Arial" w:cs="Arial"/>
                <w:b/>
                <w:bCs/>
                <w:szCs w:val="18"/>
              </w:rPr>
              <w:t xml:space="preserve"> </w:t>
            </w:r>
          </w:p>
        </w:tc>
        <w:tc>
          <w:tcPr>
            <w:tcW w:w="4612"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BB069D5"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2A56320" w14:textId="77777777">
        <w:tc>
          <w:tcPr>
            <w:tcW w:w="4229" w:type="dxa"/>
            <w:vMerge w:val="restart"/>
            <w:tcBorders>
              <w:top w:val="double" w:sz="4" w:space="0" w:color="000000"/>
              <w:left w:val="double" w:sz="4" w:space="0" w:color="000000"/>
              <w:bottom w:val="double" w:sz="4" w:space="0" w:color="000000"/>
              <w:right w:val="double" w:sz="4" w:space="0" w:color="000000"/>
            </w:tcBorders>
          </w:tcPr>
          <w:p w14:paraId="5D6288C5" w14:textId="77777777" w:rsidR="000F585D" w:rsidRDefault="00000000">
            <w:pPr>
              <w:widowControl w:val="0"/>
              <w:rPr>
                <w:rFonts w:ascii="Arial" w:hAnsi="Arial" w:cs="Arial"/>
                <w:sz w:val="18"/>
                <w:szCs w:val="18"/>
              </w:rPr>
            </w:pPr>
            <w:r>
              <w:rPr>
                <w:rFonts w:ascii="Arial" w:hAnsi="Arial" w:cs="Arial"/>
                <w:sz w:val="18"/>
                <w:szCs w:val="18"/>
              </w:rPr>
              <w:t>Parte numérica del número exterior</w:t>
            </w:r>
          </w:p>
        </w:tc>
        <w:tc>
          <w:tcPr>
            <w:tcW w:w="218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825DA10"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268"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F2B7240"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0CAE44E"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19D6DA88" w14:textId="77777777">
        <w:tc>
          <w:tcPr>
            <w:tcW w:w="4229" w:type="dxa"/>
            <w:vMerge/>
            <w:tcBorders>
              <w:left w:val="double" w:sz="4" w:space="0" w:color="000000"/>
              <w:bottom w:val="double" w:sz="4" w:space="0" w:color="000000"/>
              <w:right w:val="double" w:sz="4" w:space="0" w:color="000000"/>
            </w:tcBorders>
          </w:tcPr>
          <w:p w14:paraId="6DD86D7B" w14:textId="77777777" w:rsidR="000F585D" w:rsidRDefault="000F585D">
            <w:pPr>
              <w:widowControl w:val="0"/>
              <w:rPr>
                <w:rFonts w:ascii="Arial" w:hAnsi="Arial" w:cs="Arial"/>
                <w:sz w:val="18"/>
                <w:szCs w:val="18"/>
              </w:rPr>
            </w:pPr>
          </w:p>
        </w:tc>
        <w:tc>
          <w:tcPr>
            <w:tcW w:w="2184" w:type="dxa"/>
            <w:tcBorders>
              <w:top w:val="double" w:sz="4" w:space="0" w:color="000000"/>
              <w:left w:val="double" w:sz="4" w:space="0" w:color="000000"/>
              <w:bottom w:val="double" w:sz="4" w:space="0" w:color="000000"/>
              <w:right w:val="double" w:sz="4" w:space="0" w:color="000000"/>
            </w:tcBorders>
          </w:tcPr>
          <w:p w14:paraId="22ED03FE" w14:textId="77777777" w:rsidR="000F585D" w:rsidRDefault="00000000">
            <w:pPr>
              <w:widowControl w:val="0"/>
              <w:jc w:val="center"/>
              <w:rPr>
                <w:rFonts w:ascii="Arial" w:hAnsi="Arial" w:cs="Arial"/>
                <w:sz w:val="18"/>
                <w:szCs w:val="18"/>
              </w:rPr>
            </w:pPr>
            <w:commentRangeStart w:id="15"/>
            <w:r>
              <w:rPr>
                <w:rFonts w:ascii="Arial" w:hAnsi="Arial" w:cs="Arial"/>
                <w:sz w:val="18"/>
                <w:szCs w:val="18"/>
              </w:rPr>
              <w:t>NUMEXTNUM</w:t>
            </w:r>
            <w:commentRangeEnd w:id="15"/>
            <w:r w:rsidR="00FE281A">
              <w:rPr>
                <w:rStyle w:val="Refdecomentario"/>
              </w:rPr>
              <w:commentReference w:id="15"/>
            </w:r>
          </w:p>
        </w:tc>
        <w:tc>
          <w:tcPr>
            <w:tcW w:w="1268" w:type="dxa"/>
            <w:tcBorders>
              <w:top w:val="double" w:sz="4" w:space="0" w:color="000000"/>
              <w:left w:val="double" w:sz="4" w:space="0" w:color="000000"/>
              <w:bottom w:val="double" w:sz="4" w:space="0" w:color="000000"/>
              <w:right w:val="double" w:sz="4" w:space="0" w:color="000000"/>
            </w:tcBorders>
          </w:tcPr>
          <w:p w14:paraId="79BEE7EF" w14:textId="77777777" w:rsidR="000F585D" w:rsidRDefault="00000000">
            <w:pPr>
              <w:widowControl w:val="0"/>
              <w:jc w:val="center"/>
              <w:rPr>
                <w:rFonts w:ascii="Arial" w:hAnsi="Arial" w:cs="Arial"/>
                <w:sz w:val="18"/>
                <w:szCs w:val="18"/>
              </w:rPr>
            </w:pPr>
            <w:r>
              <w:rPr>
                <w:rFonts w:ascii="Arial" w:hAnsi="Arial" w:cs="Arial"/>
                <w:sz w:val="18"/>
                <w:szCs w:val="18"/>
              </w:rPr>
              <w:t>NUMERICO</w:t>
            </w:r>
          </w:p>
        </w:tc>
        <w:tc>
          <w:tcPr>
            <w:tcW w:w="1160" w:type="dxa"/>
            <w:tcBorders>
              <w:top w:val="double" w:sz="4" w:space="0" w:color="000000"/>
              <w:left w:val="double" w:sz="4" w:space="0" w:color="000000"/>
              <w:bottom w:val="double" w:sz="4" w:space="0" w:color="000000"/>
              <w:right w:val="double" w:sz="4" w:space="0" w:color="000000"/>
            </w:tcBorders>
          </w:tcPr>
          <w:p w14:paraId="2BD4B2A9" w14:textId="77777777" w:rsidR="000F585D" w:rsidRDefault="00000000">
            <w:pPr>
              <w:widowControl w:val="0"/>
              <w:jc w:val="center"/>
              <w:rPr>
                <w:rFonts w:ascii="Arial" w:hAnsi="Arial" w:cs="Arial"/>
                <w:sz w:val="18"/>
                <w:szCs w:val="18"/>
              </w:rPr>
            </w:pPr>
            <w:r>
              <w:rPr>
                <w:rFonts w:ascii="Arial" w:hAnsi="Arial" w:cs="Arial"/>
                <w:sz w:val="18"/>
                <w:szCs w:val="18"/>
              </w:rPr>
              <w:t>5</w:t>
            </w:r>
          </w:p>
        </w:tc>
      </w:tr>
      <w:tr w:rsidR="000F585D" w14:paraId="72490A2B"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628A64C7"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72782EEA"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771818B1"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2D28FA5C"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07ACC783"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A6EB3DA" w14:textId="77777777" w:rsidR="000F585D" w:rsidRDefault="00000000">
            <w:pPr>
              <w:pStyle w:val="Prrafodelista"/>
              <w:widowControl w:val="0"/>
              <w:numPr>
                <w:ilvl w:val="0"/>
                <w:numId w:val="2"/>
              </w:numPr>
              <w:spacing w:after="0" w:line="240" w:lineRule="auto"/>
              <w:contextualSpacing/>
              <w:jc w:val="left"/>
              <w:rPr>
                <w:rFonts w:ascii="Arial" w:hAnsi="Arial" w:cs="Arial"/>
                <w:szCs w:val="18"/>
              </w:rPr>
            </w:pPr>
            <w:r>
              <w:rPr>
                <w:rFonts w:ascii="Arial" w:hAnsi="Arial" w:cs="Arial"/>
                <w:szCs w:val="18"/>
              </w:rPr>
              <w:t xml:space="preserve">Nulo– en ausencia o desconocimiento del dato </w:t>
            </w:r>
          </w:p>
          <w:p w14:paraId="53F65BB4" w14:textId="77777777" w:rsidR="000F585D" w:rsidRDefault="00000000">
            <w:pPr>
              <w:pStyle w:val="Prrafodelista"/>
              <w:widowControl w:val="0"/>
              <w:numPr>
                <w:ilvl w:val="0"/>
                <w:numId w:val="2"/>
              </w:numPr>
              <w:spacing w:after="0" w:line="240" w:lineRule="auto"/>
              <w:contextualSpacing/>
              <w:jc w:val="left"/>
              <w:rPr>
                <w:rFonts w:ascii="Arial" w:hAnsi="Arial" w:cs="Arial"/>
                <w:szCs w:val="18"/>
              </w:rPr>
            </w:pPr>
            <w:commentRangeStart w:id="16"/>
            <w:commentRangeStart w:id="17"/>
            <w:r>
              <w:rPr>
                <w:rFonts w:ascii="Arial" w:hAnsi="Arial" w:cs="Arial"/>
                <w:szCs w:val="18"/>
                <w:shd w:val="clear" w:color="auto" w:fill="FFFF00"/>
              </w:rPr>
              <w:t>Dígitos</w:t>
            </w:r>
            <w:commentRangeEnd w:id="16"/>
            <w:r>
              <w:commentReference w:id="16"/>
            </w:r>
            <w:commentRangeEnd w:id="17"/>
            <w:r w:rsidR="003B291D">
              <w:rPr>
                <w:rStyle w:val="Refdecomentario"/>
                <w:rFonts w:ascii="Times New Roman" w:hAnsi="Times New Roman" w:cs="Times New Roman"/>
                <w:color w:val="auto"/>
                <w:lang w:val="es-ES" w:eastAsia="es-ES"/>
              </w:rPr>
              <w:commentReference w:id="17"/>
            </w:r>
            <w:r>
              <w:rPr>
                <w:rFonts w:ascii="Arial" w:hAnsi="Arial" w:cs="Arial"/>
                <w:szCs w:val="18"/>
              </w:rPr>
              <w:t>.</w:t>
            </w:r>
          </w:p>
        </w:tc>
      </w:tr>
    </w:tbl>
    <w:p w14:paraId="18195977"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4525"/>
        <w:gridCol w:w="1976"/>
        <w:gridCol w:w="1154"/>
        <w:gridCol w:w="1157"/>
      </w:tblGrid>
      <w:tr w:rsidR="000F585D" w14:paraId="34E9A2AF" w14:textId="77777777">
        <w:tc>
          <w:tcPr>
            <w:tcW w:w="454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F89ECFE"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NÚMERO EXTERIOR PARTE ALFANÚMERICA </w:t>
            </w:r>
          </w:p>
        </w:tc>
        <w:tc>
          <w:tcPr>
            <w:tcW w:w="4299" w:type="dxa"/>
            <w:gridSpan w:val="3"/>
            <w:tcBorders>
              <w:top w:val="double" w:sz="4" w:space="0" w:color="000000"/>
              <w:left w:val="double" w:sz="4" w:space="0" w:color="000000"/>
              <w:right w:val="double" w:sz="4" w:space="0" w:color="000000"/>
            </w:tcBorders>
            <w:shd w:val="clear" w:color="auto" w:fill="D9D9D9" w:themeFill="background1" w:themeFillShade="D9"/>
          </w:tcPr>
          <w:p w14:paraId="0955A00C"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271A7CDE" w14:textId="77777777">
        <w:tc>
          <w:tcPr>
            <w:tcW w:w="4542" w:type="dxa"/>
            <w:vMerge w:val="restart"/>
            <w:tcBorders>
              <w:top w:val="double" w:sz="4" w:space="0" w:color="000000"/>
              <w:left w:val="double" w:sz="4" w:space="0" w:color="000000"/>
              <w:bottom w:val="double" w:sz="4" w:space="0" w:color="000000"/>
              <w:right w:val="double" w:sz="4" w:space="0" w:color="000000"/>
            </w:tcBorders>
          </w:tcPr>
          <w:p w14:paraId="0212E181" w14:textId="77777777" w:rsidR="000F585D" w:rsidRDefault="00000000">
            <w:pPr>
              <w:widowControl w:val="0"/>
              <w:rPr>
                <w:rFonts w:ascii="Arial" w:hAnsi="Arial" w:cs="Arial"/>
                <w:sz w:val="18"/>
                <w:szCs w:val="18"/>
              </w:rPr>
            </w:pPr>
            <w:r>
              <w:rPr>
                <w:rFonts w:ascii="Arial" w:hAnsi="Arial" w:cs="Arial"/>
                <w:sz w:val="18"/>
                <w:szCs w:val="18"/>
              </w:rPr>
              <w:t xml:space="preserve">Parte alfanumérica del número exterior </w:t>
            </w:r>
          </w:p>
        </w:tc>
        <w:tc>
          <w:tcPr>
            <w:tcW w:w="198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961C1BF"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5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652727D"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3FEF56F"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1FBFA144" w14:textId="77777777">
        <w:tc>
          <w:tcPr>
            <w:tcW w:w="4542" w:type="dxa"/>
            <w:vMerge/>
            <w:tcBorders>
              <w:left w:val="double" w:sz="4" w:space="0" w:color="000000"/>
              <w:bottom w:val="double" w:sz="4" w:space="0" w:color="000000"/>
              <w:right w:val="double" w:sz="4" w:space="0" w:color="000000"/>
            </w:tcBorders>
          </w:tcPr>
          <w:p w14:paraId="3E350673" w14:textId="77777777" w:rsidR="000F585D" w:rsidRDefault="000F585D">
            <w:pPr>
              <w:widowControl w:val="0"/>
              <w:rPr>
                <w:rFonts w:ascii="Arial" w:hAnsi="Arial" w:cs="Arial"/>
                <w:sz w:val="18"/>
                <w:szCs w:val="18"/>
              </w:rPr>
            </w:pPr>
          </w:p>
        </w:tc>
        <w:tc>
          <w:tcPr>
            <w:tcW w:w="1982" w:type="dxa"/>
            <w:tcBorders>
              <w:top w:val="double" w:sz="4" w:space="0" w:color="000000"/>
              <w:left w:val="double" w:sz="4" w:space="0" w:color="000000"/>
              <w:bottom w:val="double" w:sz="4" w:space="0" w:color="000000"/>
              <w:right w:val="double" w:sz="4" w:space="0" w:color="000000"/>
            </w:tcBorders>
          </w:tcPr>
          <w:p w14:paraId="13452D4A" w14:textId="77777777" w:rsidR="000F585D" w:rsidRDefault="00000000">
            <w:pPr>
              <w:widowControl w:val="0"/>
              <w:jc w:val="center"/>
              <w:rPr>
                <w:rFonts w:ascii="Arial" w:hAnsi="Arial" w:cs="Arial"/>
                <w:sz w:val="18"/>
                <w:szCs w:val="18"/>
              </w:rPr>
            </w:pPr>
            <w:r>
              <w:rPr>
                <w:rFonts w:ascii="Arial" w:hAnsi="Arial" w:cs="Arial"/>
                <w:sz w:val="18"/>
                <w:szCs w:val="18"/>
              </w:rPr>
              <w:t>NUMEXTALF</w:t>
            </w:r>
          </w:p>
        </w:tc>
        <w:tc>
          <w:tcPr>
            <w:tcW w:w="1157" w:type="dxa"/>
            <w:tcBorders>
              <w:top w:val="double" w:sz="4" w:space="0" w:color="000000"/>
              <w:left w:val="double" w:sz="4" w:space="0" w:color="000000"/>
              <w:bottom w:val="double" w:sz="4" w:space="0" w:color="000000"/>
              <w:right w:val="double" w:sz="4" w:space="0" w:color="000000"/>
            </w:tcBorders>
          </w:tcPr>
          <w:p w14:paraId="5FE73C9C"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450D0683" w14:textId="77777777" w:rsidR="000F585D" w:rsidRDefault="00000000">
            <w:pPr>
              <w:widowControl w:val="0"/>
              <w:jc w:val="center"/>
              <w:rPr>
                <w:rFonts w:ascii="Arial" w:hAnsi="Arial" w:cs="Arial"/>
                <w:sz w:val="18"/>
                <w:szCs w:val="18"/>
              </w:rPr>
            </w:pPr>
            <w:r>
              <w:rPr>
                <w:rFonts w:ascii="Arial" w:hAnsi="Arial" w:cs="Arial"/>
                <w:sz w:val="18"/>
                <w:szCs w:val="18"/>
              </w:rPr>
              <w:t>35</w:t>
            </w:r>
          </w:p>
        </w:tc>
      </w:tr>
      <w:tr w:rsidR="000F585D" w14:paraId="5E7DB428"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159A60BB"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0B3D3049"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177554A6"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0EF14FB8"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45721B0A"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45842327" w14:textId="77777777" w:rsidR="000F585D" w:rsidRDefault="00000000">
            <w:pPr>
              <w:pStyle w:val="Prrafodelista"/>
              <w:widowControl w:val="0"/>
              <w:numPr>
                <w:ilvl w:val="0"/>
                <w:numId w:val="3"/>
              </w:numPr>
              <w:spacing w:after="0" w:line="240" w:lineRule="auto"/>
              <w:contextualSpacing/>
              <w:jc w:val="left"/>
              <w:rPr>
                <w:rFonts w:ascii="Arial" w:hAnsi="Arial" w:cs="Arial"/>
                <w:szCs w:val="18"/>
              </w:rPr>
            </w:pPr>
            <w:commentRangeStart w:id="18"/>
            <w:r>
              <w:rPr>
                <w:rFonts w:ascii="Arial" w:hAnsi="Arial" w:cs="Arial"/>
                <w:szCs w:val="18"/>
              </w:rPr>
              <w:t xml:space="preserve">SN- que significa </w:t>
            </w:r>
            <w:r>
              <w:rPr>
                <w:rFonts w:ascii="Arial" w:hAnsi="Arial" w:cs="Arial"/>
                <w:b/>
                <w:bCs/>
                <w:szCs w:val="18"/>
              </w:rPr>
              <w:t>Sin Número</w:t>
            </w:r>
            <w:r>
              <w:rPr>
                <w:rFonts w:ascii="Arial" w:hAnsi="Arial" w:cs="Arial"/>
                <w:szCs w:val="18"/>
              </w:rPr>
              <w:t>, en ausencia del dato numérico en el campo NUMEXTNUM.</w:t>
            </w:r>
          </w:p>
          <w:p w14:paraId="794564CF" w14:textId="77777777" w:rsidR="000F585D" w:rsidRDefault="00000000">
            <w:pPr>
              <w:pStyle w:val="Prrafodelista"/>
              <w:widowControl w:val="0"/>
              <w:numPr>
                <w:ilvl w:val="0"/>
                <w:numId w:val="3"/>
              </w:numPr>
              <w:spacing w:after="0" w:line="240" w:lineRule="auto"/>
              <w:contextualSpacing/>
              <w:jc w:val="left"/>
              <w:rPr>
                <w:rFonts w:ascii="Arial" w:hAnsi="Arial" w:cs="Arial"/>
                <w:szCs w:val="18"/>
              </w:rPr>
            </w:pPr>
            <w:r>
              <w:rPr>
                <w:rFonts w:ascii="Arial" w:hAnsi="Arial" w:cs="Arial"/>
                <w:szCs w:val="18"/>
              </w:rPr>
              <w:t xml:space="preserve">Domicilio Conocido- cuando así lo refiera el informante </w:t>
            </w:r>
            <w:commentRangeEnd w:id="18"/>
            <w:r>
              <w:commentReference w:id="18"/>
            </w:r>
          </w:p>
          <w:p w14:paraId="76394AA3" w14:textId="77777777" w:rsidR="000F585D" w:rsidRDefault="00000000">
            <w:pPr>
              <w:pStyle w:val="Prrafodelista"/>
              <w:widowControl w:val="0"/>
              <w:numPr>
                <w:ilvl w:val="0"/>
                <w:numId w:val="3"/>
              </w:numPr>
              <w:spacing w:after="0" w:line="240" w:lineRule="auto"/>
              <w:contextualSpacing/>
              <w:jc w:val="left"/>
              <w:rPr>
                <w:rFonts w:ascii="Arial" w:hAnsi="Arial" w:cs="Arial"/>
                <w:szCs w:val="18"/>
              </w:rPr>
            </w:pPr>
            <w:r>
              <w:rPr>
                <w:rFonts w:ascii="Arial" w:hAnsi="Arial" w:cs="Arial"/>
                <w:szCs w:val="18"/>
              </w:rPr>
              <w:t xml:space="preserve">Nulo- sólo cuando se registre información en el campo NUMEXTNUM y cuando se carezca de un valor </w:t>
            </w:r>
            <w:commentRangeStart w:id="19"/>
            <w:r>
              <w:rPr>
                <w:rFonts w:ascii="Arial" w:hAnsi="Arial" w:cs="Arial"/>
                <w:szCs w:val="18"/>
              </w:rPr>
              <w:t>alfanumérico</w:t>
            </w:r>
            <w:commentRangeEnd w:id="19"/>
            <w:r w:rsidR="00FE281A">
              <w:rPr>
                <w:rStyle w:val="Refdecomentario"/>
                <w:rFonts w:ascii="Times New Roman" w:hAnsi="Times New Roman" w:cs="Times New Roman"/>
                <w:color w:val="auto"/>
                <w:lang w:val="es-ES" w:eastAsia="es-ES"/>
              </w:rPr>
              <w:commentReference w:id="19"/>
            </w:r>
            <w:r>
              <w:rPr>
                <w:rFonts w:ascii="Arial" w:hAnsi="Arial" w:cs="Arial"/>
                <w:szCs w:val="18"/>
              </w:rPr>
              <w:t>.</w:t>
            </w:r>
          </w:p>
        </w:tc>
      </w:tr>
    </w:tbl>
    <w:p w14:paraId="5A8C0D19" w14:textId="77777777" w:rsidR="000F585D" w:rsidRDefault="000F585D">
      <w:pPr>
        <w:rPr>
          <w:rStyle w:val="tit2Car"/>
        </w:rPr>
      </w:pPr>
    </w:p>
    <w:p w14:paraId="49DF6E52" w14:textId="77777777" w:rsidR="000F585D" w:rsidRDefault="000F585D">
      <w:pPr>
        <w:rPr>
          <w:rStyle w:val="tit2Car"/>
        </w:rPr>
      </w:pPr>
    </w:p>
    <w:p w14:paraId="1B980B65"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4287"/>
        <w:gridCol w:w="2214"/>
        <w:gridCol w:w="1154"/>
        <w:gridCol w:w="1157"/>
      </w:tblGrid>
      <w:tr w:rsidR="000F585D" w14:paraId="6D3AFD37" w14:textId="77777777">
        <w:tc>
          <w:tcPr>
            <w:tcW w:w="430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2F9DFBC"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NÚMERO EXTERIOR ANTERIOR </w:t>
            </w:r>
          </w:p>
        </w:tc>
        <w:tc>
          <w:tcPr>
            <w:tcW w:w="4538" w:type="dxa"/>
            <w:gridSpan w:val="3"/>
            <w:tcBorders>
              <w:top w:val="double" w:sz="4" w:space="0" w:color="000000"/>
              <w:left w:val="double" w:sz="4" w:space="0" w:color="000000"/>
              <w:right w:val="double" w:sz="4" w:space="0" w:color="000000"/>
            </w:tcBorders>
            <w:shd w:val="clear" w:color="auto" w:fill="D9D9D9" w:themeFill="background1" w:themeFillShade="D9"/>
          </w:tcPr>
          <w:p w14:paraId="3708F20F"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74A57D4A" w14:textId="77777777">
        <w:tc>
          <w:tcPr>
            <w:tcW w:w="4303" w:type="dxa"/>
            <w:vMerge w:val="restart"/>
            <w:tcBorders>
              <w:top w:val="double" w:sz="4" w:space="0" w:color="000000"/>
              <w:left w:val="double" w:sz="4" w:space="0" w:color="000000"/>
              <w:bottom w:val="double" w:sz="4" w:space="0" w:color="000000"/>
              <w:right w:val="double" w:sz="4" w:space="0" w:color="000000"/>
            </w:tcBorders>
          </w:tcPr>
          <w:p w14:paraId="0B112A09" w14:textId="77777777" w:rsidR="000F585D" w:rsidRDefault="00000000">
            <w:pPr>
              <w:widowControl w:val="0"/>
              <w:rPr>
                <w:rFonts w:ascii="Arial" w:hAnsi="Arial" w:cs="Arial"/>
                <w:sz w:val="18"/>
                <w:szCs w:val="18"/>
              </w:rPr>
            </w:pPr>
            <w:r>
              <w:rPr>
                <w:rFonts w:ascii="Arial" w:hAnsi="Arial" w:cs="Arial"/>
                <w:sz w:val="18"/>
                <w:szCs w:val="18"/>
              </w:rPr>
              <w:t xml:space="preserve">Número exterior anterior. </w:t>
            </w:r>
          </w:p>
        </w:tc>
        <w:tc>
          <w:tcPr>
            <w:tcW w:w="222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C8642E8"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5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5C19B7E"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F77091D"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3C50EEB1" w14:textId="77777777">
        <w:tc>
          <w:tcPr>
            <w:tcW w:w="4303" w:type="dxa"/>
            <w:vMerge/>
            <w:tcBorders>
              <w:left w:val="double" w:sz="4" w:space="0" w:color="000000"/>
              <w:bottom w:val="double" w:sz="4" w:space="0" w:color="000000"/>
              <w:right w:val="double" w:sz="4" w:space="0" w:color="000000"/>
            </w:tcBorders>
          </w:tcPr>
          <w:p w14:paraId="0BC48555" w14:textId="77777777" w:rsidR="000F585D" w:rsidRDefault="000F585D">
            <w:pPr>
              <w:widowControl w:val="0"/>
              <w:rPr>
                <w:rFonts w:ascii="Arial" w:hAnsi="Arial" w:cs="Arial"/>
                <w:sz w:val="18"/>
                <w:szCs w:val="18"/>
              </w:rPr>
            </w:pPr>
          </w:p>
        </w:tc>
        <w:tc>
          <w:tcPr>
            <w:tcW w:w="2221" w:type="dxa"/>
            <w:tcBorders>
              <w:top w:val="double" w:sz="4" w:space="0" w:color="000000"/>
              <w:left w:val="double" w:sz="4" w:space="0" w:color="000000"/>
              <w:bottom w:val="double" w:sz="4" w:space="0" w:color="000000"/>
              <w:right w:val="double" w:sz="4" w:space="0" w:color="000000"/>
            </w:tcBorders>
          </w:tcPr>
          <w:p w14:paraId="0D3BD4B1" w14:textId="77777777" w:rsidR="000F585D" w:rsidRDefault="00000000">
            <w:pPr>
              <w:widowControl w:val="0"/>
              <w:jc w:val="center"/>
              <w:rPr>
                <w:rFonts w:ascii="Arial" w:hAnsi="Arial" w:cs="Arial"/>
                <w:sz w:val="18"/>
                <w:szCs w:val="18"/>
              </w:rPr>
            </w:pPr>
            <w:r>
              <w:rPr>
                <w:rFonts w:ascii="Arial" w:hAnsi="Arial" w:cs="Arial"/>
                <w:sz w:val="18"/>
                <w:szCs w:val="18"/>
              </w:rPr>
              <w:t>NUMEXTANT</w:t>
            </w:r>
          </w:p>
        </w:tc>
        <w:tc>
          <w:tcPr>
            <w:tcW w:w="1157" w:type="dxa"/>
            <w:tcBorders>
              <w:top w:val="double" w:sz="4" w:space="0" w:color="000000"/>
              <w:left w:val="double" w:sz="4" w:space="0" w:color="000000"/>
              <w:bottom w:val="double" w:sz="4" w:space="0" w:color="000000"/>
              <w:right w:val="double" w:sz="4" w:space="0" w:color="000000"/>
            </w:tcBorders>
          </w:tcPr>
          <w:p w14:paraId="4B5B305D"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045B441E" w14:textId="77777777" w:rsidR="000F585D" w:rsidRDefault="00000000">
            <w:pPr>
              <w:widowControl w:val="0"/>
              <w:jc w:val="center"/>
              <w:rPr>
                <w:rFonts w:ascii="Arial" w:hAnsi="Arial" w:cs="Arial"/>
                <w:sz w:val="18"/>
                <w:szCs w:val="18"/>
              </w:rPr>
            </w:pPr>
            <w:r>
              <w:rPr>
                <w:rFonts w:ascii="Arial" w:hAnsi="Arial" w:cs="Arial"/>
                <w:sz w:val="18"/>
                <w:szCs w:val="18"/>
              </w:rPr>
              <w:t>35</w:t>
            </w:r>
          </w:p>
        </w:tc>
      </w:tr>
      <w:tr w:rsidR="000F585D" w14:paraId="7D96381C"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07E1D432"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46CE651B"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06F381FC"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4B239053"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77099E5D"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470D42A8" w14:textId="77777777" w:rsidR="000F585D" w:rsidRDefault="00000000">
            <w:pPr>
              <w:pStyle w:val="Prrafodelista"/>
              <w:widowControl w:val="0"/>
              <w:numPr>
                <w:ilvl w:val="0"/>
                <w:numId w:val="4"/>
              </w:numPr>
              <w:spacing w:after="0" w:line="240" w:lineRule="auto"/>
              <w:contextualSpacing/>
              <w:jc w:val="left"/>
              <w:rPr>
                <w:rFonts w:ascii="Arial" w:hAnsi="Arial" w:cs="Arial"/>
                <w:b/>
                <w:bCs/>
                <w:szCs w:val="18"/>
              </w:rPr>
            </w:pPr>
            <w:commentRangeStart w:id="20"/>
            <w:r>
              <w:rPr>
                <w:rFonts w:ascii="Arial" w:hAnsi="Arial" w:cs="Arial"/>
                <w:b/>
                <w:bCs/>
                <w:szCs w:val="18"/>
              </w:rPr>
              <w:t xml:space="preserve">Domicilio Conocido </w:t>
            </w:r>
            <w:commentRangeEnd w:id="20"/>
            <w:r>
              <w:commentReference w:id="20"/>
            </w:r>
          </w:p>
          <w:p w14:paraId="62C2FE05" w14:textId="77777777" w:rsidR="000F585D" w:rsidRDefault="00000000">
            <w:pPr>
              <w:pStyle w:val="Prrafodelista"/>
              <w:widowControl w:val="0"/>
              <w:numPr>
                <w:ilvl w:val="0"/>
                <w:numId w:val="4"/>
              </w:numPr>
              <w:spacing w:after="0" w:line="240" w:lineRule="auto"/>
              <w:contextualSpacing/>
              <w:jc w:val="left"/>
              <w:rPr>
                <w:strike/>
              </w:rPr>
            </w:pPr>
            <w:commentRangeStart w:id="21"/>
            <w:commentRangeStart w:id="22"/>
            <w:r>
              <w:rPr>
                <w:rFonts w:ascii="Arial" w:hAnsi="Arial" w:cs="Arial"/>
                <w:b/>
                <w:bCs/>
                <w:strike/>
                <w:szCs w:val="18"/>
              </w:rPr>
              <w:t>Dígitos</w:t>
            </w:r>
            <w:commentRangeEnd w:id="21"/>
            <w:r>
              <w:commentReference w:id="21"/>
            </w:r>
            <w:r>
              <w:rPr>
                <w:rFonts w:ascii="Arial" w:hAnsi="Arial" w:cs="Arial"/>
                <w:b/>
                <w:bCs/>
                <w:strike/>
                <w:szCs w:val="18"/>
              </w:rPr>
              <w:t xml:space="preserve"> </w:t>
            </w:r>
          </w:p>
          <w:p w14:paraId="6D980198" w14:textId="77777777" w:rsidR="000F585D" w:rsidRDefault="00000000">
            <w:pPr>
              <w:pStyle w:val="Prrafodelista"/>
              <w:widowControl w:val="0"/>
              <w:numPr>
                <w:ilvl w:val="0"/>
                <w:numId w:val="4"/>
              </w:numPr>
              <w:spacing w:after="0" w:line="240" w:lineRule="auto"/>
              <w:contextualSpacing/>
              <w:jc w:val="left"/>
              <w:rPr>
                <w:rFonts w:ascii="Arial" w:hAnsi="Arial" w:cs="Arial"/>
                <w:b/>
                <w:bCs/>
                <w:szCs w:val="18"/>
              </w:rPr>
            </w:pPr>
            <w:commentRangeStart w:id="23"/>
            <w:r>
              <w:rPr>
                <w:rFonts w:ascii="Arial" w:hAnsi="Arial" w:cs="Arial"/>
                <w:b/>
                <w:bCs/>
                <w:szCs w:val="18"/>
              </w:rPr>
              <w:t>Alfanumérico</w:t>
            </w:r>
            <w:commentRangeEnd w:id="23"/>
            <w:r>
              <w:commentReference w:id="23"/>
            </w:r>
            <w:commentRangeEnd w:id="22"/>
            <w:r w:rsidR="00D0382D">
              <w:rPr>
                <w:rStyle w:val="Refdecomentario"/>
                <w:rFonts w:ascii="Times New Roman" w:hAnsi="Times New Roman" w:cs="Times New Roman"/>
                <w:color w:val="auto"/>
                <w:lang w:val="es-ES" w:eastAsia="es-ES"/>
              </w:rPr>
              <w:commentReference w:id="22"/>
            </w:r>
          </w:p>
          <w:p w14:paraId="7B82271D"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b/>
                <w:bCs/>
                <w:szCs w:val="18"/>
              </w:rPr>
              <w:t>Nulo</w:t>
            </w:r>
            <w:r>
              <w:rPr>
                <w:rFonts w:ascii="Arial" w:hAnsi="Arial" w:cs="Arial"/>
                <w:szCs w:val="18"/>
              </w:rPr>
              <w:t xml:space="preserve">- en ausencia del dato </w:t>
            </w:r>
          </w:p>
        </w:tc>
      </w:tr>
    </w:tbl>
    <w:p w14:paraId="2E64A5AE"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4221"/>
        <w:gridCol w:w="2178"/>
        <w:gridCol w:w="1256"/>
        <w:gridCol w:w="1157"/>
      </w:tblGrid>
      <w:tr w:rsidR="000F585D" w14:paraId="2D4D8D32" w14:textId="77777777">
        <w:tc>
          <w:tcPr>
            <w:tcW w:w="423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634E2C5"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NÚMERO INTERIOR PARTE NUMÉRICA  </w:t>
            </w:r>
          </w:p>
        </w:tc>
        <w:tc>
          <w:tcPr>
            <w:tcW w:w="4605" w:type="dxa"/>
            <w:gridSpan w:val="3"/>
            <w:tcBorders>
              <w:top w:val="double" w:sz="4" w:space="0" w:color="000000"/>
              <w:left w:val="double" w:sz="4" w:space="0" w:color="000000"/>
              <w:right w:val="double" w:sz="4" w:space="0" w:color="000000"/>
            </w:tcBorders>
            <w:shd w:val="clear" w:color="auto" w:fill="D9D9D9" w:themeFill="background1" w:themeFillShade="D9"/>
          </w:tcPr>
          <w:p w14:paraId="15EC8240"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212AD580" w14:textId="77777777">
        <w:tc>
          <w:tcPr>
            <w:tcW w:w="4236" w:type="dxa"/>
            <w:vMerge w:val="restart"/>
            <w:tcBorders>
              <w:top w:val="double" w:sz="4" w:space="0" w:color="000000"/>
              <w:left w:val="double" w:sz="4" w:space="0" w:color="000000"/>
              <w:bottom w:val="double" w:sz="4" w:space="0" w:color="000000"/>
              <w:right w:val="double" w:sz="4" w:space="0" w:color="000000"/>
            </w:tcBorders>
          </w:tcPr>
          <w:p w14:paraId="132E76A2" w14:textId="77777777" w:rsidR="000F585D" w:rsidRDefault="00000000">
            <w:pPr>
              <w:widowControl w:val="0"/>
              <w:rPr>
                <w:rFonts w:ascii="Arial" w:hAnsi="Arial" w:cs="Arial"/>
                <w:sz w:val="18"/>
                <w:szCs w:val="18"/>
              </w:rPr>
            </w:pPr>
            <w:r>
              <w:rPr>
                <w:rFonts w:ascii="Arial" w:hAnsi="Arial" w:cs="Arial"/>
                <w:sz w:val="18"/>
                <w:szCs w:val="18"/>
              </w:rPr>
              <w:t xml:space="preserve">Parte numérica del número interior  </w:t>
            </w:r>
          </w:p>
        </w:tc>
        <w:tc>
          <w:tcPr>
            <w:tcW w:w="218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889D28E"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2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A5F8A25"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E439153"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170CCB46" w14:textId="77777777">
        <w:tc>
          <w:tcPr>
            <w:tcW w:w="4236" w:type="dxa"/>
            <w:vMerge/>
            <w:tcBorders>
              <w:left w:val="double" w:sz="4" w:space="0" w:color="000000"/>
              <w:bottom w:val="double" w:sz="4" w:space="0" w:color="000000"/>
              <w:right w:val="double" w:sz="4" w:space="0" w:color="000000"/>
            </w:tcBorders>
          </w:tcPr>
          <w:p w14:paraId="034D59C2" w14:textId="77777777" w:rsidR="000F585D" w:rsidRDefault="000F585D">
            <w:pPr>
              <w:widowControl w:val="0"/>
              <w:rPr>
                <w:rFonts w:ascii="Arial" w:hAnsi="Arial" w:cs="Arial"/>
                <w:sz w:val="18"/>
                <w:szCs w:val="18"/>
              </w:rPr>
            </w:pPr>
          </w:p>
        </w:tc>
        <w:tc>
          <w:tcPr>
            <w:tcW w:w="2185" w:type="dxa"/>
            <w:tcBorders>
              <w:top w:val="double" w:sz="4" w:space="0" w:color="000000"/>
              <w:left w:val="double" w:sz="4" w:space="0" w:color="000000"/>
              <w:bottom w:val="double" w:sz="4" w:space="0" w:color="000000"/>
              <w:right w:val="double" w:sz="4" w:space="0" w:color="000000"/>
            </w:tcBorders>
          </w:tcPr>
          <w:p w14:paraId="49791B2D" w14:textId="77777777" w:rsidR="000F585D" w:rsidRDefault="00000000">
            <w:pPr>
              <w:widowControl w:val="0"/>
              <w:jc w:val="center"/>
              <w:rPr>
                <w:rFonts w:ascii="Arial" w:hAnsi="Arial" w:cs="Arial"/>
                <w:sz w:val="18"/>
                <w:szCs w:val="18"/>
              </w:rPr>
            </w:pPr>
            <w:commentRangeStart w:id="24"/>
            <w:r>
              <w:rPr>
                <w:rFonts w:ascii="Arial" w:hAnsi="Arial" w:cs="Arial"/>
                <w:sz w:val="18"/>
                <w:szCs w:val="18"/>
              </w:rPr>
              <w:t>NUMINTNUM</w:t>
            </w:r>
            <w:commentRangeEnd w:id="24"/>
            <w:r w:rsidR="00D0382D">
              <w:rPr>
                <w:rStyle w:val="Refdecomentario"/>
              </w:rPr>
              <w:commentReference w:id="24"/>
            </w:r>
          </w:p>
        </w:tc>
        <w:tc>
          <w:tcPr>
            <w:tcW w:w="1260" w:type="dxa"/>
            <w:tcBorders>
              <w:top w:val="double" w:sz="4" w:space="0" w:color="000000"/>
              <w:left w:val="double" w:sz="4" w:space="0" w:color="000000"/>
              <w:bottom w:val="double" w:sz="4" w:space="0" w:color="000000"/>
              <w:right w:val="double" w:sz="4" w:space="0" w:color="000000"/>
            </w:tcBorders>
          </w:tcPr>
          <w:p w14:paraId="461473ED" w14:textId="77777777" w:rsidR="000F585D" w:rsidRDefault="00000000">
            <w:pPr>
              <w:widowControl w:val="0"/>
              <w:jc w:val="center"/>
              <w:rPr>
                <w:rFonts w:ascii="Arial" w:hAnsi="Arial" w:cs="Arial"/>
                <w:sz w:val="18"/>
                <w:szCs w:val="18"/>
              </w:rPr>
            </w:pPr>
            <w:r>
              <w:rPr>
                <w:rFonts w:ascii="Arial" w:hAnsi="Arial" w:cs="Arial"/>
                <w:sz w:val="18"/>
                <w:szCs w:val="18"/>
              </w:rPr>
              <w:t>NUMÉRICO</w:t>
            </w:r>
          </w:p>
        </w:tc>
        <w:tc>
          <w:tcPr>
            <w:tcW w:w="1160" w:type="dxa"/>
            <w:tcBorders>
              <w:top w:val="double" w:sz="4" w:space="0" w:color="000000"/>
              <w:left w:val="double" w:sz="4" w:space="0" w:color="000000"/>
              <w:bottom w:val="double" w:sz="4" w:space="0" w:color="000000"/>
              <w:right w:val="double" w:sz="4" w:space="0" w:color="000000"/>
            </w:tcBorders>
          </w:tcPr>
          <w:p w14:paraId="19B02F21" w14:textId="77777777" w:rsidR="000F585D" w:rsidRDefault="00000000">
            <w:pPr>
              <w:widowControl w:val="0"/>
              <w:jc w:val="center"/>
              <w:rPr>
                <w:rFonts w:ascii="Arial" w:hAnsi="Arial" w:cs="Arial"/>
                <w:sz w:val="18"/>
                <w:szCs w:val="18"/>
              </w:rPr>
            </w:pPr>
            <w:r>
              <w:rPr>
                <w:rFonts w:ascii="Arial" w:hAnsi="Arial" w:cs="Arial"/>
                <w:sz w:val="18"/>
                <w:szCs w:val="18"/>
              </w:rPr>
              <w:t>5</w:t>
            </w:r>
          </w:p>
        </w:tc>
      </w:tr>
      <w:tr w:rsidR="000F585D" w14:paraId="65D40FDD"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60DEFE71"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0201F279"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137170D2"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1995F6D2"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1FBFB8B1"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191D22A4" w14:textId="77777777" w:rsidR="000F585D" w:rsidRDefault="00000000">
            <w:pPr>
              <w:pStyle w:val="Prrafodelista"/>
              <w:widowControl w:val="0"/>
              <w:numPr>
                <w:ilvl w:val="0"/>
                <w:numId w:val="4"/>
              </w:numPr>
              <w:spacing w:after="0" w:line="240" w:lineRule="auto"/>
              <w:contextualSpacing/>
              <w:jc w:val="left"/>
              <w:rPr>
                <w:rFonts w:ascii="Arial" w:hAnsi="Arial" w:cs="Arial"/>
                <w:b/>
                <w:bCs/>
                <w:szCs w:val="18"/>
              </w:rPr>
            </w:pPr>
            <w:commentRangeStart w:id="25"/>
            <w:r>
              <w:rPr>
                <w:rFonts w:ascii="Arial" w:hAnsi="Arial" w:cs="Arial"/>
                <w:b/>
                <w:bCs/>
                <w:szCs w:val="18"/>
              </w:rPr>
              <w:t>Dígitos</w:t>
            </w:r>
            <w:commentRangeEnd w:id="25"/>
            <w:r>
              <w:commentReference w:id="25"/>
            </w:r>
            <w:r>
              <w:rPr>
                <w:rFonts w:ascii="Arial" w:hAnsi="Arial" w:cs="Arial"/>
                <w:b/>
                <w:bCs/>
                <w:szCs w:val="18"/>
              </w:rPr>
              <w:t xml:space="preserve"> </w:t>
            </w:r>
          </w:p>
          <w:p w14:paraId="0DC6AADF"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b/>
                <w:bCs/>
                <w:szCs w:val="18"/>
              </w:rPr>
              <w:t>Nulo</w:t>
            </w:r>
            <w:r>
              <w:rPr>
                <w:rFonts w:ascii="Arial" w:hAnsi="Arial" w:cs="Arial"/>
                <w:szCs w:val="18"/>
              </w:rPr>
              <w:t>- en ausencia del dato numérico</w:t>
            </w:r>
          </w:p>
        </w:tc>
      </w:tr>
    </w:tbl>
    <w:p w14:paraId="292A868B" w14:textId="77777777" w:rsidR="000F585D" w:rsidRDefault="000F585D">
      <w:pPr>
        <w:rPr>
          <w:rStyle w:val="tit2Car"/>
        </w:rPr>
      </w:pPr>
    </w:p>
    <w:p w14:paraId="5F785B6F"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4357"/>
        <w:gridCol w:w="2154"/>
        <w:gridCol w:w="1144"/>
        <w:gridCol w:w="1157"/>
      </w:tblGrid>
      <w:tr w:rsidR="000F585D" w14:paraId="36F876D9" w14:textId="77777777">
        <w:tc>
          <w:tcPr>
            <w:tcW w:w="437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758A27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NÚMERO INTERIOR PARTE ALFANUMÉRICA  </w:t>
            </w:r>
          </w:p>
        </w:tc>
        <w:tc>
          <w:tcPr>
            <w:tcW w:w="4468" w:type="dxa"/>
            <w:gridSpan w:val="3"/>
            <w:tcBorders>
              <w:top w:val="double" w:sz="4" w:space="0" w:color="000000"/>
              <w:left w:val="double" w:sz="4" w:space="0" w:color="000000"/>
              <w:right w:val="double" w:sz="4" w:space="0" w:color="000000"/>
            </w:tcBorders>
            <w:shd w:val="clear" w:color="auto" w:fill="D9D9D9" w:themeFill="background1" w:themeFillShade="D9"/>
          </w:tcPr>
          <w:p w14:paraId="0E5D93B6"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42BD74B8" w14:textId="77777777">
        <w:tc>
          <w:tcPr>
            <w:tcW w:w="4373" w:type="dxa"/>
            <w:vMerge w:val="restart"/>
            <w:tcBorders>
              <w:top w:val="double" w:sz="4" w:space="0" w:color="000000"/>
              <w:left w:val="double" w:sz="4" w:space="0" w:color="000000"/>
              <w:bottom w:val="double" w:sz="4" w:space="0" w:color="000000"/>
              <w:right w:val="double" w:sz="4" w:space="0" w:color="000000"/>
            </w:tcBorders>
          </w:tcPr>
          <w:p w14:paraId="74F4327A" w14:textId="77777777" w:rsidR="000F585D" w:rsidRDefault="00000000">
            <w:pPr>
              <w:widowControl w:val="0"/>
              <w:rPr>
                <w:rFonts w:ascii="Arial" w:hAnsi="Arial" w:cs="Arial"/>
                <w:sz w:val="18"/>
                <w:szCs w:val="18"/>
              </w:rPr>
            </w:pPr>
            <w:r>
              <w:rPr>
                <w:rFonts w:ascii="Arial" w:hAnsi="Arial" w:cs="Arial"/>
                <w:sz w:val="18"/>
                <w:szCs w:val="18"/>
              </w:rPr>
              <w:t xml:space="preserve">Parte alfanumérica del número interior  </w:t>
            </w:r>
          </w:p>
        </w:tc>
        <w:tc>
          <w:tcPr>
            <w:tcW w:w="216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74175BE"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4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54EEAF2"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F97EF20"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2D6B37BE" w14:textId="77777777">
        <w:tc>
          <w:tcPr>
            <w:tcW w:w="4373" w:type="dxa"/>
            <w:vMerge/>
            <w:tcBorders>
              <w:left w:val="double" w:sz="4" w:space="0" w:color="000000"/>
              <w:bottom w:val="double" w:sz="4" w:space="0" w:color="000000"/>
              <w:right w:val="double" w:sz="4" w:space="0" w:color="000000"/>
            </w:tcBorders>
          </w:tcPr>
          <w:p w14:paraId="7933855E" w14:textId="77777777" w:rsidR="000F585D" w:rsidRDefault="000F585D">
            <w:pPr>
              <w:widowControl w:val="0"/>
              <w:rPr>
                <w:rFonts w:ascii="Arial" w:hAnsi="Arial" w:cs="Arial"/>
                <w:sz w:val="18"/>
                <w:szCs w:val="18"/>
              </w:rPr>
            </w:pPr>
          </w:p>
        </w:tc>
        <w:tc>
          <w:tcPr>
            <w:tcW w:w="2161" w:type="dxa"/>
            <w:tcBorders>
              <w:top w:val="double" w:sz="4" w:space="0" w:color="000000"/>
              <w:left w:val="double" w:sz="4" w:space="0" w:color="000000"/>
              <w:bottom w:val="double" w:sz="4" w:space="0" w:color="000000"/>
              <w:right w:val="double" w:sz="4" w:space="0" w:color="000000"/>
            </w:tcBorders>
          </w:tcPr>
          <w:p w14:paraId="48904EC6" w14:textId="77777777" w:rsidR="000F585D" w:rsidRDefault="00000000">
            <w:pPr>
              <w:widowControl w:val="0"/>
              <w:jc w:val="center"/>
              <w:rPr>
                <w:rFonts w:ascii="Arial" w:hAnsi="Arial" w:cs="Arial"/>
                <w:sz w:val="18"/>
                <w:szCs w:val="18"/>
              </w:rPr>
            </w:pPr>
            <w:r>
              <w:rPr>
                <w:rFonts w:ascii="Arial" w:hAnsi="Arial" w:cs="Arial"/>
                <w:sz w:val="18"/>
                <w:szCs w:val="18"/>
              </w:rPr>
              <w:t>NUMINTALF</w:t>
            </w:r>
          </w:p>
        </w:tc>
        <w:tc>
          <w:tcPr>
            <w:tcW w:w="1147" w:type="dxa"/>
            <w:tcBorders>
              <w:top w:val="double" w:sz="4" w:space="0" w:color="000000"/>
              <w:left w:val="double" w:sz="4" w:space="0" w:color="000000"/>
              <w:bottom w:val="double" w:sz="4" w:space="0" w:color="000000"/>
              <w:right w:val="double" w:sz="4" w:space="0" w:color="000000"/>
            </w:tcBorders>
          </w:tcPr>
          <w:p w14:paraId="632AE3DC"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7F745844" w14:textId="77777777" w:rsidR="000F585D" w:rsidRDefault="00000000">
            <w:pPr>
              <w:widowControl w:val="0"/>
              <w:jc w:val="center"/>
              <w:rPr>
                <w:rFonts w:ascii="Arial" w:hAnsi="Arial" w:cs="Arial"/>
                <w:sz w:val="18"/>
                <w:szCs w:val="18"/>
              </w:rPr>
            </w:pPr>
            <w:r>
              <w:rPr>
                <w:rFonts w:ascii="Arial" w:hAnsi="Arial" w:cs="Arial"/>
                <w:sz w:val="18"/>
                <w:szCs w:val="18"/>
              </w:rPr>
              <w:t>35</w:t>
            </w:r>
          </w:p>
        </w:tc>
      </w:tr>
      <w:tr w:rsidR="000F585D" w14:paraId="73BBB940"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0546446D"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46F8EF71"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03BEBA2C"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30765CCB"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5706AA80"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35C7D248"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commentRangeStart w:id="26"/>
            <w:r>
              <w:rPr>
                <w:rFonts w:ascii="Arial" w:hAnsi="Arial" w:cs="Arial"/>
                <w:b/>
                <w:bCs/>
                <w:szCs w:val="18"/>
              </w:rPr>
              <w:t>SN</w:t>
            </w:r>
            <w:r>
              <w:rPr>
                <w:rFonts w:ascii="Arial" w:hAnsi="Arial" w:cs="Arial"/>
                <w:szCs w:val="18"/>
              </w:rPr>
              <w:t>- que significa Sin Número, en ausencia del dato numérico en el campo NUMINTNUM.</w:t>
            </w:r>
          </w:p>
          <w:p w14:paraId="4DDAEF91"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b/>
                <w:bCs/>
                <w:szCs w:val="18"/>
              </w:rPr>
              <w:t>Domicilio Conocido</w:t>
            </w:r>
            <w:commentRangeEnd w:id="26"/>
            <w:r>
              <w:commentReference w:id="26"/>
            </w:r>
            <w:r>
              <w:rPr>
                <w:rFonts w:ascii="Arial" w:hAnsi="Arial" w:cs="Arial"/>
                <w:szCs w:val="18"/>
              </w:rPr>
              <w:t xml:space="preserve">- cuando así lo refiera el informante </w:t>
            </w:r>
          </w:p>
          <w:p w14:paraId="63257E97"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b/>
                <w:bCs/>
                <w:szCs w:val="18"/>
              </w:rPr>
              <w:t>Nulo</w:t>
            </w:r>
            <w:r>
              <w:rPr>
                <w:rFonts w:ascii="Arial" w:hAnsi="Arial" w:cs="Arial"/>
                <w:szCs w:val="18"/>
              </w:rPr>
              <w:t xml:space="preserve">- sólo cuando se registre información en el campo NUMINTNUM y cuando se carezca de un valor </w:t>
            </w:r>
            <w:commentRangeStart w:id="27"/>
            <w:r>
              <w:rPr>
                <w:rFonts w:ascii="Arial" w:hAnsi="Arial" w:cs="Arial"/>
                <w:szCs w:val="18"/>
              </w:rPr>
              <w:t>alfanumérico</w:t>
            </w:r>
            <w:commentRangeEnd w:id="27"/>
            <w:r w:rsidR="00D0382D">
              <w:rPr>
                <w:rStyle w:val="Refdecomentario"/>
                <w:rFonts w:ascii="Times New Roman" w:hAnsi="Times New Roman" w:cs="Times New Roman"/>
                <w:color w:val="auto"/>
                <w:lang w:val="es-ES" w:eastAsia="es-ES"/>
              </w:rPr>
              <w:commentReference w:id="27"/>
            </w:r>
            <w:r>
              <w:rPr>
                <w:rFonts w:ascii="Arial" w:hAnsi="Arial" w:cs="Arial"/>
                <w:szCs w:val="18"/>
              </w:rPr>
              <w:t>.</w:t>
            </w:r>
          </w:p>
        </w:tc>
      </w:tr>
    </w:tbl>
    <w:p w14:paraId="47D2ADD7" w14:textId="77777777" w:rsidR="000F585D" w:rsidRDefault="000F585D">
      <w:pPr>
        <w:rPr>
          <w:rStyle w:val="tit2Car"/>
        </w:rPr>
      </w:pPr>
    </w:p>
    <w:p w14:paraId="7863DFA1" w14:textId="77777777" w:rsidR="000F585D" w:rsidRDefault="000F585D">
      <w:pPr>
        <w:rPr>
          <w:rStyle w:val="tit2Car"/>
        </w:rPr>
      </w:pPr>
    </w:p>
    <w:p w14:paraId="2A870B1E" w14:textId="77777777" w:rsidR="000F585D" w:rsidRDefault="000F585D">
      <w:pPr>
        <w:rPr>
          <w:rStyle w:val="tit2Car"/>
        </w:rPr>
      </w:pPr>
    </w:p>
    <w:tbl>
      <w:tblPr>
        <w:tblStyle w:val="Tablaconcuadrcula"/>
        <w:tblW w:w="5000" w:type="pct"/>
        <w:tblLayout w:type="fixed"/>
        <w:tblLook w:val="04A0" w:firstRow="1" w:lastRow="0" w:firstColumn="1" w:lastColumn="0" w:noHBand="0" w:noVBand="1"/>
      </w:tblPr>
      <w:tblGrid>
        <w:gridCol w:w="2021"/>
        <w:gridCol w:w="1547"/>
        <w:gridCol w:w="1318"/>
        <w:gridCol w:w="1550"/>
        <w:gridCol w:w="1187"/>
        <w:gridCol w:w="1189"/>
      </w:tblGrid>
      <w:tr w:rsidR="000F585D" w14:paraId="2A15DD71" w14:textId="77777777">
        <w:tc>
          <w:tcPr>
            <w:tcW w:w="4903"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9C2397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TIPO DE ASENTAMIENTO HUMANO</w:t>
            </w:r>
          </w:p>
        </w:tc>
        <w:tc>
          <w:tcPr>
            <w:tcW w:w="3939" w:type="dxa"/>
            <w:gridSpan w:val="3"/>
            <w:tcBorders>
              <w:top w:val="double" w:sz="4" w:space="0" w:color="000000"/>
              <w:left w:val="double" w:sz="4" w:space="0" w:color="000000"/>
              <w:right w:val="double" w:sz="4" w:space="0" w:color="000000"/>
            </w:tcBorders>
            <w:shd w:val="clear" w:color="auto" w:fill="D9D9D9" w:themeFill="background1" w:themeFillShade="D9"/>
          </w:tcPr>
          <w:p w14:paraId="4B237394"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EBD8DB8" w14:textId="77777777">
        <w:tc>
          <w:tcPr>
            <w:tcW w:w="4903" w:type="dxa"/>
            <w:gridSpan w:val="3"/>
            <w:vMerge w:val="restart"/>
            <w:tcBorders>
              <w:top w:val="double" w:sz="4" w:space="0" w:color="000000"/>
              <w:left w:val="double" w:sz="4" w:space="0" w:color="000000"/>
              <w:bottom w:val="double" w:sz="4" w:space="0" w:color="000000"/>
              <w:right w:val="double" w:sz="4" w:space="0" w:color="000000"/>
            </w:tcBorders>
          </w:tcPr>
          <w:p w14:paraId="23DD0860" w14:textId="77777777" w:rsidR="000F585D" w:rsidRDefault="00000000">
            <w:pPr>
              <w:widowControl w:val="0"/>
              <w:rPr>
                <w:rFonts w:ascii="Arial" w:hAnsi="Arial" w:cs="Arial"/>
                <w:sz w:val="18"/>
                <w:szCs w:val="18"/>
              </w:rPr>
            </w:pPr>
            <w:r>
              <w:rPr>
                <w:rFonts w:ascii="Arial" w:hAnsi="Arial" w:cs="Arial"/>
                <w:sz w:val="18"/>
                <w:szCs w:val="18"/>
              </w:rPr>
              <w:t>Término que define el tipo de asentamiento humano</w:t>
            </w:r>
          </w:p>
        </w:tc>
        <w:tc>
          <w:tcPr>
            <w:tcW w:w="155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19719EC"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9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CCA64C6"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9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B88EB75"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139A80F0" w14:textId="77777777">
        <w:tc>
          <w:tcPr>
            <w:tcW w:w="4903" w:type="dxa"/>
            <w:gridSpan w:val="3"/>
            <w:vMerge/>
            <w:tcBorders>
              <w:left w:val="double" w:sz="4" w:space="0" w:color="000000"/>
              <w:bottom w:val="double" w:sz="4" w:space="0" w:color="000000"/>
              <w:right w:val="double" w:sz="4" w:space="0" w:color="000000"/>
            </w:tcBorders>
          </w:tcPr>
          <w:p w14:paraId="68F297BE" w14:textId="77777777" w:rsidR="000F585D" w:rsidRDefault="000F585D">
            <w:pPr>
              <w:widowControl w:val="0"/>
              <w:rPr>
                <w:rFonts w:ascii="Arial" w:hAnsi="Arial" w:cs="Arial"/>
                <w:sz w:val="18"/>
                <w:szCs w:val="18"/>
              </w:rPr>
            </w:pPr>
          </w:p>
        </w:tc>
        <w:tc>
          <w:tcPr>
            <w:tcW w:w="1555" w:type="dxa"/>
            <w:tcBorders>
              <w:top w:val="double" w:sz="4" w:space="0" w:color="000000"/>
              <w:left w:val="double" w:sz="4" w:space="0" w:color="000000"/>
              <w:bottom w:val="double" w:sz="4" w:space="0" w:color="000000"/>
              <w:right w:val="double" w:sz="4" w:space="0" w:color="000000"/>
            </w:tcBorders>
          </w:tcPr>
          <w:p w14:paraId="3DB4544D" w14:textId="77777777" w:rsidR="000F585D" w:rsidRDefault="00000000">
            <w:pPr>
              <w:widowControl w:val="0"/>
              <w:jc w:val="center"/>
              <w:rPr>
                <w:rFonts w:ascii="Arial" w:hAnsi="Arial" w:cs="Arial"/>
                <w:sz w:val="18"/>
                <w:szCs w:val="18"/>
              </w:rPr>
            </w:pPr>
            <w:r>
              <w:rPr>
                <w:rFonts w:ascii="Arial" w:hAnsi="Arial" w:cs="Arial"/>
                <w:sz w:val="18"/>
                <w:szCs w:val="18"/>
              </w:rPr>
              <w:t>TIPOASEN</w:t>
            </w:r>
          </w:p>
        </w:tc>
        <w:tc>
          <w:tcPr>
            <w:tcW w:w="1191" w:type="dxa"/>
            <w:tcBorders>
              <w:top w:val="double" w:sz="4" w:space="0" w:color="000000"/>
              <w:left w:val="double" w:sz="4" w:space="0" w:color="000000"/>
              <w:bottom w:val="double" w:sz="4" w:space="0" w:color="000000"/>
              <w:right w:val="double" w:sz="4" w:space="0" w:color="000000"/>
            </w:tcBorders>
          </w:tcPr>
          <w:p w14:paraId="4A12E69D"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93" w:type="dxa"/>
            <w:tcBorders>
              <w:top w:val="double" w:sz="4" w:space="0" w:color="000000"/>
              <w:left w:val="double" w:sz="4" w:space="0" w:color="000000"/>
              <w:bottom w:val="double" w:sz="4" w:space="0" w:color="000000"/>
              <w:right w:val="double" w:sz="4" w:space="0" w:color="000000"/>
            </w:tcBorders>
          </w:tcPr>
          <w:p w14:paraId="5225EA4E" w14:textId="77777777" w:rsidR="000F585D" w:rsidRDefault="00000000">
            <w:pPr>
              <w:widowControl w:val="0"/>
              <w:jc w:val="center"/>
              <w:rPr>
                <w:shd w:val="clear" w:color="auto" w:fill="FFFF00"/>
              </w:rPr>
            </w:pPr>
            <w:commentRangeStart w:id="28"/>
            <w:r>
              <w:rPr>
                <w:rFonts w:ascii="Arial" w:hAnsi="Arial" w:cs="Arial"/>
                <w:sz w:val="18"/>
                <w:szCs w:val="18"/>
                <w:shd w:val="clear" w:color="auto" w:fill="FFFF00"/>
              </w:rPr>
              <w:t>33</w:t>
            </w:r>
            <w:commentRangeEnd w:id="28"/>
            <w:r>
              <w:commentReference w:id="28"/>
            </w:r>
          </w:p>
        </w:tc>
      </w:tr>
      <w:tr w:rsidR="000F585D" w14:paraId="2CFAC99C" w14:textId="77777777">
        <w:tc>
          <w:tcPr>
            <w:tcW w:w="8842" w:type="dxa"/>
            <w:gridSpan w:val="6"/>
            <w:tcBorders>
              <w:left w:val="double" w:sz="4" w:space="0" w:color="000000"/>
              <w:right w:val="double" w:sz="4" w:space="0" w:color="000000"/>
            </w:tcBorders>
            <w:shd w:val="clear" w:color="auto" w:fill="D9D9D9" w:themeFill="background1" w:themeFillShade="D9"/>
          </w:tcPr>
          <w:p w14:paraId="29513F6C"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10B93F0E" w14:textId="77777777">
        <w:tc>
          <w:tcPr>
            <w:tcW w:w="2029" w:type="dxa"/>
            <w:tcBorders>
              <w:top w:val="double" w:sz="4" w:space="0" w:color="000000"/>
              <w:left w:val="double" w:sz="4" w:space="0" w:color="000000"/>
            </w:tcBorders>
          </w:tcPr>
          <w:p w14:paraId="2C152211" w14:textId="77777777" w:rsidR="000F585D" w:rsidRDefault="00000000">
            <w:pPr>
              <w:widowControl w:val="0"/>
              <w:rPr>
                <w:rFonts w:ascii="Arial" w:hAnsi="Arial" w:cs="Arial"/>
                <w:sz w:val="18"/>
                <w:szCs w:val="18"/>
              </w:rPr>
            </w:pPr>
            <w:r>
              <w:rPr>
                <w:rFonts w:ascii="Arial" w:hAnsi="Arial" w:cs="Arial"/>
                <w:sz w:val="18"/>
                <w:szCs w:val="18"/>
              </w:rPr>
              <w:t>Aeropuerto</w:t>
            </w:r>
          </w:p>
        </w:tc>
        <w:tc>
          <w:tcPr>
            <w:tcW w:w="1552" w:type="dxa"/>
            <w:tcBorders>
              <w:top w:val="double" w:sz="4" w:space="0" w:color="000000"/>
            </w:tcBorders>
          </w:tcPr>
          <w:p w14:paraId="41C8A916" w14:textId="77777777" w:rsidR="000F585D" w:rsidRDefault="00000000">
            <w:pPr>
              <w:widowControl w:val="0"/>
              <w:rPr>
                <w:rFonts w:ascii="Arial" w:hAnsi="Arial" w:cs="Arial"/>
                <w:sz w:val="18"/>
                <w:szCs w:val="18"/>
              </w:rPr>
            </w:pPr>
            <w:r>
              <w:rPr>
                <w:rFonts w:ascii="Arial" w:hAnsi="Arial" w:cs="Arial"/>
                <w:sz w:val="18"/>
                <w:szCs w:val="18"/>
              </w:rPr>
              <w:t>Ejido</w:t>
            </w:r>
          </w:p>
        </w:tc>
        <w:tc>
          <w:tcPr>
            <w:tcW w:w="1322" w:type="dxa"/>
            <w:tcBorders>
              <w:top w:val="double" w:sz="4" w:space="0" w:color="000000"/>
            </w:tcBorders>
          </w:tcPr>
          <w:p w14:paraId="4A0B92B3" w14:textId="77777777" w:rsidR="000F585D" w:rsidRDefault="00000000">
            <w:pPr>
              <w:widowControl w:val="0"/>
              <w:rPr>
                <w:rFonts w:ascii="Arial" w:hAnsi="Arial" w:cs="Arial"/>
                <w:sz w:val="18"/>
                <w:szCs w:val="18"/>
              </w:rPr>
            </w:pPr>
            <w:r>
              <w:rPr>
                <w:rFonts w:ascii="Arial" w:hAnsi="Arial" w:cs="Arial"/>
                <w:sz w:val="18"/>
                <w:szCs w:val="18"/>
              </w:rPr>
              <w:t xml:space="preserve">Manzana </w:t>
            </w:r>
          </w:p>
        </w:tc>
        <w:tc>
          <w:tcPr>
            <w:tcW w:w="1555" w:type="dxa"/>
            <w:tcBorders>
              <w:top w:val="double" w:sz="4" w:space="0" w:color="000000"/>
            </w:tcBorders>
          </w:tcPr>
          <w:p w14:paraId="3907B179" w14:textId="77777777" w:rsidR="000F585D" w:rsidRDefault="00000000">
            <w:pPr>
              <w:widowControl w:val="0"/>
              <w:rPr>
                <w:rFonts w:ascii="Arial" w:hAnsi="Arial" w:cs="Arial"/>
                <w:sz w:val="18"/>
                <w:szCs w:val="18"/>
              </w:rPr>
            </w:pPr>
            <w:r>
              <w:rPr>
                <w:rFonts w:ascii="Arial" w:hAnsi="Arial" w:cs="Arial"/>
                <w:sz w:val="18"/>
                <w:szCs w:val="18"/>
              </w:rPr>
              <w:t>Región</w:t>
            </w:r>
          </w:p>
        </w:tc>
        <w:tc>
          <w:tcPr>
            <w:tcW w:w="2384" w:type="dxa"/>
            <w:gridSpan w:val="2"/>
            <w:tcBorders>
              <w:top w:val="double" w:sz="4" w:space="0" w:color="000000"/>
              <w:right w:val="double" w:sz="4" w:space="0" w:color="000000"/>
            </w:tcBorders>
          </w:tcPr>
          <w:p w14:paraId="77303DA1" w14:textId="77777777" w:rsidR="000F585D" w:rsidRDefault="00000000">
            <w:pPr>
              <w:widowControl w:val="0"/>
              <w:rPr>
                <w:rFonts w:ascii="Arial" w:hAnsi="Arial" w:cs="Arial"/>
                <w:sz w:val="18"/>
                <w:szCs w:val="18"/>
              </w:rPr>
            </w:pPr>
            <w:r>
              <w:rPr>
                <w:rFonts w:ascii="Arial" w:hAnsi="Arial" w:cs="Arial"/>
                <w:sz w:val="18"/>
                <w:szCs w:val="18"/>
              </w:rPr>
              <w:t>Unidad Habitacional</w:t>
            </w:r>
          </w:p>
        </w:tc>
      </w:tr>
      <w:tr w:rsidR="000F585D" w14:paraId="31A3B781" w14:textId="77777777">
        <w:tc>
          <w:tcPr>
            <w:tcW w:w="2029" w:type="dxa"/>
            <w:tcBorders>
              <w:left w:val="double" w:sz="4" w:space="0" w:color="000000"/>
            </w:tcBorders>
          </w:tcPr>
          <w:p w14:paraId="2DB4AF6A" w14:textId="77777777" w:rsidR="000F585D" w:rsidRDefault="00000000">
            <w:pPr>
              <w:widowControl w:val="0"/>
              <w:rPr>
                <w:rFonts w:ascii="Arial" w:hAnsi="Arial" w:cs="Arial"/>
                <w:sz w:val="18"/>
                <w:szCs w:val="18"/>
              </w:rPr>
            </w:pPr>
            <w:r>
              <w:rPr>
                <w:rFonts w:ascii="Arial" w:hAnsi="Arial" w:cs="Arial"/>
                <w:sz w:val="18"/>
                <w:szCs w:val="18"/>
              </w:rPr>
              <w:t>Ampliación de asentamiento humano</w:t>
            </w:r>
          </w:p>
        </w:tc>
        <w:tc>
          <w:tcPr>
            <w:tcW w:w="1552" w:type="dxa"/>
          </w:tcPr>
          <w:p w14:paraId="07BA393F" w14:textId="77777777" w:rsidR="000F585D" w:rsidRDefault="00000000">
            <w:pPr>
              <w:widowControl w:val="0"/>
              <w:rPr>
                <w:rFonts w:ascii="Arial" w:hAnsi="Arial" w:cs="Arial"/>
                <w:sz w:val="18"/>
                <w:szCs w:val="18"/>
              </w:rPr>
            </w:pPr>
            <w:proofErr w:type="spellStart"/>
            <w:r>
              <w:rPr>
                <w:rFonts w:ascii="Arial" w:hAnsi="Arial" w:cs="Arial"/>
                <w:sz w:val="18"/>
                <w:szCs w:val="18"/>
              </w:rPr>
              <w:t>Exhacienda</w:t>
            </w:r>
            <w:proofErr w:type="spellEnd"/>
          </w:p>
        </w:tc>
        <w:tc>
          <w:tcPr>
            <w:tcW w:w="1322" w:type="dxa"/>
          </w:tcPr>
          <w:p w14:paraId="0E32E129" w14:textId="77777777" w:rsidR="000F585D" w:rsidRDefault="00000000">
            <w:pPr>
              <w:widowControl w:val="0"/>
              <w:rPr>
                <w:rFonts w:ascii="Arial" w:hAnsi="Arial" w:cs="Arial"/>
                <w:sz w:val="18"/>
                <w:szCs w:val="18"/>
              </w:rPr>
            </w:pPr>
            <w:r>
              <w:rPr>
                <w:rFonts w:ascii="Arial" w:hAnsi="Arial" w:cs="Arial"/>
                <w:sz w:val="18"/>
                <w:szCs w:val="18"/>
              </w:rPr>
              <w:t>Paraje</w:t>
            </w:r>
          </w:p>
        </w:tc>
        <w:tc>
          <w:tcPr>
            <w:tcW w:w="1555" w:type="dxa"/>
          </w:tcPr>
          <w:p w14:paraId="50F48902" w14:textId="77777777" w:rsidR="000F585D" w:rsidRDefault="00000000">
            <w:pPr>
              <w:widowControl w:val="0"/>
              <w:rPr>
                <w:rFonts w:ascii="Arial" w:hAnsi="Arial" w:cs="Arial"/>
                <w:sz w:val="18"/>
                <w:szCs w:val="18"/>
              </w:rPr>
            </w:pPr>
            <w:r>
              <w:rPr>
                <w:rFonts w:ascii="Arial" w:hAnsi="Arial" w:cs="Arial"/>
                <w:sz w:val="18"/>
                <w:szCs w:val="18"/>
              </w:rPr>
              <w:t>Residencial</w:t>
            </w:r>
          </w:p>
        </w:tc>
        <w:tc>
          <w:tcPr>
            <w:tcW w:w="2384" w:type="dxa"/>
            <w:gridSpan w:val="2"/>
            <w:tcBorders>
              <w:right w:val="double" w:sz="4" w:space="0" w:color="000000"/>
            </w:tcBorders>
          </w:tcPr>
          <w:p w14:paraId="5038E486" w14:textId="77777777" w:rsidR="000F585D" w:rsidRDefault="00000000">
            <w:pPr>
              <w:widowControl w:val="0"/>
              <w:rPr>
                <w:rFonts w:ascii="Arial" w:hAnsi="Arial" w:cs="Arial"/>
                <w:sz w:val="18"/>
                <w:szCs w:val="18"/>
              </w:rPr>
            </w:pPr>
            <w:r>
              <w:rPr>
                <w:rFonts w:ascii="Arial" w:hAnsi="Arial" w:cs="Arial"/>
                <w:sz w:val="18"/>
                <w:szCs w:val="18"/>
              </w:rPr>
              <w:t>Villa</w:t>
            </w:r>
          </w:p>
        </w:tc>
      </w:tr>
      <w:tr w:rsidR="000F585D" w14:paraId="77A460EE" w14:textId="77777777">
        <w:tc>
          <w:tcPr>
            <w:tcW w:w="2029" w:type="dxa"/>
            <w:tcBorders>
              <w:left w:val="double" w:sz="4" w:space="0" w:color="000000"/>
            </w:tcBorders>
          </w:tcPr>
          <w:p w14:paraId="70C3ACFF" w14:textId="77777777" w:rsidR="000F585D" w:rsidRDefault="00000000">
            <w:pPr>
              <w:widowControl w:val="0"/>
              <w:rPr>
                <w:rFonts w:ascii="Arial" w:hAnsi="Arial" w:cs="Arial"/>
                <w:sz w:val="18"/>
                <w:szCs w:val="18"/>
              </w:rPr>
            </w:pPr>
            <w:r>
              <w:rPr>
                <w:rFonts w:ascii="Arial" w:hAnsi="Arial" w:cs="Arial"/>
                <w:sz w:val="18"/>
                <w:szCs w:val="18"/>
              </w:rPr>
              <w:t>Barrio</w:t>
            </w:r>
          </w:p>
        </w:tc>
        <w:tc>
          <w:tcPr>
            <w:tcW w:w="1552" w:type="dxa"/>
          </w:tcPr>
          <w:p w14:paraId="1DD0AA60" w14:textId="77777777" w:rsidR="000F585D" w:rsidRDefault="00000000">
            <w:pPr>
              <w:widowControl w:val="0"/>
              <w:rPr>
                <w:rFonts w:ascii="Arial" w:hAnsi="Arial" w:cs="Arial"/>
                <w:sz w:val="18"/>
                <w:szCs w:val="18"/>
              </w:rPr>
            </w:pPr>
            <w:r>
              <w:rPr>
                <w:rFonts w:ascii="Arial" w:hAnsi="Arial" w:cs="Arial"/>
                <w:sz w:val="18"/>
                <w:szCs w:val="18"/>
              </w:rPr>
              <w:t>Fracción</w:t>
            </w:r>
          </w:p>
        </w:tc>
        <w:tc>
          <w:tcPr>
            <w:tcW w:w="1322" w:type="dxa"/>
          </w:tcPr>
          <w:p w14:paraId="6924E28A" w14:textId="77777777" w:rsidR="000F585D" w:rsidRDefault="00000000">
            <w:pPr>
              <w:widowControl w:val="0"/>
              <w:rPr>
                <w:rFonts w:ascii="Arial" w:hAnsi="Arial" w:cs="Arial"/>
                <w:sz w:val="18"/>
                <w:szCs w:val="18"/>
              </w:rPr>
            </w:pPr>
            <w:r>
              <w:rPr>
                <w:rFonts w:ascii="Arial" w:hAnsi="Arial" w:cs="Arial"/>
                <w:sz w:val="18"/>
                <w:szCs w:val="18"/>
              </w:rPr>
              <w:t>Privada de asentamiento humano</w:t>
            </w:r>
          </w:p>
        </w:tc>
        <w:tc>
          <w:tcPr>
            <w:tcW w:w="1555" w:type="dxa"/>
          </w:tcPr>
          <w:p w14:paraId="4713B4C7" w14:textId="77777777" w:rsidR="000F585D" w:rsidRDefault="00000000">
            <w:pPr>
              <w:widowControl w:val="0"/>
              <w:rPr>
                <w:rFonts w:ascii="Arial" w:hAnsi="Arial" w:cs="Arial"/>
                <w:sz w:val="18"/>
                <w:szCs w:val="18"/>
              </w:rPr>
            </w:pPr>
            <w:r>
              <w:rPr>
                <w:rFonts w:ascii="Arial" w:hAnsi="Arial" w:cs="Arial"/>
                <w:sz w:val="18"/>
                <w:szCs w:val="18"/>
              </w:rPr>
              <w:t>Rinconada</w:t>
            </w:r>
          </w:p>
        </w:tc>
        <w:tc>
          <w:tcPr>
            <w:tcW w:w="2384" w:type="dxa"/>
            <w:gridSpan w:val="2"/>
            <w:tcBorders>
              <w:right w:val="double" w:sz="4" w:space="0" w:color="000000"/>
            </w:tcBorders>
          </w:tcPr>
          <w:p w14:paraId="5A0B1EAB" w14:textId="77777777" w:rsidR="000F585D" w:rsidRDefault="00000000">
            <w:pPr>
              <w:widowControl w:val="0"/>
              <w:rPr>
                <w:rFonts w:ascii="Arial" w:hAnsi="Arial" w:cs="Arial"/>
                <w:sz w:val="18"/>
                <w:szCs w:val="18"/>
              </w:rPr>
            </w:pPr>
            <w:r>
              <w:rPr>
                <w:rFonts w:ascii="Arial" w:hAnsi="Arial" w:cs="Arial"/>
                <w:sz w:val="18"/>
                <w:szCs w:val="18"/>
              </w:rPr>
              <w:t>Zona Federal</w:t>
            </w:r>
          </w:p>
        </w:tc>
      </w:tr>
      <w:tr w:rsidR="000F585D" w14:paraId="15A130DA" w14:textId="77777777">
        <w:tc>
          <w:tcPr>
            <w:tcW w:w="2029" w:type="dxa"/>
            <w:tcBorders>
              <w:left w:val="double" w:sz="4" w:space="0" w:color="000000"/>
            </w:tcBorders>
          </w:tcPr>
          <w:p w14:paraId="7827905B" w14:textId="77777777" w:rsidR="000F585D" w:rsidRDefault="00000000">
            <w:pPr>
              <w:widowControl w:val="0"/>
              <w:rPr>
                <w:rFonts w:ascii="Arial" w:hAnsi="Arial" w:cs="Arial"/>
                <w:sz w:val="18"/>
                <w:szCs w:val="18"/>
              </w:rPr>
            </w:pPr>
            <w:r>
              <w:rPr>
                <w:rFonts w:ascii="Arial" w:hAnsi="Arial" w:cs="Arial"/>
                <w:sz w:val="18"/>
                <w:szCs w:val="18"/>
              </w:rPr>
              <w:t>Colonia</w:t>
            </w:r>
          </w:p>
        </w:tc>
        <w:tc>
          <w:tcPr>
            <w:tcW w:w="1552" w:type="dxa"/>
          </w:tcPr>
          <w:p w14:paraId="20D9E3AE" w14:textId="77777777" w:rsidR="000F585D" w:rsidRDefault="00000000">
            <w:pPr>
              <w:widowControl w:val="0"/>
              <w:rPr>
                <w:rFonts w:ascii="Arial" w:hAnsi="Arial" w:cs="Arial"/>
                <w:sz w:val="18"/>
                <w:szCs w:val="18"/>
              </w:rPr>
            </w:pPr>
            <w:r>
              <w:rPr>
                <w:rFonts w:ascii="Arial" w:hAnsi="Arial" w:cs="Arial"/>
                <w:sz w:val="18"/>
                <w:szCs w:val="18"/>
              </w:rPr>
              <w:t xml:space="preserve">Fraccionamiento </w:t>
            </w:r>
          </w:p>
        </w:tc>
        <w:tc>
          <w:tcPr>
            <w:tcW w:w="1322" w:type="dxa"/>
          </w:tcPr>
          <w:p w14:paraId="62003DFC" w14:textId="77777777" w:rsidR="000F585D" w:rsidRDefault="00000000">
            <w:pPr>
              <w:widowControl w:val="0"/>
              <w:rPr>
                <w:rFonts w:ascii="Arial" w:hAnsi="Arial" w:cs="Arial"/>
                <w:sz w:val="18"/>
                <w:szCs w:val="18"/>
              </w:rPr>
            </w:pPr>
            <w:r>
              <w:rPr>
                <w:rFonts w:ascii="Arial" w:hAnsi="Arial" w:cs="Arial"/>
                <w:sz w:val="18"/>
                <w:szCs w:val="18"/>
              </w:rPr>
              <w:t>Pueblo</w:t>
            </w:r>
          </w:p>
        </w:tc>
        <w:tc>
          <w:tcPr>
            <w:tcW w:w="1555" w:type="dxa"/>
          </w:tcPr>
          <w:p w14:paraId="3E56DA18" w14:textId="77777777" w:rsidR="000F585D" w:rsidRDefault="00000000">
            <w:pPr>
              <w:widowControl w:val="0"/>
              <w:rPr>
                <w:rFonts w:ascii="Arial" w:hAnsi="Arial" w:cs="Arial"/>
                <w:sz w:val="18"/>
                <w:szCs w:val="18"/>
              </w:rPr>
            </w:pPr>
            <w:r>
              <w:rPr>
                <w:rFonts w:ascii="Arial" w:hAnsi="Arial" w:cs="Arial"/>
                <w:sz w:val="18"/>
                <w:szCs w:val="18"/>
              </w:rPr>
              <w:t xml:space="preserve">Sección </w:t>
            </w:r>
          </w:p>
        </w:tc>
        <w:tc>
          <w:tcPr>
            <w:tcW w:w="2384" w:type="dxa"/>
            <w:gridSpan w:val="2"/>
            <w:tcBorders>
              <w:right w:val="double" w:sz="4" w:space="0" w:color="000000"/>
            </w:tcBorders>
          </w:tcPr>
          <w:p w14:paraId="24F993A0" w14:textId="77777777" w:rsidR="000F585D" w:rsidRDefault="00000000">
            <w:pPr>
              <w:widowControl w:val="0"/>
              <w:rPr>
                <w:rFonts w:ascii="Arial" w:hAnsi="Arial" w:cs="Arial"/>
                <w:sz w:val="18"/>
                <w:szCs w:val="18"/>
              </w:rPr>
            </w:pPr>
            <w:r>
              <w:rPr>
                <w:rFonts w:ascii="Arial" w:hAnsi="Arial" w:cs="Arial"/>
                <w:sz w:val="18"/>
                <w:szCs w:val="18"/>
              </w:rPr>
              <w:t>Zona Industrial</w:t>
            </w:r>
          </w:p>
        </w:tc>
      </w:tr>
      <w:tr w:rsidR="000F585D" w14:paraId="56DC2584" w14:textId="77777777">
        <w:tc>
          <w:tcPr>
            <w:tcW w:w="2029" w:type="dxa"/>
            <w:tcBorders>
              <w:left w:val="double" w:sz="4" w:space="0" w:color="000000"/>
            </w:tcBorders>
          </w:tcPr>
          <w:p w14:paraId="63DBD8DC" w14:textId="77777777" w:rsidR="000F585D" w:rsidRDefault="00000000">
            <w:pPr>
              <w:widowControl w:val="0"/>
              <w:rPr>
                <w:rFonts w:ascii="Arial" w:hAnsi="Arial" w:cs="Arial"/>
                <w:sz w:val="18"/>
                <w:szCs w:val="18"/>
              </w:rPr>
            </w:pPr>
            <w:r>
              <w:rPr>
                <w:rFonts w:ascii="Arial" w:hAnsi="Arial" w:cs="Arial"/>
                <w:sz w:val="18"/>
                <w:szCs w:val="18"/>
              </w:rPr>
              <w:t>Condominio</w:t>
            </w:r>
          </w:p>
        </w:tc>
        <w:tc>
          <w:tcPr>
            <w:tcW w:w="1552" w:type="dxa"/>
          </w:tcPr>
          <w:p w14:paraId="041B5C92" w14:textId="77777777" w:rsidR="000F585D" w:rsidRDefault="00000000">
            <w:pPr>
              <w:widowControl w:val="0"/>
              <w:rPr>
                <w:rFonts w:ascii="Arial" w:hAnsi="Arial" w:cs="Arial"/>
                <w:sz w:val="18"/>
                <w:szCs w:val="18"/>
              </w:rPr>
            </w:pPr>
            <w:r>
              <w:rPr>
                <w:rFonts w:ascii="Arial" w:hAnsi="Arial" w:cs="Arial"/>
                <w:sz w:val="18"/>
                <w:szCs w:val="18"/>
              </w:rPr>
              <w:t>Granja</w:t>
            </w:r>
          </w:p>
        </w:tc>
        <w:tc>
          <w:tcPr>
            <w:tcW w:w="1322" w:type="dxa"/>
          </w:tcPr>
          <w:p w14:paraId="28BB0F0D" w14:textId="77777777" w:rsidR="000F585D" w:rsidRDefault="00000000">
            <w:pPr>
              <w:widowControl w:val="0"/>
              <w:rPr>
                <w:rFonts w:ascii="Arial" w:hAnsi="Arial" w:cs="Arial"/>
                <w:sz w:val="18"/>
                <w:szCs w:val="18"/>
              </w:rPr>
            </w:pPr>
            <w:r>
              <w:rPr>
                <w:rFonts w:ascii="Arial" w:hAnsi="Arial" w:cs="Arial"/>
                <w:sz w:val="18"/>
                <w:szCs w:val="18"/>
              </w:rPr>
              <w:t>Puerto</w:t>
            </w:r>
          </w:p>
        </w:tc>
        <w:tc>
          <w:tcPr>
            <w:tcW w:w="1555" w:type="dxa"/>
          </w:tcPr>
          <w:p w14:paraId="2B3D408A" w14:textId="77777777" w:rsidR="000F585D" w:rsidRDefault="00000000">
            <w:pPr>
              <w:widowControl w:val="0"/>
              <w:rPr>
                <w:rFonts w:ascii="Arial" w:hAnsi="Arial" w:cs="Arial"/>
                <w:sz w:val="18"/>
                <w:szCs w:val="18"/>
              </w:rPr>
            </w:pPr>
            <w:r>
              <w:rPr>
                <w:rFonts w:ascii="Arial" w:hAnsi="Arial" w:cs="Arial"/>
                <w:sz w:val="18"/>
                <w:szCs w:val="18"/>
              </w:rPr>
              <w:t>Sector</w:t>
            </w:r>
          </w:p>
        </w:tc>
        <w:tc>
          <w:tcPr>
            <w:tcW w:w="2384" w:type="dxa"/>
            <w:gridSpan w:val="2"/>
            <w:tcBorders>
              <w:right w:val="double" w:sz="4" w:space="0" w:color="000000"/>
            </w:tcBorders>
          </w:tcPr>
          <w:p w14:paraId="67E1A74D" w14:textId="77777777" w:rsidR="000F585D" w:rsidRDefault="00000000">
            <w:pPr>
              <w:widowControl w:val="0"/>
              <w:rPr>
                <w:rFonts w:ascii="Arial" w:hAnsi="Arial" w:cs="Arial"/>
                <w:sz w:val="18"/>
                <w:szCs w:val="18"/>
              </w:rPr>
            </w:pPr>
            <w:r>
              <w:rPr>
                <w:rFonts w:ascii="Arial" w:hAnsi="Arial" w:cs="Arial"/>
                <w:sz w:val="18"/>
                <w:szCs w:val="18"/>
              </w:rPr>
              <w:t>Zona Militar</w:t>
            </w:r>
          </w:p>
        </w:tc>
      </w:tr>
      <w:tr w:rsidR="000F585D" w14:paraId="12F8E95D" w14:textId="77777777">
        <w:tc>
          <w:tcPr>
            <w:tcW w:w="2029" w:type="dxa"/>
            <w:tcBorders>
              <w:left w:val="double" w:sz="4" w:space="0" w:color="000000"/>
            </w:tcBorders>
          </w:tcPr>
          <w:p w14:paraId="56980C0C" w14:textId="77777777" w:rsidR="000F585D" w:rsidRDefault="00000000">
            <w:pPr>
              <w:widowControl w:val="0"/>
              <w:rPr>
                <w:rFonts w:ascii="Arial" w:hAnsi="Arial" w:cs="Arial"/>
                <w:sz w:val="18"/>
                <w:szCs w:val="18"/>
              </w:rPr>
            </w:pPr>
            <w:r>
              <w:rPr>
                <w:rFonts w:ascii="Arial" w:hAnsi="Arial" w:cs="Arial"/>
                <w:sz w:val="18"/>
                <w:szCs w:val="18"/>
              </w:rPr>
              <w:t>Conjunto Habitacional</w:t>
            </w:r>
          </w:p>
        </w:tc>
        <w:tc>
          <w:tcPr>
            <w:tcW w:w="1552" w:type="dxa"/>
          </w:tcPr>
          <w:p w14:paraId="2213130F" w14:textId="77777777" w:rsidR="000F585D" w:rsidRDefault="00000000">
            <w:pPr>
              <w:widowControl w:val="0"/>
              <w:rPr>
                <w:rFonts w:ascii="Arial" w:hAnsi="Arial" w:cs="Arial"/>
                <w:sz w:val="18"/>
                <w:szCs w:val="18"/>
              </w:rPr>
            </w:pPr>
            <w:r>
              <w:rPr>
                <w:rFonts w:ascii="Arial" w:hAnsi="Arial" w:cs="Arial"/>
                <w:sz w:val="18"/>
                <w:szCs w:val="18"/>
              </w:rPr>
              <w:t xml:space="preserve">Hacienda </w:t>
            </w:r>
          </w:p>
        </w:tc>
        <w:tc>
          <w:tcPr>
            <w:tcW w:w="1322" w:type="dxa"/>
          </w:tcPr>
          <w:p w14:paraId="50CEF31A" w14:textId="77777777" w:rsidR="000F585D" w:rsidRDefault="00000000">
            <w:pPr>
              <w:widowControl w:val="0"/>
              <w:rPr>
                <w:rFonts w:ascii="Arial" w:hAnsi="Arial" w:cs="Arial"/>
                <w:sz w:val="18"/>
                <w:szCs w:val="18"/>
              </w:rPr>
            </w:pPr>
            <w:r>
              <w:rPr>
                <w:rFonts w:ascii="Arial" w:hAnsi="Arial" w:cs="Arial"/>
                <w:sz w:val="18"/>
                <w:szCs w:val="18"/>
              </w:rPr>
              <w:t>Ranchería</w:t>
            </w:r>
          </w:p>
        </w:tc>
        <w:tc>
          <w:tcPr>
            <w:tcW w:w="1555" w:type="dxa"/>
          </w:tcPr>
          <w:p w14:paraId="2E50FF51" w14:textId="77777777" w:rsidR="000F585D" w:rsidRDefault="00000000">
            <w:pPr>
              <w:widowControl w:val="0"/>
              <w:rPr>
                <w:rFonts w:ascii="Arial" w:hAnsi="Arial" w:cs="Arial"/>
                <w:sz w:val="18"/>
                <w:szCs w:val="18"/>
              </w:rPr>
            </w:pPr>
            <w:r>
              <w:rPr>
                <w:rFonts w:ascii="Arial" w:hAnsi="Arial" w:cs="Arial"/>
                <w:sz w:val="18"/>
                <w:szCs w:val="18"/>
              </w:rPr>
              <w:t>Supermanzana</w:t>
            </w:r>
          </w:p>
        </w:tc>
        <w:tc>
          <w:tcPr>
            <w:tcW w:w="2384" w:type="dxa"/>
            <w:gridSpan w:val="2"/>
            <w:tcBorders>
              <w:right w:val="double" w:sz="4" w:space="0" w:color="000000"/>
            </w:tcBorders>
          </w:tcPr>
          <w:p w14:paraId="745F9C37" w14:textId="77777777" w:rsidR="000F585D" w:rsidRDefault="000F585D">
            <w:pPr>
              <w:widowControl w:val="0"/>
              <w:rPr>
                <w:rFonts w:ascii="Arial" w:hAnsi="Arial" w:cs="Arial"/>
                <w:sz w:val="18"/>
                <w:szCs w:val="18"/>
              </w:rPr>
            </w:pPr>
          </w:p>
        </w:tc>
      </w:tr>
      <w:tr w:rsidR="000F585D" w14:paraId="1F87758B" w14:textId="77777777">
        <w:trPr>
          <w:trHeight w:val="376"/>
        </w:trPr>
        <w:tc>
          <w:tcPr>
            <w:tcW w:w="2029" w:type="dxa"/>
            <w:tcBorders>
              <w:left w:val="double" w:sz="4" w:space="0" w:color="000000"/>
              <w:bottom w:val="double" w:sz="4" w:space="0" w:color="000000"/>
            </w:tcBorders>
          </w:tcPr>
          <w:p w14:paraId="721D402A" w14:textId="77777777" w:rsidR="000F585D" w:rsidRDefault="00000000">
            <w:pPr>
              <w:widowControl w:val="0"/>
              <w:rPr>
                <w:rFonts w:ascii="Arial" w:hAnsi="Arial" w:cs="Arial"/>
                <w:sz w:val="18"/>
                <w:szCs w:val="18"/>
              </w:rPr>
            </w:pPr>
            <w:r>
              <w:rPr>
                <w:rFonts w:ascii="Arial" w:hAnsi="Arial" w:cs="Arial"/>
                <w:sz w:val="18"/>
                <w:szCs w:val="18"/>
              </w:rPr>
              <w:t>Coto</w:t>
            </w:r>
          </w:p>
        </w:tc>
        <w:tc>
          <w:tcPr>
            <w:tcW w:w="1552" w:type="dxa"/>
            <w:tcBorders>
              <w:bottom w:val="double" w:sz="4" w:space="0" w:color="000000"/>
            </w:tcBorders>
          </w:tcPr>
          <w:p w14:paraId="673391FA" w14:textId="77777777" w:rsidR="000F585D" w:rsidRDefault="00000000">
            <w:pPr>
              <w:widowControl w:val="0"/>
              <w:rPr>
                <w:rFonts w:ascii="Arial" w:hAnsi="Arial" w:cs="Arial"/>
                <w:sz w:val="18"/>
                <w:szCs w:val="18"/>
              </w:rPr>
            </w:pPr>
            <w:r>
              <w:rPr>
                <w:rFonts w:ascii="Arial" w:hAnsi="Arial" w:cs="Arial"/>
                <w:sz w:val="18"/>
                <w:szCs w:val="18"/>
              </w:rPr>
              <w:t xml:space="preserve">Ingenio </w:t>
            </w:r>
          </w:p>
        </w:tc>
        <w:tc>
          <w:tcPr>
            <w:tcW w:w="1322" w:type="dxa"/>
            <w:tcBorders>
              <w:bottom w:val="double" w:sz="4" w:space="0" w:color="000000"/>
            </w:tcBorders>
          </w:tcPr>
          <w:p w14:paraId="40741470" w14:textId="77777777" w:rsidR="000F585D" w:rsidRDefault="00000000">
            <w:pPr>
              <w:widowControl w:val="0"/>
              <w:rPr>
                <w:rFonts w:ascii="Arial" w:hAnsi="Arial" w:cs="Arial"/>
                <w:sz w:val="18"/>
                <w:szCs w:val="18"/>
              </w:rPr>
            </w:pPr>
            <w:r>
              <w:rPr>
                <w:rFonts w:ascii="Arial" w:hAnsi="Arial" w:cs="Arial"/>
                <w:sz w:val="18"/>
                <w:szCs w:val="18"/>
              </w:rPr>
              <w:t>Rancho</w:t>
            </w:r>
          </w:p>
        </w:tc>
        <w:tc>
          <w:tcPr>
            <w:tcW w:w="1555" w:type="dxa"/>
            <w:tcBorders>
              <w:bottom w:val="double" w:sz="4" w:space="0" w:color="000000"/>
            </w:tcBorders>
          </w:tcPr>
          <w:p w14:paraId="4040E6C0" w14:textId="77777777" w:rsidR="000F585D" w:rsidRDefault="00000000">
            <w:pPr>
              <w:widowControl w:val="0"/>
              <w:rPr>
                <w:rFonts w:ascii="Arial" w:hAnsi="Arial" w:cs="Arial"/>
                <w:sz w:val="18"/>
                <w:szCs w:val="18"/>
              </w:rPr>
            </w:pPr>
            <w:r>
              <w:rPr>
                <w:rFonts w:ascii="Arial" w:hAnsi="Arial" w:cs="Arial"/>
                <w:sz w:val="18"/>
                <w:szCs w:val="18"/>
              </w:rPr>
              <w:t>Unidad</w:t>
            </w:r>
          </w:p>
        </w:tc>
        <w:tc>
          <w:tcPr>
            <w:tcW w:w="2384" w:type="dxa"/>
            <w:gridSpan w:val="2"/>
            <w:tcBorders>
              <w:bottom w:val="double" w:sz="4" w:space="0" w:color="000000"/>
              <w:right w:val="double" w:sz="4" w:space="0" w:color="000000"/>
            </w:tcBorders>
          </w:tcPr>
          <w:p w14:paraId="14E13A54" w14:textId="77777777" w:rsidR="000F585D" w:rsidRDefault="000F585D">
            <w:pPr>
              <w:widowControl w:val="0"/>
              <w:rPr>
                <w:rFonts w:ascii="Arial" w:hAnsi="Arial" w:cs="Arial"/>
                <w:sz w:val="18"/>
                <w:szCs w:val="18"/>
              </w:rPr>
            </w:pPr>
          </w:p>
        </w:tc>
      </w:tr>
      <w:tr w:rsidR="000F585D" w14:paraId="52B14CB4" w14:textId="77777777">
        <w:trPr>
          <w:trHeight w:val="710"/>
        </w:trPr>
        <w:tc>
          <w:tcPr>
            <w:tcW w:w="8842" w:type="dxa"/>
            <w:gridSpan w:val="6"/>
            <w:tcBorders>
              <w:left w:val="double" w:sz="4" w:space="0" w:color="000000"/>
              <w:right w:val="double" w:sz="4" w:space="0" w:color="000000"/>
            </w:tcBorders>
          </w:tcPr>
          <w:p w14:paraId="2AB524D9"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2535A06" w14:textId="77777777" w:rsidR="000F585D" w:rsidRDefault="00000000">
            <w:pPr>
              <w:pStyle w:val="Prrafodelista"/>
              <w:widowControl w:val="0"/>
              <w:spacing w:after="0" w:line="240" w:lineRule="auto"/>
              <w:contextualSpacing/>
              <w:rPr>
                <w:rFonts w:ascii="Arial" w:hAnsi="Arial" w:cs="Arial"/>
                <w:szCs w:val="18"/>
              </w:rPr>
            </w:pPr>
            <w:commentRangeStart w:id="29"/>
            <w:r>
              <w:rPr>
                <w:rFonts w:ascii="Arial" w:hAnsi="Arial" w:cs="Arial"/>
                <w:b/>
                <w:bCs/>
                <w:szCs w:val="18"/>
              </w:rPr>
              <w:t>Ninguno</w:t>
            </w:r>
            <w:commentRangeEnd w:id="29"/>
            <w:r>
              <w:commentReference w:id="29"/>
            </w:r>
            <w:r>
              <w:rPr>
                <w:rFonts w:ascii="Arial" w:hAnsi="Arial" w:cs="Arial"/>
                <w:szCs w:val="18"/>
              </w:rPr>
              <w:t xml:space="preserve"> – en ausencia del dato o bien cuando el término genérico del tipo de asentamiento humano no corresponde al dominio de valores establecido en esta Norma, el término deberá formar parte del nombre del asentamiento humano. </w:t>
            </w:r>
          </w:p>
        </w:tc>
      </w:tr>
      <w:tr w:rsidR="000F585D" w14:paraId="63D5D12A" w14:textId="77777777">
        <w:tc>
          <w:tcPr>
            <w:tcW w:w="4903"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6D87BE4"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NOMBRE DEL ASENTAMIENTO HUMANO  </w:t>
            </w:r>
          </w:p>
        </w:tc>
        <w:tc>
          <w:tcPr>
            <w:tcW w:w="3939" w:type="dxa"/>
            <w:gridSpan w:val="3"/>
            <w:tcBorders>
              <w:top w:val="double" w:sz="4" w:space="0" w:color="000000"/>
              <w:left w:val="double" w:sz="4" w:space="0" w:color="000000"/>
              <w:right w:val="double" w:sz="4" w:space="0" w:color="000000"/>
            </w:tcBorders>
            <w:shd w:val="clear" w:color="auto" w:fill="D9D9D9" w:themeFill="background1" w:themeFillShade="D9"/>
          </w:tcPr>
          <w:p w14:paraId="6A15DD40"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2C8C9F7C" w14:textId="77777777">
        <w:tc>
          <w:tcPr>
            <w:tcW w:w="4903" w:type="dxa"/>
            <w:gridSpan w:val="3"/>
            <w:vMerge w:val="restart"/>
            <w:tcBorders>
              <w:top w:val="double" w:sz="4" w:space="0" w:color="000000"/>
              <w:left w:val="double" w:sz="4" w:space="0" w:color="000000"/>
              <w:bottom w:val="double" w:sz="4" w:space="0" w:color="000000"/>
              <w:right w:val="double" w:sz="4" w:space="0" w:color="000000"/>
            </w:tcBorders>
          </w:tcPr>
          <w:p w14:paraId="1CC62E33" w14:textId="77777777" w:rsidR="000F585D" w:rsidRDefault="00000000">
            <w:pPr>
              <w:widowControl w:val="0"/>
              <w:rPr>
                <w:rFonts w:ascii="Arial" w:hAnsi="Arial" w:cs="Arial"/>
                <w:sz w:val="18"/>
                <w:szCs w:val="18"/>
              </w:rPr>
            </w:pPr>
            <w:r>
              <w:rPr>
                <w:rFonts w:ascii="Arial" w:hAnsi="Arial" w:cs="Arial"/>
                <w:sz w:val="18"/>
                <w:szCs w:val="18"/>
              </w:rPr>
              <w:t xml:space="preserve">Nombre del asentamiento humano  </w:t>
            </w:r>
          </w:p>
        </w:tc>
        <w:tc>
          <w:tcPr>
            <w:tcW w:w="155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9E70A41"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9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F815481"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9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F939A21"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475F8929" w14:textId="77777777">
        <w:tc>
          <w:tcPr>
            <w:tcW w:w="4903" w:type="dxa"/>
            <w:gridSpan w:val="3"/>
            <w:vMerge/>
            <w:tcBorders>
              <w:left w:val="double" w:sz="4" w:space="0" w:color="000000"/>
              <w:bottom w:val="double" w:sz="4" w:space="0" w:color="000000"/>
              <w:right w:val="double" w:sz="4" w:space="0" w:color="000000"/>
            </w:tcBorders>
          </w:tcPr>
          <w:p w14:paraId="29CF1411" w14:textId="77777777" w:rsidR="000F585D" w:rsidRDefault="000F585D">
            <w:pPr>
              <w:widowControl w:val="0"/>
              <w:rPr>
                <w:rFonts w:ascii="Arial" w:hAnsi="Arial" w:cs="Arial"/>
                <w:sz w:val="18"/>
                <w:szCs w:val="18"/>
              </w:rPr>
            </w:pPr>
          </w:p>
        </w:tc>
        <w:tc>
          <w:tcPr>
            <w:tcW w:w="1555" w:type="dxa"/>
            <w:tcBorders>
              <w:top w:val="double" w:sz="4" w:space="0" w:color="000000"/>
              <w:left w:val="double" w:sz="4" w:space="0" w:color="000000"/>
              <w:bottom w:val="double" w:sz="4" w:space="0" w:color="000000"/>
              <w:right w:val="double" w:sz="4" w:space="0" w:color="000000"/>
            </w:tcBorders>
          </w:tcPr>
          <w:p w14:paraId="0841969D" w14:textId="77777777" w:rsidR="000F585D" w:rsidRDefault="00000000">
            <w:pPr>
              <w:widowControl w:val="0"/>
              <w:jc w:val="center"/>
              <w:rPr>
                <w:rFonts w:ascii="Arial" w:hAnsi="Arial" w:cs="Arial"/>
                <w:sz w:val="18"/>
                <w:szCs w:val="18"/>
              </w:rPr>
            </w:pPr>
            <w:r>
              <w:rPr>
                <w:rFonts w:ascii="Arial" w:hAnsi="Arial" w:cs="Arial"/>
                <w:sz w:val="18"/>
                <w:szCs w:val="18"/>
              </w:rPr>
              <w:t>NOMASEN</w:t>
            </w:r>
          </w:p>
        </w:tc>
        <w:tc>
          <w:tcPr>
            <w:tcW w:w="1191" w:type="dxa"/>
            <w:tcBorders>
              <w:top w:val="double" w:sz="4" w:space="0" w:color="000000"/>
              <w:left w:val="double" w:sz="4" w:space="0" w:color="000000"/>
              <w:bottom w:val="double" w:sz="4" w:space="0" w:color="000000"/>
              <w:right w:val="double" w:sz="4" w:space="0" w:color="000000"/>
            </w:tcBorders>
          </w:tcPr>
          <w:p w14:paraId="573BAE9F"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93" w:type="dxa"/>
            <w:tcBorders>
              <w:top w:val="double" w:sz="4" w:space="0" w:color="000000"/>
              <w:left w:val="double" w:sz="4" w:space="0" w:color="000000"/>
              <w:bottom w:val="double" w:sz="4" w:space="0" w:color="000000"/>
              <w:right w:val="double" w:sz="4" w:space="0" w:color="000000"/>
            </w:tcBorders>
          </w:tcPr>
          <w:p w14:paraId="27A6DC56"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0E4399F1" w14:textId="77777777">
        <w:tc>
          <w:tcPr>
            <w:tcW w:w="8842" w:type="dxa"/>
            <w:gridSpan w:val="6"/>
            <w:tcBorders>
              <w:left w:val="double" w:sz="4" w:space="0" w:color="000000"/>
              <w:bottom w:val="double" w:sz="4" w:space="0" w:color="000000"/>
              <w:right w:val="double" w:sz="4" w:space="0" w:color="000000"/>
            </w:tcBorders>
            <w:shd w:val="clear" w:color="auto" w:fill="D9D9D9" w:themeFill="background1" w:themeFillShade="D9"/>
          </w:tcPr>
          <w:p w14:paraId="371DD365"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7FEE68A6" w14:textId="77777777">
        <w:tc>
          <w:tcPr>
            <w:tcW w:w="8842" w:type="dxa"/>
            <w:gridSpan w:val="6"/>
            <w:tcBorders>
              <w:top w:val="double" w:sz="4" w:space="0" w:color="000000"/>
              <w:left w:val="double" w:sz="4" w:space="0" w:color="000000"/>
              <w:bottom w:val="double" w:sz="4" w:space="0" w:color="000000"/>
              <w:right w:val="double" w:sz="4" w:space="0" w:color="000000"/>
            </w:tcBorders>
          </w:tcPr>
          <w:p w14:paraId="52757AA2"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3960C5F6" w14:textId="77777777">
        <w:trPr>
          <w:trHeight w:val="710"/>
        </w:trPr>
        <w:tc>
          <w:tcPr>
            <w:tcW w:w="8842" w:type="dxa"/>
            <w:gridSpan w:val="6"/>
            <w:tcBorders>
              <w:top w:val="double" w:sz="4" w:space="0" w:color="000000"/>
              <w:left w:val="double" w:sz="4" w:space="0" w:color="000000"/>
              <w:bottom w:val="double" w:sz="4" w:space="0" w:color="000000"/>
              <w:right w:val="double" w:sz="4" w:space="0" w:color="000000"/>
            </w:tcBorders>
          </w:tcPr>
          <w:p w14:paraId="7831934D"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20ECD980"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b/>
                <w:bCs/>
                <w:szCs w:val="18"/>
              </w:rPr>
              <w:t>Nulo</w:t>
            </w:r>
            <w:r>
              <w:rPr>
                <w:rFonts w:ascii="Arial" w:hAnsi="Arial" w:cs="Arial"/>
                <w:szCs w:val="18"/>
              </w:rPr>
              <w:t>- en ausencia o desconocimiento del dato.</w:t>
            </w:r>
          </w:p>
        </w:tc>
      </w:tr>
    </w:tbl>
    <w:p w14:paraId="50974CA0" w14:textId="77777777" w:rsidR="000F585D" w:rsidRDefault="000F585D">
      <w:pPr>
        <w:rPr>
          <w:rStyle w:val="tit2Car"/>
          <w:b w:val="0"/>
          <w:bCs w:val="0"/>
        </w:rPr>
      </w:pPr>
    </w:p>
    <w:p w14:paraId="5763834B" w14:textId="77777777" w:rsidR="000F585D" w:rsidRDefault="000F585D">
      <w:pPr>
        <w:rPr>
          <w:rStyle w:val="tit2Car"/>
          <w:b w:val="0"/>
          <w:bCs w:val="0"/>
        </w:rPr>
      </w:pPr>
    </w:p>
    <w:tbl>
      <w:tblPr>
        <w:tblStyle w:val="Tablaconcuadrcula"/>
        <w:tblW w:w="5000" w:type="pct"/>
        <w:tblLayout w:type="fixed"/>
        <w:tblLook w:val="04A0" w:firstRow="1" w:lastRow="0" w:firstColumn="1" w:lastColumn="0" w:noHBand="0" w:noVBand="1"/>
      </w:tblPr>
      <w:tblGrid>
        <w:gridCol w:w="4309"/>
        <w:gridCol w:w="2166"/>
        <w:gridCol w:w="1180"/>
        <w:gridCol w:w="1157"/>
      </w:tblGrid>
      <w:tr w:rsidR="000F585D" w14:paraId="6A1537BC" w14:textId="77777777">
        <w:tc>
          <w:tcPr>
            <w:tcW w:w="432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FB0C70A"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CÓDIGO POSTAL</w:t>
            </w:r>
          </w:p>
        </w:tc>
        <w:tc>
          <w:tcPr>
            <w:tcW w:w="4516" w:type="dxa"/>
            <w:gridSpan w:val="3"/>
            <w:tcBorders>
              <w:top w:val="double" w:sz="4" w:space="0" w:color="000000"/>
              <w:left w:val="double" w:sz="4" w:space="0" w:color="000000"/>
              <w:right w:val="double" w:sz="4" w:space="0" w:color="000000"/>
            </w:tcBorders>
            <w:shd w:val="clear" w:color="auto" w:fill="D9D9D9" w:themeFill="background1" w:themeFillShade="D9"/>
          </w:tcPr>
          <w:p w14:paraId="5BD08899"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2D8B2E9B" w14:textId="77777777">
        <w:tc>
          <w:tcPr>
            <w:tcW w:w="4325" w:type="dxa"/>
            <w:vMerge w:val="restart"/>
            <w:tcBorders>
              <w:top w:val="double" w:sz="4" w:space="0" w:color="000000"/>
              <w:left w:val="double" w:sz="4" w:space="0" w:color="000000"/>
              <w:bottom w:val="double" w:sz="4" w:space="0" w:color="000000"/>
              <w:right w:val="double" w:sz="4" w:space="0" w:color="000000"/>
            </w:tcBorders>
          </w:tcPr>
          <w:p w14:paraId="4B08258D" w14:textId="77777777" w:rsidR="000F585D" w:rsidRDefault="00000000">
            <w:pPr>
              <w:widowControl w:val="0"/>
              <w:rPr>
                <w:rFonts w:ascii="Arial" w:hAnsi="Arial" w:cs="Arial"/>
                <w:sz w:val="18"/>
                <w:szCs w:val="18"/>
              </w:rPr>
            </w:pPr>
            <w:r>
              <w:rPr>
                <w:rFonts w:ascii="Arial" w:hAnsi="Arial" w:cs="Arial"/>
                <w:sz w:val="18"/>
                <w:szCs w:val="18"/>
              </w:rPr>
              <w:t>Serie de 5 dígitos asignados por el Servicio Postal Mexicano</w:t>
            </w:r>
          </w:p>
        </w:tc>
        <w:tc>
          <w:tcPr>
            <w:tcW w:w="217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2956E8A"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8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9BE4F38"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4F1DBD4"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56BAD9D0" w14:textId="77777777">
        <w:tc>
          <w:tcPr>
            <w:tcW w:w="4325" w:type="dxa"/>
            <w:vMerge/>
            <w:tcBorders>
              <w:left w:val="double" w:sz="4" w:space="0" w:color="000000"/>
              <w:bottom w:val="double" w:sz="4" w:space="0" w:color="000000"/>
              <w:right w:val="double" w:sz="4" w:space="0" w:color="000000"/>
            </w:tcBorders>
          </w:tcPr>
          <w:p w14:paraId="4F87BAF0" w14:textId="77777777" w:rsidR="000F585D" w:rsidRDefault="000F585D">
            <w:pPr>
              <w:widowControl w:val="0"/>
              <w:rPr>
                <w:rFonts w:ascii="Arial" w:hAnsi="Arial" w:cs="Arial"/>
                <w:sz w:val="18"/>
                <w:szCs w:val="18"/>
              </w:rPr>
            </w:pPr>
          </w:p>
        </w:tc>
        <w:tc>
          <w:tcPr>
            <w:tcW w:w="2173" w:type="dxa"/>
            <w:tcBorders>
              <w:top w:val="double" w:sz="4" w:space="0" w:color="000000"/>
              <w:left w:val="double" w:sz="4" w:space="0" w:color="000000"/>
              <w:bottom w:val="double" w:sz="4" w:space="0" w:color="000000"/>
              <w:right w:val="double" w:sz="4" w:space="0" w:color="000000"/>
            </w:tcBorders>
          </w:tcPr>
          <w:p w14:paraId="251B5FBB" w14:textId="77777777" w:rsidR="000F585D" w:rsidRDefault="00000000">
            <w:pPr>
              <w:widowControl w:val="0"/>
              <w:jc w:val="center"/>
              <w:rPr>
                <w:rFonts w:ascii="Arial" w:hAnsi="Arial" w:cs="Arial"/>
                <w:sz w:val="18"/>
                <w:szCs w:val="18"/>
              </w:rPr>
            </w:pPr>
            <w:r>
              <w:rPr>
                <w:rFonts w:ascii="Arial" w:hAnsi="Arial" w:cs="Arial"/>
                <w:sz w:val="18"/>
                <w:szCs w:val="18"/>
              </w:rPr>
              <w:t>CP</w:t>
            </w:r>
          </w:p>
        </w:tc>
        <w:tc>
          <w:tcPr>
            <w:tcW w:w="1183" w:type="dxa"/>
            <w:tcBorders>
              <w:top w:val="double" w:sz="4" w:space="0" w:color="000000"/>
              <w:left w:val="double" w:sz="4" w:space="0" w:color="000000"/>
              <w:bottom w:val="double" w:sz="4" w:space="0" w:color="000000"/>
              <w:right w:val="double" w:sz="4" w:space="0" w:color="000000"/>
            </w:tcBorders>
          </w:tcPr>
          <w:p w14:paraId="26345AE8"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4190452E" w14:textId="77777777" w:rsidR="000F585D" w:rsidRDefault="00000000">
            <w:pPr>
              <w:widowControl w:val="0"/>
              <w:jc w:val="center"/>
              <w:rPr>
                <w:rFonts w:ascii="Arial" w:hAnsi="Arial" w:cs="Arial"/>
                <w:sz w:val="18"/>
                <w:szCs w:val="18"/>
              </w:rPr>
            </w:pPr>
            <w:r>
              <w:rPr>
                <w:rFonts w:ascii="Arial" w:hAnsi="Arial" w:cs="Arial"/>
                <w:sz w:val="18"/>
                <w:szCs w:val="18"/>
              </w:rPr>
              <w:t>5</w:t>
            </w:r>
          </w:p>
        </w:tc>
      </w:tr>
      <w:tr w:rsidR="000F585D" w14:paraId="789E4699"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5942F42D"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148CBD71"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6B075D21"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15C5FB89"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764C54AA"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1141395B" w14:textId="77777777" w:rsidR="000F585D" w:rsidRDefault="00000000">
            <w:pPr>
              <w:pStyle w:val="Prrafodelista"/>
              <w:widowControl w:val="0"/>
              <w:numPr>
                <w:ilvl w:val="0"/>
                <w:numId w:val="4"/>
              </w:numPr>
              <w:spacing w:after="0" w:line="240" w:lineRule="auto"/>
              <w:contextualSpacing/>
              <w:jc w:val="left"/>
              <w:rPr>
                <w:ins w:id="30" w:author="SCIIT" w:date="2024-05-24T13:15:00Z" w16du:dateUtc="2024-05-24T19:15:00Z"/>
                <w:rFonts w:ascii="Arial" w:hAnsi="Arial" w:cs="Arial"/>
                <w:szCs w:val="18"/>
              </w:rPr>
            </w:pPr>
            <w:commentRangeStart w:id="31"/>
            <w:r>
              <w:rPr>
                <w:rFonts w:ascii="Arial" w:hAnsi="Arial" w:cs="Arial"/>
                <w:b/>
                <w:bCs/>
                <w:szCs w:val="18"/>
              </w:rPr>
              <w:t>00000</w:t>
            </w:r>
            <w:r>
              <w:rPr>
                <w:rFonts w:ascii="Arial" w:hAnsi="Arial" w:cs="Arial"/>
                <w:szCs w:val="18"/>
              </w:rPr>
              <w:t xml:space="preserve">- </w:t>
            </w:r>
            <w:commentRangeEnd w:id="31"/>
            <w:r>
              <w:commentReference w:id="31"/>
            </w:r>
            <w:r>
              <w:rPr>
                <w:rFonts w:ascii="Arial" w:hAnsi="Arial" w:cs="Arial"/>
                <w:szCs w:val="18"/>
              </w:rPr>
              <w:t>en ausencia del dato.</w:t>
            </w:r>
          </w:p>
          <w:p w14:paraId="78C0EE79" w14:textId="77777777" w:rsidR="00C968AC" w:rsidRDefault="00C968AC">
            <w:pPr>
              <w:pStyle w:val="Prrafodelista"/>
              <w:widowControl w:val="0"/>
              <w:numPr>
                <w:ilvl w:val="0"/>
                <w:numId w:val="4"/>
              </w:numPr>
              <w:spacing w:after="0" w:line="240" w:lineRule="auto"/>
              <w:contextualSpacing/>
              <w:jc w:val="left"/>
              <w:rPr>
                <w:ins w:id="32" w:author="SCIIT" w:date="2024-05-24T13:20:00Z" w16du:dateUtc="2024-05-24T19:20:00Z"/>
                <w:rFonts w:ascii="Arial" w:hAnsi="Arial" w:cs="Arial"/>
                <w:szCs w:val="18"/>
              </w:rPr>
            </w:pPr>
            <w:ins w:id="33" w:author="SCIIT" w:date="2024-05-24T13:15:00Z" w16du:dateUtc="2024-05-24T19:15:00Z">
              <w:r>
                <w:rPr>
                  <w:rFonts w:ascii="Arial" w:hAnsi="Arial" w:cs="Arial"/>
                  <w:szCs w:val="18"/>
                </w:rPr>
                <w:t>Sólo dígitos</w:t>
              </w:r>
            </w:ins>
          </w:p>
          <w:p w14:paraId="6958FBEF" w14:textId="3F29B0DA" w:rsidR="005749FF" w:rsidRDefault="005749FF">
            <w:pPr>
              <w:pStyle w:val="Prrafodelista"/>
              <w:widowControl w:val="0"/>
              <w:numPr>
                <w:ilvl w:val="0"/>
                <w:numId w:val="4"/>
              </w:numPr>
              <w:spacing w:after="0" w:line="240" w:lineRule="auto"/>
              <w:contextualSpacing/>
              <w:jc w:val="left"/>
              <w:rPr>
                <w:rFonts w:ascii="Arial" w:hAnsi="Arial" w:cs="Arial"/>
                <w:szCs w:val="18"/>
              </w:rPr>
            </w:pPr>
            <w:ins w:id="34" w:author="SCIIT" w:date="2024-05-24T13:20:00Z" w16du:dateUtc="2024-05-24T19:20:00Z">
              <w:r>
                <w:rPr>
                  <w:rFonts w:ascii="Arial" w:hAnsi="Arial" w:cs="Arial"/>
                  <w:szCs w:val="18"/>
                </w:rPr>
                <w:t>Dato diferente de nulo</w:t>
              </w:r>
            </w:ins>
          </w:p>
        </w:tc>
      </w:tr>
    </w:tbl>
    <w:p w14:paraId="674F65F9" w14:textId="77777777" w:rsidR="000F585D" w:rsidRDefault="000F585D">
      <w:pPr>
        <w:rPr>
          <w:rStyle w:val="tit2Car"/>
          <w:b w:val="0"/>
          <w:bCs w:val="0"/>
        </w:rPr>
      </w:pPr>
    </w:p>
    <w:p w14:paraId="6C07EBEE" w14:textId="77777777" w:rsidR="000F585D" w:rsidRDefault="000F585D">
      <w:pPr>
        <w:rPr>
          <w:rStyle w:val="tit2Car"/>
          <w:b w:val="0"/>
          <w:bCs w:val="0"/>
        </w:rPr>
      </w:pPr>
    </w:p>
    <w:tbl>
      <w:tblPr>
        <w:tblStyle w:val="Tablaconcuadrcula"/>
        <w:tblW w:w="5000" w:type="pct"/>
        <w:tblLayout w:type="fixed"/>
        <w:tblLook w:val="04A0" w:firstRow="1" w:lastRow="0" w:firstColumn="1" w:lastColumn="0" w:noHBand="0" w:noVBand="1"/>
      </w:tblPr>
      <w:tblGrid>
        <w:gridCol w:w="4426"/>
        <w:gridCol w:w="2077"/>
        <w:gridCol w:w="1152"/>
        <w:gridCol w:w="1157"/>
      </w:tblGrid>
      <w:tr w:rsidR="000F585D" w14:paraId="41797119" w14:textId="77777777">
        <w:tc>
          <w:tcPr>
            <w:tcW w:w="444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6F2E793"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NOMBRE DE LA LOCALIDAD GEOESTADÍSTICA </w:t>
            </w:r>
          </w:p>
        </w:tc>
        <w:tc>
          <w:tcPr>
            <w:tcW w:w="4399"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FAAAB46"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1FF1658" w14:textId="77777777">
        <w:tc>
          <w:tcPr>
            <w:tcW w:w="4442" w:type="dxa"/>
            <w:vMerge w:val="restart"/>
            <w:tcBorders>
              <w:top w:val="double" w:sz="4" w:space="0" w:color="000000"/>
              <w:left w:val="double" w:sz="4" w:space="0" w:color="000000"/>
              <w:bottom w:val="double" w:sz="4" w:space="0" w:color="000000"/>
              <w:right w:val="double" w:sz="4" w:space="0" w:color="000000"/>
            </w:tcBorders>
          </w:tcPr>
          <w:p w14:paraId="6AF4AFA9" w14:textId="77777777" w:rsidR="000F585D" w:rsidRDefault="00000000">
            <w:pPr>
              <w:widowControl w:val="0"/>
              <w:rPr>
                <w:rFonts w:ascii="Arial" w:hAnsi="Arial" w:cs="Arial"/>
                <w:sz w:val="18"/>
                <w:szCs w:val="18"/>
              </w:rPr>
            </w:pPr>
            <w:r>
              <w:rPr>
                <w:rFonts w:ascii="Arial" w:hAnsi="Arial" w:cs="Arial"/>
                <w:sz w:val="18"/>
                <w:szCs w:val="18"/>
              </w:rPr>
              <w:t>Nombre de la localidad geoestadística del INEGI.</w:t>
            </w:r>
          </w:p>
        </w:tc>
        <w:tc>
          <w:tcPr>
            <w:tcW w:w="208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803CF98"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5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53FD4F5"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CD99393"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014BC704" w14:textId="77777777">
        <w:tc>
          <w:tcPr>
            <w:tcW w:w="4442" w:type="dxa"/>
            <w:vMerge/>
            <w:tcBorders>
              <w:left w:val="double" w:sz="4" w:space="0" w:color="000000"/>
              <w:bottom w:val="double" w:sz="4" w:space="0" w:color="000000"/>
              <w:right w:val="double" w:sz="4" w:space="0" w:color="000000"/>
            </w:tcBorders>
          </w:tcPr>
          <w:p w14:paraId="0208DA55" w14:textId="77777777" w:rsidR="000F585D" w:rsidRDefault="000F585D">
            <w:pPr>
              <w:widowControl w:val="0"/>
              <w:rPr>
                <w:rFonts w:ascii="Arial" w:hAnsi="Arial" w:cs="Arial"/>
                <w:sz w:val="18"/>
                <w:szCs w:val="18"/>
              </w:rPr>
            </w:pPr>
          </w:p>
        </w:tc>
        <w:tc>
          <w:tcPr>
            <w:tcW w:w="2084" w:type="dxa"/>
            <w:tcBorders>
              <w:top w:val="double" w:sz="4" w:space="0" w:color="000000"/>
              <w:left w:val="double" w:sz="4" w:space="0" w:color="000000"/>
              <w:bottom w:val="double" w:sz="4" w:space="0" w:color="000000"/>
              <w:right w:val="double" w:sz="4" w:space="0" w:color="000000"/>
            </w:tcBorders>
          </w:tcPr>
          <w:p w14:paraId="28AC9060" w14:textId="77777777" w:rsidR="000F585D" w:rsidRDefault="00000000">
            <w:pPr>
              <w:widowControl w:val="0"/>
              <w:jc w:val="center"/>
              <w:rPr>
                <w:rFonts w:ascii="Arial" w:hAnsi="Arial" w:cs="Arial"/>
                <w:sz w:val="18"/>
                <w:szCs w:val="18"/>
              </w:rPr>
            </w:pPr>
            <w:r>
              <w:rPr>
                <w:rFonts w:ascii="Arial" w:hAnsi="Arial" w:cs="Arial"/>
                <w:sz w:val="18"/>
                <w:szCs w:val="18"/>
              </w:rPr>
              <w:t>NOM_LOC</w:t>
            </w:r>
          </w:p>
        </w:tc>
        <w:tc>
          <w:tcPr>
            <w:tcW w:w="1155" w:type="dxa"/>
            <w:tcBorders>
              <w:top w:val="double" w:sz="4" w:space="0" w:color="000000"/>
              <w:left w:val="double" w:sz="4" w:space="0" w:color="000000"/>
              <w:bottom w:val="double" w:sz="4" w:space="0" w:color="000000"/>
              <w:right w:val="double" w:sz="4" w:space="0" w:color="000000"/>
            </w:tcBorders>
          </w:tcPr>
          <w:p w14:paraId="7F2B6DC4"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401F0691"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55E88BF4"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531E8BDD"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2C5B7ED1"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554DFFCF"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49FB1D14"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4D1CF0DD"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6A513F6D" w14:textId="77777777" w:rsidR="000F585D" w:rsidRDefault="00000000">
            <w:pPr>
              <w:pStyle w:val="Prrafodelista"/>
              <w:widowControl w:val="0"/>
              <w:numPr>
                <w:ilvl w:val="0"/>
                <w:numId w:val="4"/>
              </w:numPr>
              <w:spacing w:after="0" w:line="240" w:lineRule="auto"/>
              <w:contextualSpacing/>
              <w:rPr>
                <w:rFonts w:ascii="Arial" w:hAnsi="Arial" w:cs="Arial"/>
                <w:szCs w:val="18"/>
              </w:rPr>
            </w:pPr>
            <w:r>
              <w:rPr>
                <w:rStyle w:val="ui-provider"/>
                <w:rFonts w:ascii="Arial" w:eastAsia="Calibri" w:hAnsi="Arial" w:cs="Arial"/>
                <w:szCs w:val="18"/>
              </w:rPr>
              <w:t xml:space="preserve">Dato diferente de </w:t>
            </w:r>
            <w:r>
              <w:rPr>
                <w:rStyle w:val="ui-provider"/>
                <w:rFonts w:ascii="Arial" w:eastAsia="Calibri" w:hAnsi="Arial" w:cs="Arial"/>
                <w:b/>
                <w:bCs/>
                <w:szCs w:val="18"/>
              </w:rPr>
              <w:t>Nulo</w:t>
            </w:r>
            <w:r>
              <w:rPr>
                <w:rStyle w:val="ui-provider"/>
                <w:rFonts w:ascii="Arial" w:eastAsia="Calibri" w:hAnsi="Arial" w:cs="Arial"/>
                <w:szCs w:val="18"/>
              </w:rPr>
              <w:t>, consultar el Catálogo Único de Claves de Áreas Geoestadísticas Estatales, Municipales y Localidades; en caso de localidad nueva, agregar el dato del nombre de la localidad en cuestión y anotar “LOCALIDAD DE ALTA PARA SU VERIFICACIÓN” en el apartado 23. DESCRIPCIÓN DE UBICACIÓN y se procederá a enviar la documentación del caso al INEGI para su verificación y registro.</w:t>
            </w:r>
          </w:p>
        </w:tc>
      </w:tr>
    </w:tbl>
    <w:p w14:paraId="419751FF" w14:textId="77777777" w:rsidR="000F585D" w:rsidRDefault="000F585D">
      <w:pPr>
        <w:rPr>
          <w:rStyle w:val="tit2Car"/>
          <w:b w:val="0"/>
          <w:bCs w:val="0"/>
        </w:rPr>
      </w:pPr>
    </w:p>
    <w:p w14:paraId="65317349" w14:textId="77777777" w:rsidR="000F585D" w:rsidRDefault="00000000">
      <w:pPr>
        <w:rPr>
          <w:rStyle w:val="tit2Car"/>
          <w:b w:val="0"/>
          <w:bCs w:val="0"/>
        </w:rPr>
      </w:pPr>
      <w:r>
        <w:br w:type="page"/>
      </w:r>
    </w:p>
    <w:p w14:paraId="35209495" w14:textId="77777777" w:rsidR="000F585D" w:rsidRDefault="000F585D">
      <w:pPr>
        <w:rPr>
          <w:rStyle w:val="tit2Car"/>
          <w:b w:val="0"/>
          <w:bCs w:val="0"/>
        </w:rPr>
      </w:pPr>
    </w:p>
    <w:tbl>
      <w:tblPr>
        <w:tblStyle w:val="Tablaconcuadrcula"/>
        <w:tblW w:w="5000" w:type="pct"/>
        <w:tblLayout w:type="fixed"/>
        <w:tblLook w:val="04A0" w:firstRow="1" w:lastRow="0" w:firstColumn="1" w:lastColumn="0" w:noHBand="0" w:noVBand="1"/>
      </w:tblPr>
      <w:tblGrid>
        <w:gridCol w:w="4441"/>
        <w:gridCol w:w="2063"/>
        <w:gridCol w:w="1151"/>
        <w:gridCol w:w="1157"/>
      </w:tblGrid>
      <w:tr w:rsidR="000F585D" w14:paraId="7E056B1D" w14:textId="77777777">
        <w:tc>
          <w:tcPr>
            <w:tcW w:w="445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DF0E28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CLAVE GEOESTADÍSTICA DE LOCALIDAD </w:t>
            </w:r>
          </w:p>
        </w:tc>
        <w:tc>
          <w:tcPr>
            <w:tcW w:w="4384" w:type="dxa"/>
            <w:gridSpan w:val="3"/>
            <w:tcBorders>
              <w:top w:val="double" w:sz="4" w:space="0" w:color="000000"/>
              <w:left w:val="double" w:sz="4" w:space="0" w:color="000000"/>
              <w:right w:val="double" w:sz="4" w:space="0" w:color="000000"/>
            </w:tcBorders>
            <w:shd w:val="clear" w:color="auto" w:fill="D9D9D9" w:themeFill="background1" w:themeFillShade="D9"/>
          </w:tcPr>
          <w:p w14:paraId="5D2F6368"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D5B0900" w14:textId="77777777">
        <w:tc>
          <w:tcPr>
            <w:tcW w:w="4457" w:type="dxa"/>
            <w:vMerge w:val="restart"/>
            <w:tcBorders>
              <w:top w:val="double" w:sz="4" w:space="0" w:color="000000"/>
              <w:left w:val="double" w:sz="4" w:space="0" w:color="000000"/>
              <w:bottom w:val="double" w:sz="4" w:space="0" w:color="000000"/>
              <w:right w:val="double" w:sz="4" w:space="0" w:color="000000"/>
            </w:tcBorders>
          </w:tcPr>
          <w:p w14:paraId="30EB2BAD" w14:textId="77777777" w:rsidR="000F585D" w:rsidRDefault="00000000">
            <w:pPr>
              <w:widowControl w:val="0"/>
              <w:rPr>
                <w:rFonts w:ascii="Arial" w:hAnsi="Arial" w:cs="Arial"/>
                <w:sz w:val="18"/>
                <w:szCs w:val="18"/>
              </w:rPr>
            </w:pPr>
            <w:r>
              <w:rPr>
                <w:rFonts w:ascii="Arial" w:hAnsi="Arial" w:cs="Arial"/>
                <w:sz w:val="18"/>
                <w:szCs w:val="18"/>
              </w:rPr>
              <w:t>Clave geoestadística de localidad del INEGI</w:t>
            </w:r>
          </w:p>
        </w:tc>
        <w:tc>
          <w:tcPr>
            <w:tcW w:w="207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8F7544E"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5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36A009D"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4A65D6E"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256DF704" w14:textId="77777777">
        <w:tc>
          <w:tcPr>
            <w:tcW w:w="4457" w:type="dxa"/>
            <w:vMerge/>
            <w:tcBorders>
              <w:left w:val="double" w:sz="4" w:space="0" w:color="000000"/>
              <w:bottom w:val="double" w:sz="4" w:space="0" w:color="000000"/>
              <w:right w:val="double" w:sz="4" w:space="0" w:color="000000"/>
            </w:tcBorders>
          </w:tcPr>
          <w:p w14:paraId="4874F5C7" w14:textId="77777777" w:rsidR="000F585D" w:rsidRDefault="000F585D">
            <w:pPr>
              <w:widowControl w:val="0"/>
              <w:rPr>
                <w:rFonts w:ascii="Arial" w:hAnsi="Arial" w:cs="Arial"/>
                <w:sz w:val="18"/>
                <w:szCs w:val="18"/>
              </w:rPr>
            </w:pPr>
          </w:p>
        </w:tc>
        <w:tc>
          <w:tcPr>
            <w:tcW w:w="2070" w:type="dxa"/>
            <w:tcBorders>
              <w:top w:val="double" w:sz="4" w:space="0" w:color="000000"/>
              <w:left w:val="double" w:sz="4" w:space="0" w:color="000000"/>
              <w:bottom w:val="double" w:sz="4" w:space="0" w:color="000000"/>
              <w:right w:val="double" w:sz="4" w:space="0" w:color="000000"/>
            </w:tcBorders>
          </w:tcPr>
          <w:p w14:paraId="4A05B6A6" w14:textId="77777777" w:rsidR="000F585D" w:rsidRDefault="00000000">
            <w:pPr>
              <w:widowControl w:val="0"/>
              <w:jc w:val="center"/>
              <w:rPr>
                <w:rFonts w:ascii="Arial" w:hAnsi="Arial" w:cs="Arial"/>
                <w:sz w:val="18"/>
                <w:szCs w:val="18"/>
              </w:rPr>
            </w:pPr>
            <w:r>
              <w:rPr>
                <w:rFonts w:ascii="Arial" w:hAnsi="Arial" w:cs="Arial"/>
                <w:sz w:val="18"/>
                <w:szCs w:val="18"/>
              </w:rPr>
              <w:t>CVE_LOC</w:t>
            </w:r>
          </w:p>
        </w:tc>
        <w:tc>
          <w:tcPr>
            <w:tcW w:w="1154" w:type="dxa"/>
            <w:tcBorders>
              <w:top w:val="double" w:sz="4" w:space="0" w:color="000000"/>
              <w:left w:val="double" w:sz="4" w:space="0" w:color="000000"/>
              <w:bottom w:val="double" w:sz="4" w:space="0" w:color="000000"/>
              <w:right w:val="double" w:sz="4" w:space="0" w:color="000000"/>
            </w:tcBorders>
          </w:tcPr>
          <w:p w14:paraId="583CD299"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30681EAF" w14:textId="77777777" w:rsidR="000F585D" w:rsidRDefault="00000000">
            <w:pPr>
              <w:widowControl w:val="0"/>
              <w:jc w:val="center"/>
              <w:rPr>
                <w:rFonts w:ascii="Arial" w:hAnsi="Arial" w:cs="Arial"/>
                <w:sz w:val="18"/>
                <w:szCs w:val="18"/>
              </w:rPr>
            </w:pPr>
            <w:r>
              <w:rPr>
                <w:rFonts w:ascii="Arial" w:hAnsi="Arial" w:cs="Arial"/>
                <w:sz w:val="18"/>
                <w:szCs w:val="18"/>
              </w:rPr>
              <w:t>4</w:t>
            </w:r>
          </w:p>
        </w:tc>
      </w:tr>
      <w:tr w:rsidR="000F585D" w14:paraId="49996699"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06AA2D52"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6C9BA86D"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1D01E42F" w14:textId="77777777" w:rsidR="000F585D" w:rsidRDefault="00000000">
            <w:pPr>
              <w:widowControl w:val="0"/>
              <w:rPr>
                <w:rFonts w:ascii="Arial" w:hAnsi="Arial" w:cs="Arial"/>
                <w:sz w:val="18"/>
                <w:szCs w:val="18"/>
              </w:rPr>
            </w:pPr>
            <w:r>
              <w:rPr>
                <w:rFonts w:ascii="Arial" w:hAnsi="Arial" w:cs="Arial"/>
                <w:sz w:val="18"/>
                <w:szCs w:val="18"/>
              </w:rPr>
              <w:t>0001…9999</w:t>
            </w:r>
          </w:p>
        </w:tc>
      </w:tr>
      <w:tr w:rsidR="000F585D" w14:paraId="28FD7B4E"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2A995722"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57B07ECE" w14:textId="3182EF59" w:rsidR="005749FF" w:rsidRPr="005749FF" w:rsidRDefault="00000000" w:rsidP="005749FF">
            <w:pPr>
              <w:pStyle w:val="Prrafodelista"/>
              <w:widowControl w:val="0"/>
              <w:numPr>
                <w:ilvl w:val="0"/>
                <w:numId w:val="4"/>
              </w:numPr>
              <w:spacing w:after="0" w:line="240" w:lineRule="auto"/>
              <w:contextualSpacing/>
              <w:rPr>
                <w:rFonts w:ascii="Arial" w:hAnsi="Arial" w:cs="Arial"/>
                <w:szCs w:val="18"/>
                <w:rPrChange w:id="35" w:author="SCIIT" w:date="2024-05-24T13:23:00Z" w16du:dateUtc="2024-05-24T19:23:00Z">
                  <w:rPr/>
                </w:rPrChange>
              </w:rPr>
            </w:pPr>
            <w:r>
              <w:rPr>
                <w:rStyle w:val="ui-provider"/>
                <w:rFonts w:ascii="Arial" w:eastAsia="Calibri" w:hAnsi="Arial" w:cs="Arial"/>
                <w:szCs w:val="18"/>
              </w:rPr>
              <w:t xml:space="preserve">Dato diferente de </w:t>
            </w:r>
            <w:r>
              <w:rPr>
                <w:rStyle w:val="Textoennegrita"/>
                <w:rFonts w:ascii="Arial" w:hAnsi="Arial" w:cs="Arial"/>
                <w:szCs w:val="18"/>
              </w:rPr>
              <w:t>Nulo</w:t>
            </w:r>
            <w:r>
              <w:rPr>
                <w:rStyle w:val="ui-provider"/>
                <w:rFonts w:ascii="Arial" w:eastAsia="Calibri" w:hAnsi="Arial" w:cs="Arial"/>
                <w:szCs w:val="18"/>
              </w:rPr>
              <w:t>, consultar el Catálogo Único de Claves de Áreas Geoestadísticas Estatales, Municipales y Localidades; si el valor correspondiente al nombre de la localidad no se encuentra registrado en el Catálogo Único de Claves de Áreas Geoestadísticas Estatales, Municipales y Localidades publicados por el INEGI, deberá registrarse con una clave provisional que comience en 9000 y en caso de que sea necesario registrar más claves para el mismo municipio los registros deberán irse incrementando en 1 y anotar “LOCALIDAD DE ALTA PARA SU VERIFICACIÓN” en el apartado 23.DESCRIPCIÓN DE UBICACIÓN y se procederá a enviar la documentación del caso al INEGI para su verificación y registro.</w:t>
            </w:r>
          </w:p>
        </w:tc>
      </w:tr>
    </w:tbl>
    <w:p w14:paraId="1F702A57" w14:textId="77777777" w:rsidR="000F585D" w:rsidRDefault="000F585D">
      <w:pPr>
        <w:pStyle w:val="Piedepgina"/>
        <w:ind w:left="720" w:right="-193"/>
        <w:jc w:val="center"/>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4358"/>
        <w:gridCol w:w="2131"/>
        <w:gridCol w:w="1166"/>
        <w:gridCol w:w="1157"/>
      </w:tblGrid>
      <w:tr w:rsidR="000F585D" w14:paraId="4F1A7955" w14:textId="77777777">
        <w:tc>
          <w:tcPr>
            <w:tcW w:w="437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D151EA1"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NOMBRE DEL MUNICIPIO </w:t>
            </w:r>
          </w:p>
        </w:tc>
        <w:tc>
          <w:tcPr>
            <w:tcW w:w="4467" w:type="dxa"/>
            <w:gridSpan w:val="3"/>
            <w:tcBorders>
              <w:top w:val="double" w:sz="4" w:space="0" w:color="000000"/>
              <w:left w:val="double" w:sz="4" w:space="0" w:color="000000"/>
              <w:right w:val="double" w:sz="4" w:space="0" w:color="000000"/>
            </w:tcBorders>
            <w:shd w:val="clear" w:color="auto" w:fill="D9D9D9" w:themeFill="background1" w:themeFillShade="D9"/>
          </w:tcPr>
          <w:p w14:paraId="1E44C3DB"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5FA7F5C1" w14:textId="77777777">
        <w:tc>
          <w:tcPr>
            <w:tcW w:w="4374" w:type="dxa"/>
            <w:vMerge w:val="restart"/>
            <w:tcBorders>
              <w:top w:val="double" w:sz="4" w:space="0" w:color="000000"/>
              <w:left w:val="double" w:sz="4" w:space="0" w:color="000000"/>
              <w:bottom w:val="double" w:sz="4" w:space="0" w:color="000000"/>
              <w:right w:val="double" w:sz="4" w:space="0" w:color="000000"/>
            </w:tcBorders>
          </w:tcPr>
          <w:p w14:paraId="45AD8460" w14:textId="77777777" w:rsidR="000F585D" w:rsidRDefault="00000000">
            <w:pPr>
              <w:widowControl w:val="0"/>
              <w:rPr>
                <w:rFonts w:ascii="Arial" w:hAnsi="Arial" w:cs="Arial"/>
                <w:sz w:val="18"/>
                <w:szCs w:val="18"/>
              </w:rPr>
            </w:pPr>
            <w:r>
              <w:rPr>
                <w:rFonts w:ascii="Arial" w:hAnsi="Arial" w:cs="Arial"/>
                <w:sz w:val="18"/>
                <w:szCs w:val="18"/>
              </w:rPr>
              <w:t>Nombre del Área Geoestadística Municipal del INEGI</w:t>
            </w:r>
          </w:p>
        </w:tc>
        <w:tc>
          <w:tcPr>
            <w:tcW w:w="2138"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CBC3031"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69"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A918F0F"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D2A0253"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479486EE" w14:textId="77777777">
        <w:tc>
          <w:tcPr>
            <w:tcW w:w="4374" w:type="dxa"/>
            <w:vMerge/>
            <w:tcBorders>
              <w:left w:val="double" w:sz="4" w:space="0" w:color="000000"/>
              <w:bottom w:val="double" w:sz="4" w:space="0" w:color="000000"/>
              <w:right w:val="double" w:sz="4" w:space="0" w:color="000000"/>
            </w:tcBorders>
          </w:tcPr>
          <w:p w14:paraId="498BD184" w14:textId="77777777" w:rsidR="000F585D" w:rsidRDefault="000F585D">
            <w:pPr>
              <w:widowControl w:val="0"/>
              <w:rPr>
                <w:rFonts w:ascii="Arial" w:hAnsi="Arial" w:cs="Arial"/>
                <w:sz w:val="18"/>
                <w:szCs w:val="18"/>
              </w:rPr>
            </w:pPr>
          </w:p>
        </w:tc>
        <w:tc>
          <w:tcPr>
            <w:tcW w:w="2138" w:type="dxa"/>
            <w:tcBorders>
              <w:top w:val="double" w:sz="4" w:space="0" w:color="000000"/>
              <w:left w:val="double" w:sz="4" w:space="0" w:color="000000"/>
              <w:bottom w:val="double" w:sz="4" w:space="0" w:color="000000"/>
              <w:right w:val="double" w:sz="4" w:space="0" w:color="000000"/>
            </w:tcBorders>
          </w:tcPr>
          <w:p w14:paraId="13F19E15" w14:textId="77777777" w:rsidR="000F585D" w:rsidRDefault="00000000">
            <w:pPr>
              <w:widowControl w:val="0"/>
              <w:jc w:val="center"/>
              <w:rPr>
                <w:rFonts w:ascii="Arial" w:hAnsi="Arial" w:cs="Arial"/>
                <w:sz w:val="18"/>
                <w:szCs w:val="18"/>
              </w:rPr>
            </w:pPr>
            <w:r>
              <w:rPr>
                <w:rFonts w:ascii="Arial" w:hAnsi="Arial" w:cs="Arial"/>
                <w:sz w:val="18"/>
                <w:szCs w:val="18"/>
              </w:rPr>
              <w:t>NOM_MUN</w:t>
            </w:r>
          </w:p>
        </w:tc>
        <w:tc>
          <w:tcPr>
            <w:tcW w:w="1169" w:type="dxa"/>
            <w:tcBorders>
              <w:top w:val="double" w:sz="4" w:space="0" w:color="000000"/>
              <w:left w:val="double" w:sz="4" w:space="0" w:color="000000"/>
              <w:bottom w:val="double" w:sz="4" w:space="0" w:color="000000"/>
              <w:right w:val="double" w:sz="4" w:space="0" w:color="000000"/>
            </w:tcBorders>
          </w:tcPr>
          <w:p w14:paraId="374A3909"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357AEAF5"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03518BDB"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28092EB5"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40CF5560"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6A6F0994" w14:textId="77777777" w:rsidR="000F585D" w:rsidRDefault="00000000">
            <w:pPr>
              <w:widowControl w:val="0"/>
              <w:rPr>
                <w:rFonts w:ascii="Arial" w:hAnsi="Arial" w:cs="Arial"/>
                <w:sz w:val="18"/>
                <w:szCs w:val="18"/>
              </w:rPr>
            </w:pPr>
            <w:r>
              <w:rPr>
                <w:rFonts w:ascii="Arial" w:hAnsi="Arial" w:cs="Arial"/>
                <w:sz w:val="18"/>
                <w:szCs w:val="18"/>
              </w:rPr>
              <w:t>Indeterminado</w:t>
            </w:r>
          </w:p>
        </w:tc>
      </w:tr>
      <w:tr w:rsidR="000F585D" w14:paraId="362576DC"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6D0B0FDA"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5C6BFF14" w14:textId="77777777" w:rsidR="000F585D" w:rsidRDefault="00000000">
            <w:pPr>
              <w:pStyle w:val="Prrafodelista"/>
              <w:widowControl w:val="0"/>
              <w:numPr>
                <w:ilvl w:val="0"/>
                <w:numId w:val="4"/>
              </w:numPr>
              <w:spacing w:after="0" w:line="240" w:lineRule="auto"/>
              <w:contextualSpacing/>
              <w:rPr>
                <w:rFonts w:ascii="Arial" w:hAnsi="Arial" w:cs="Arial"/>
                <w:szCs w:val="18"/>
              </w:rPr>
            </w:pPr>
            <w:r>
              <w:rPr>
                <w:rStyle w:val="ui-provider"/>
                <w:rFonts w:ascii="Arial" w:eastAsia="Calibri" w:hAnsi="Arial" w:cs="Arial"/>
                <w:szCs w:val="18"/>
              </w:rPr>
              <w:t xml:space="preserve">Dato diferente de </w:t>
            </w:r>
            <w:r>
              <w:rPr>
                <w:rStyle w:val="Textoennegrita"/>
                <w:rFonts w:ascii="Arial" w:hAnsi="Arial" w:cs="Arial"/>
                <w:szCs w:val="18"/>
              </w:rPr>
              <w:t>Nulo</w:t>
            </w:r>
            <w:r>
              <w:rPr>
                <w:rStyle w:val="ui-provider"/>
                <w:rFonts w:ascii="Arial" w:eastAsia="Calibri" w:hAnsi="Arial" w:cs="Arial"/>
                <w:szCs w:val="18"/>
              </w:rPr>
              <w:t>, consultar el Catálogo Único de Claves de Áreas Geoestadísticas Estatales, Municipales y Localidades; en caso de Municipios o Demarcación Territorial nuevo, agregar el dato del nombre del Municipio o Demarcación Territorial en cuestión y anotar “MUNICIPIO DE ALTA PARA SU VERIFICACIÓN” en el apartado 23. DESCRIPCIÓN DE UBICACIÓN y se procederá a enviar la documentación del caso al INEGI para su verificación y registro.</w:t>
            </w:r>
          </w:p>
        </w:tc>
      </w:tr>
    </w:tbl>
    <w:p w14:paraId="564DB288" w14:textId="77777777" w:rsidR="000F585D" w:rsidRDefault="000F585D">
      <w:pPr>
        <w:pStyle w:val="Piedepgina"/>
        <w:ind w:left="720" w:right="-193"/>
        <w:rPr>
          <w:rFonts w:ascii="Arial" w:hAnsi="Arial" w:cs="Arial"/>
          <w:b/>
          <w:bCs/>
          <w:sz w:val="18"/>
          <w:szCs w:val="18"/>
        </w:rPr>
      </w:pPr>
    </w:p>
    <w:p w14:paraId="7DC6F8B9"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4427"/>
        <w:gridCol w:w="2076"/>
        <w:gridCol w:w="1152"/>
        <w:gridCol w:w="1157"/>
      </w:tblGrid>
      <w:tr w:rsidR="000F585D" w14:paraId="6E9D224A" w14:textId="77777777">
        <w:tc>
          <w:tcPr>
            <w:tcW w:w="444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540D1EF"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CLAVE GEOESTADÍSTICA DEL MUNICIPIO </w:t>
            </w:r>
          </w:p>
        </w:tc>
        <w:tc>
          <w:tcPr>
            <w:tcW w:w="4398"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2C29A10"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65444CFE" w14:textId="77777777">
        <w:tc>
          <w:tcPr>
            <w:tcW w:w="4443" w:type="dxa"/>
            <w:vMerge w:val="restart"/>
            <w:tcBorders>
              <w:top w:val="double" w:sz="4" w:space="0" w:color="000000"/>
              <w:left w:val="double" w:sz="4" w:space="0" w:color="000000"/>
              <w:bottom w:val="double" w:sz="4" w:space="0" w:color="000000"/>
              <w:right w:val="double" w:sz="4" w:space="0" w:color="000000"/>
            </w:tcBorders>
          </w:tcPr>
          <w:p w14:paraId="1D395FDB" w14:textId="77777777" w:rsidR="000F585D" w:rsidRDefault="00000000">
            <w:pPr>
              <w:widowControl w:val="0"/>
              <w:rPr>
                <w:rFonts w:ascii="Arial" w:hAnsi="Arial" w:cs="Arial"/>
                <w:sz w:val="18"/>
                <w:szCs w:val="18"/>
              </w:rPr>
            </w:pPr>
            <w:r>
              <w:rPr>
                <w:rFonts w:ascii="Arial" w:hAnsi="Arial" w:cs="Arial"/>
                <w:sz w:val="18"/>
                <w:szCs w:val="18"/>
              </w:rPr>
              <w:t>Clave del Área Geoestadística Municipal del INEGI</w:t>
            </w:r>
          </w:p>
        </w:tc>
        <w:tc>
          <w:tcPr>
            <w:tcW w:w="208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D1F087C"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5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A95522A"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D7DFC48"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0EE67B9D" w14:textId="77777777">
        <w:tc>
          <w:tcPr>
            <w:tcW w:w="4443" w:type="dxa"/>
            <w:vMerge/>
            <w:tcBorders>
              <w:left w:val="double" w:sz="4" w:space="0" w:color="000000"/>
              <w:bottom w:val="double" w:sz="4" w:space="0" w:color="000000"/>
              <w:right w:val="double" w:sz="4" w:space="0" w:color="000000"/>
            </w:tcBorders>
          </w:tcPr>
          <w:p w14:paraId="084A896A" w14:textId="77777777" w:rsidR="000F585D" w:rsidRDefault="000F585D">
            <w:pPr>
              <w:widowControl w:val="0"/>
              <w:rPr>
                <w:rFonts w:ascii="Arial" w:hAnsi="Arial" w:cs="Arial"/>
                <w:sz w:val="18"/>
                <w:szCs w:val="18"/>
              </w:rPr>
            </w:pPr>
          </w:p>
        </w:tc>
        <w:tc>
          <w:tcPr>
            <w:tcW w:w="2083" w:type="dxa"/>
            <w:tcBorders>
              <w:top w:val="double" w:sz="4" w:space="0" w:color="000000"/>
              <w:left w:val="double" w:sz="4" w:space="0" w:color="000000"/>
              <w:bottom w:val="double" w:sz="4" w:space="0" w:color="000000"/>
              <w:right w:val="double" w:sz="4" w:space="0" w:color="000000"/>
            </w:tcBorders>
          </w:tcPr>
          <w:p w14:paraId="2E865285" w14:textId="77777777" w:rsidR="000F585D" w:rsidRDefault="00000000">
            <w:pPr>
              <w:widowControl w:val="0"/>
              <w:jc w:val="center"/>
              <w:rPr>
                <w:rFonts w:ascii="Arial" w:hAnsi="Arial" w:cs="Arial"/>
                <w:sz w:val="18"/>
                <w:szCs w:val="18"/>
              </w:rPr>
            </w:pPr>
            <w:r>
              <w:rPr>
                <w:rFonts w:ascii="Arial" w:hAnsi="Arial" w:cs="Arial"/>
                <w:sz w:val="18"/>
                <w:szCs w:val="18"/>
              </w:rPr>
              <w:t>CVE_MUN</w:t>
            </w:r>
          </w:p>
        </w:tc>
        <w:tc>
          <w:tcPr>
            <w:tcW w:w="1155" w:type="dxa"/>
            <w:tcBorders>
              <w:top w:val="double" w:sz="4" w:space="0" w:color="000000"/>
              <w:left w:val="double" w:sz="4" w:space="0" w:color="000000"/>
              <w:bottom w:val="double" w:sz="4" w:space="0" w:color="000000"/>
              <w:right w:val="double" w:sz="4" w:space="0" w:color="000000"/>
            </w:tcBorders>
          </w:tcPr>
          <w:p w14:paraId="721875D4"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2F6D4B17" w14:textId="77777777" w:rsidR="000F585D" w:rsidRDefault="00000000">
            <w:pPr>
              <w:widowControl w:val="0"/>
              <w:jc w:val="center"/>
              <w:rPr>
                <w:rFonts w:ascii="Arial" w:hAnsi="Arial" w:cs="Arial"/>
                <w:sz w:val="18"/>
                <w:szCs w:val="18"/>
              </w:rPr>
            </w:pPr>
            <w:r>
              <w:rPr>
                <w:rFonts w:ascii="Arial" w:hAnsi="Arial" w:cs="Arial"/>
                <w:sz w:val="18"/>
                <w:szCs w:val="18"/>
              </w:rPr>
              <w:t>3</w:t>
            </w:r>
          </w:p>
        </w:tc>
      </w:tr>
      <w:tr w:rsidR="000F585D" w14:paraId="78B3B7DF"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3B20E9BC"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591E13C4"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21A1D967" w14:textId="77777777" w:rsidR="000F585D" w:rsidRDefault="00000000">
            <w:pPr>
              <w:widowControl w:val="0"/>
              <w:rPr>
                <w:rFonts w:ascii="Arial" w:hAnsi="Arial" w:cs="Arial"/>
                <w:sz w:val="18"/>
                <w:szCs w:val="18"/>
              </w:rPr>
            </w:pPr>
            <w:r>
              <w:rPr>
                <w:rFonts w:ascii="Arial" w:hAnsi="Arial" w:cs="Arial"/>
                <w:sz w:val="18"/>
                <w:szCs w:val="18"/>
              </w:rPr>
              <w:t>001…999.</w:t>
            </w:r>
          </w:p>
        </w:tc>
      </w:tr>
      <w:tr w:rsidR="000F585D" w14:paraId="56118693"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71E92DC0"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198D2001" w14:textId="77777777" w:rsidR="000F585D" w:rsidRDefault="00000000">
            <w:pPr>
              <w:pStyle w:val="Prrafodelista"/>
              <w:widowControl w:val="0"/>
              <w:numPr>
                <w:ilvl w:val="0"/>
                <w:numId w:val="4"/>
              </w:numPr>
              <w:spacing w:after="0" w:line="240" w:lineRule="auto"/>
              <w:contextualSpacing/>
              <w:rPr>
                <w:rFonts w:ascii="Arial" w:hAnsi="Arial" w:cs="Arial"/>
                <w:szCs w:val="18"/>
              </w:rPr>
            </w:pPr>
            <w:r>
              <w:rPr>
                <w:rStyle w:val="ui-provider"/>
                <w:rFonts w:ascii="Arial" w:eastAsia="Calibri" w:hAnsi="Arial" w:cs="Arial"/>
                <w:szCs w:val="18"/>
              </w:rPr>
              <w:t>Dato diferente de Nulo, consultar el Catálogo Único de Claves de Áreas Geoestadísticas Estatales, Municipales y Localidades; si el valor correspondiente al nombre del municipio no se encuentra registrado en el Catálogo Único de Claves de Áreas Geoestadísticas Estatales, Municipales y Localidades publicados por el INEGI, deberá registrarse con una clave provisional que comience en 900 y en caso de que sea necesario registrar más claves para el mismo municipio los registros deberán irse incrementando en 1 y anotar “MUNICIPIO DE ALTA PARA SU VERIFICACIÓN” en el apartado 23.DESCRIPCIÓN DE UBICACIÓN y se procederá a enviar la documentación del caso al INEGI para su verificación y registro.</w:t>
            </w:r>
          </w:p>
        </w:tc>
      </w:tr>
    </w:tbl>
    <w:p w14:paraId="7964A8CA"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4419"/>
        <w:gridCol w:w="2095"/>
        <w:gridCol w:w="1141"/>
        <w:gridCol w:w="1157"/>
      </w:tblGrid>
      <w:tr w:rsidR="000F585D" w14:paraId="21D02CD4" w14:textId="77777777">
        <w:tc>
          <w:tcPr>
            <w:tcW w:w="443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5AC4319"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NOMBRE DE LA ENTIDAD FEDERATIVA </w:t>
            </w:r>
          </w:p>
        </w:tc>
        <w:tc>
          <w:tcPr>
            <w:tcW w:w="4406" w:type="dxa"/>
            <w:gridSpan w:val="3"/>
            <w:tcBorders>
              <w:top w:val="double" w:sz="4" w:space="0" w:color="000000"/>
              <w:left w:val="double" w:sz="4" w:space="0" w:color="000000"/>
              <w:right w:val="double" w:sz="4" w:space="0" w:color="000000"/>
            </w:tcBorders>
            <w:shd w:val="clear" w:color="auto" w:fill="D9D9D9" w:themeFill="background1" w:themeFillShade="D9"/>
          </w:tcPr>
          <w:p w14:paraId="5C96D758"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5C8603A1" w14:textId="77777777">
        <w:tc>
          <w:tcPr>
            <w:tcW w:w="4435" w:type="dxa"/>
            <w:vMerge w:val="restart"/>
            <w:tcBorders>
              <w:top w:val="double" w:sz="4" w:space="0" w:color="000000"/>
              <w:left w:val="double" w:sz="4" w:space="0" w:color="000000"/>
              <w:bottom w:val="double" w:sz="4" w:space="0" w:color="000000"/>
              <w:right w:val="double" w:sz="4" w:space="0" w:color="000000"/>
            </w:tcBorders>
          </w:tcPr>
          <w:p w14:paraId="4A547D08" w14:textId="77777777" w:rsidR="000F585D" w:rsidRDefault="00000000">
            <w:pPr>
              <w:widowControl w:val="0"/>
              <w:rPr>
                <w:rFonts w:ascii="Arial" w:hAnsi="Arial" w:cs="Arial"/>
                <w:sz w:val="18"/>
                <w:szCs w:val="18"/>
              </w:rPr>
            </w:pPr>
            <w:r>
              <w:rPr>
                <w:rFonts w:ascii="Arial" w:hAnsi="Arial" w:cs="Arial"/>
                <w:sz w:val="18"/>
                <w:szCs w:val="18"/>
              </w:rPr>
              <w:t>Nombre del Área Geoestadística Estatal del INEGI</w:t>
            </w:r>
          </w:p>
        </w:tc>
        <w:tc>
          <w:tcPr>
            <w:tcW w:w="210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64D88B4"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4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7823158"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8ABA92E"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04511466" w14:textId="77777777">
        <w:tc>
          <w:tcPr>
            <w:tcW w:w="4435" w:type="dxa"/>
            <w:vMerge/>
            <w:tcBorders>
              <w:left w:val="double" w:sz="4" w:space="0" w:color="000000"/>
              <w:bottom w:val="double" w:sz="4" w:space="0" w:color="000000"/>
              <w:right w:val="double" w:sz="4" w:space="0" w:color="000000"/>
            </w:tcBorders>
          </w:tcPr>
          <w:p w14:paraId="1C4620FD" w14:textId="77777777" w:rsidR="000F585D" w:rsidRDefault="000F585D">
            <w:pPr>
              <w:widowControl w:val="0"/>
              <w:rPr>
                <w:rFonts w:ascii="Arial" w:hAnsi="Arial" w:cs="Arial"/>
                <w:sz w:val="18"/>
                <w:szCs w:val="18"/>
              </w:rPr>
            </w:pPr>
          </w:p>
        </w:tc>
        <w:tc>
          <w:tcPr>
            <w:tcW w:w="2102" w:type="dxa"/>
            <w:tcBorders>
              <w:top w:val="double" w:sz="4" w:space="0" w:color="000000"/>
              <w:left w:val="double" w:sz="4" w:space="0" w:color="000000"/>
              <w:bottom w:val="double" w:sz="4" w:space="0" w:color="000000"/>
              <w:right w:val="double" w:sz="4" w:space="0" w:color="000000"/>
            </w:tcBorders>
          </w:tcPr>
          <w:p w14:paraId="496C5A28" w14:textId="77777777" w:rsidR="000F585D" w:rsidRDefault="00000000">
            <w:pPr>
              <w:widowControl w:val="0"/>
              <w:jc w:val="center"/>
              <w:rPr>
                <w:rFonts w:ascii="Arial" w:hAnsi="Arial" w:cs="Arial"/>
                <w:sz w:val="18"/>
                <w:szCs w:val="18"/>
              </w:rPr>
            </w:pPr>
            <w:r>
              <w:rPr>
                <w:rFonts w:ascii="Arial" w:hAnsi="Arial" w:cs="Arial"/>
                <w:sz w:val="18"/>
                <w:szCs w:val="18"/>
              </w:rPr>
              <w:t>NOM_ENT</w:t>
            </w:r>
          </w:p>
        </w:tc>
        <w:tc>
          <w:tcPr>
            <w:tcW w:w="1144" w:type="dxa"/>
            <w:tcBorders>
              <w:top w:val="double" w:sz="4" w:space="0" w:color="000000"/>
              <w:left w:val="double" w:sz="4" w:space="0" w:color="000000"/>
              <w:bottom w:val="double" w:sz="4" w:space="0" w:color="000000"/>
              <w:right w:val="double" w:sz="4" w:space="0" w:color="000000"/>
            </w:tcBorders>
          </w:tcPr>
          <w:p w14:paraId="5CCB9EF9"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0A9EAC9F"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4953D9BB"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35884F38"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6AC625FF"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30D4B23A" w14:textId="77777777" w:rsidR="000F585D" w:rsidRDefault="00000000">
            <w:pPr>
              <w:widowControl w:val="0"/>
              <w:rPr>
                <w:rFonts w:ascii="Arial" w:hAnsi="Arial" w:cs="Arial"/>
                <w:sz w:val="18"/>
                <w:szCs w:val="18"/>
              </w:rPr>
            </w:pPr>
            <w:r>
              <w:rPr>
                <w:rFonts w:ascii="Arial" w:hAnsi="Arial" w:cs="Arial"/>
                <w:sz w:val="18"/>
                <w:szCs w:val="18"/>
              </w:rPr>
              <w:t xml:space="preserve">Indeterminado </w:t>
            </w:r>
          </w:p>
        </w:tc>
      </w:tr>
      <w:tr w:rsidR="000F585D" w14:paraId="3D1DD3AC"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4EAC9A0D"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4E9ECCA6"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szCs w:val="18"/>
              </w:rPr>
              <w:t>Dato diferente de Nulo, consultar el Catálogo Único de Claves de Áreas Geoestadísticas Estatales, Municipales y Localidades.</w:t>
            </w:r>
          </w:p>
        </w:tc>
      </w:tr>
    </w:tbl>
    <w:p w14:paraId="3C4E3F62"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5108"/>
        <w:gridCol w:w="1515"/>
        <w:gridCol w:w="1032"/>
        <w:gridCol w:w="1157"/>
      </w:tblGrid>
      <w:tr w:rsidR="000F585D" w14:paraId="7B3D42BA" w14:textId="77777777">
        <w:tc>
          <w:tcPr>
            <w:tcW w:w="512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20E25A89"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CLAVE GEOESTADÍSTICA DE LA ENTIDAD FEDERATIVA </w:t>
            </w:r>
          </w:p>
        </w:tc>
        <w:tc>
          <w:tcPr>
            <w:tcW w:w="3715" w:type="dxa"/>
            <w:gridSpan w:val="3"/>
            <w:tcBorders>
              <w:top w:val="double" w:sz="4" w:space="0" w:color="000000"/>
              <w:left w:val="double" w:sz="4" w:space="0" w:color="000000"/>
              <w:right w:val="double" w:sz="4" w:space="0" w:color="000000"/>
            </w:tcBorders>
            <w:shd w:val="clear" w:color="auto" w:fill="D9D9D9" w:themeFill="background1" w:themeFillShade="D9"/>
          </w:tcPr>
          <w:p w14:paraId="26B7FBA2"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B6A3B26" w14:textId="77777777">
        <w:tc>
          <w:tcPr>
            <w:tcW w:w="5126" w:type="dxa"/>
            <w:vMerge w:val="restart"/>
            <w:tcBorders>
              <w:top w:val="double" w:sz="4" w:space="0" w:color="000000"/>
              <w:left w:val="double" w:sz="4" w:space="0" w:color="000000"/>
              <w:bottom w:val="double" w:sz="4" w:space="0" w:color="000000"/>
              <w:right w:val="double" w:sz="4" w:space="0" w:color="000000"/>
            </w:tcBorders>
          </w:tcPr>
          <w:p w14:paraId="7835C158" w14:textId="77777777" w:rsidR="000F585D" w:rsidRDefault="00000000">
            <w:pPr>
              <w:widowControl w:val="0"/>
              <w:rPr>
                <w:rFonts w:ascii="Arial" w:hAnsi="Arial" w:cs="Arial"/>
                <w:sz w:val="18"/>
                <w:szCs w:val="18"/>
              </w:rPr>
            </w:pPr>
            <w:r>
              <w:rPr>
                <w:rFonts w:ascii="Arial" w:hAnsi="Arial" w:cs="Arial"/>
                <w:sz w:val="18"/>
                <w:szCs w:val="18"/>
              </w:rPr>
              <w:t>Clave del Área Geoestadística Estatal del INEGI</w:t>
            </w:r>
          </w:p>
        </w:tc>
        <w:tc>
          <w:tcPr>
            <w:tcW w:w="152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1473CD6"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035" w:type="dxa"/>
            <w:tcBorders>
              <w:top w:val="double" w:sz="4" w:space="0" w:color="000000"/>
              <w:left w:val="double" w:sz="4" w:space="0" w:color="000000"/>
              <w:right w:val="double" w:sz="4" w:space="0" w:color="000000"/>
            </w:tcBorders>
            <w:shd w:val="clear" w:color="auto" w:fill="D9D9D9" w:themeFill="background1" w:themeFillShade="D9"/>
          </w:tcPr>
          <w:p w14:paraId="64F5BEEC"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2AA5421"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593F6A17" w14:textId="77777777">
        <w:tc>
          <w:tcPr>
            <w:tcW w:w="5126" w:type="dxa"/>
            <w:vMerge/>
            <w:tcBorders>
              <w:left w:val="double" w:sz="4" w:space="0" w:color="000000"/>
              <w:bottom w:val="double" w:sz="4" w:space="0" w:color="000000"/>
              <w:right w:val="double" w:sz="4" w:space="0" w:color="000000"/>
            </w:tcBorders>
          </w:tcPr>
          <w:p w14:paraId="556BED61" w14:textId="77777777" w:rsidR="000F585D" w:rsidRDefault="000F585D">
            <w:pPr>
              <w:widowControl w:val="0"/>
              <w:rPr>
                <w:rFonts w:ascii="Arial" w:hAnsi="Arial" w:cs="Arial"/>
                <w:sz w:val="18"/>
                <w:szCs w:val="18"/>
              </w:rPr>
            </w:pPr>
          </w:p>
        </w:tc>
        <w:tc>
          <w:tcPr>
            <w:tcW w:w="1520" w:type="dxa"/>
            <w:tcBorders>
              <w:top w:val="double" w:sz="4" w:space="0" w:color="000000"/>
              <w:left w:val="double" w:sz="4" w:space="0" w:color="000000"/>
              <w:bottom w:val="double" w:sz="4" w:space="0" w:color="000000"/>
              <w:right w:val="double" w:sz="4" w:space="0" w:color="000000"/>
            </w:tcBorders>
          </w:tcPr>
          <w:p w14:paraId="287E9481" w14:textId="77777777" w:rsidR="000F585D" w:rsidRDefault="00000000">
            <w:pPr>
              <w:widowControl w:val="0"/>
              <w:jc w:val="center"/>
              <w:rPr>
                <w:rFonts w:ascii="Arial" w:hAnsi="Arial" w:cs="Arial"/>
                <w:sz w:val="18"/>
                <w:szCs w:val="18"/>
              </w:rPr>
            </w:pPr>
            <w:r>
              <w:rPr>
                <w:rFonts w:ascii="Arial" w:hAnsi="Arial" w:cs="Arial"/>
                <w:sz w:val="18"/>
                <w:szCs w:val="18"/>
              </w:rPr>
              <w:t>CVE_ENT</w:t>
            </w:r>
          </w:p>
        </w:tc>
        <w:tc>
          <w:tcPr>
            <w:tcW w:w="1035" w:type="dxa"/>
            <w:tcBorders>
              <w:left w:val="double" w:sz="4" w:space="0" w:color="000000"/>
              <w:bottom w:val="double" w:sz="4" w:space="0" w:color="000000"/>
              <w:right w:val="double" w:sz="4" w:space="0" w:color="000000"/>
            </w:tcBorders>
          </w:tcPr>
          <w:p w14:paraId="1B13F2C8"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675594EE" w14:textId="77777777" w:rsidR="000F585D" w:rsidRDefault="00000000">
            <w:pPr>
              <w:widowControl w:val="0"/>
              <w:jc w:val="center"/>
              <w:rPr>
                <w:rFonts w:ascii="Arial" w:hAnsi="Arial" w:cs="Arial"/>
                <w:sz w:val="18"/>
                <w:szCs w:val="18"/>
              </w:rPr>
            </w:pPr>
            <w:r>
              <w:rPr>
                <w:rFonts w:ascii="Arial" w:hAnsi="Arial" w:cs="Arial"/>
                <w:sz w:val="18"/>
                <w:szCs w:val="18"/>
              </w:rPr>
              <w:t>2</w:t>
            </w:r>
          </w:p>
        </w:tc>
      </w:tr>
      <w:tr w:rsidR="000F585D" w14:paraId="5964B705"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70D5E951"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0890BBFB"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07CE188E" w14:textId="77777777" w:rsidR="000F585D" w:rsidRDefault="00000000">
            <w:pPr>
              <w:widowControl w:val="0"/>
              <w:rPr>
                <w:rFonts w:ascii="Arial" w:hAnsi="Arial" w:cs="Arial"/>
                <w:b/>
                <w:bCs/>
                <w:sz w:val="18"/>
                <w:szCs w:val="18"/>
              </w:rPr>
            </w:pPr>
            <w:r>
              <w:rPr>
                <w:rFonts w:ascii="Arial" w:hAnsi="Arial" w:cs="Arial"/>
                <w:b/>
                <w:bCs/>
                <w:sz w:val="18"/>
                <w:szCs w:val="18"/>
              </w:rPr>
              <w:t>01 …32</w:t>
            </w:r>
          </w:p>
        </w:tc>
      </w:tr>
      <w:tr w:rsidR="000F585D" w14:paraId="6B8E830A"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33884F18"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F4F2D6E" w14:textId="77777777" w:rsidR="000F585D" w:rsidRDefault="00000000">
            <w:pPr>
              <w:pStyle w:val="Prrafodelista"/>
              <w:widowControl w:val="0"/>
              <w:numPr>
                <w:ilvl w:val="0"/>
                <w:numId w:val="4"/>
              </w:numPr>
              <w:spacing w:after="0" w:line="240" w:lineRule="auto"/>
              <w:contextualSpacing/>
              <w:jc w:val="left"/>
              <w:rPr>
                <w:rFonts w:ascii="Arial" w:hAnsi="Arial" w:cs="Arial"/>
                <w:szCs w:val="18"/>
              </w:rPr>
            </w:pPr>
            <w:r>
              <w:rPr>
                <w:rFonts w:ascii="Arial" w:hAnsi="Arial" w:cs="Arial"/>
                <w:szCs w:val="18"/>
              </w:rPr>
              <w:t>Dato diferente de Nulo, consultar el Catálogo Único de Claves de Áreas Geoestadísticas Estatales, Municipales y Localidades.</w:t>
            </w:r>
          </w:p>
        </w:tc>
      </w:tr>
    </w:tbl>
    <w:p w14:paraId="55460BAB"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1766"/>
        <w:gridCol w:w="1535"/>
        <w:gridCol w:w="1652"/>
        <w:gridCol w:w="1515"/>
        <w:gridCol w:w="1102"/>
        <w:gridCol w:w="1242"/>
      </w:tblGrid>
      <w:tr w:rsidR="000F585D" w14:paraId="0DE70381" w14:textId="77777777">
        <w:tc>
          <w:tcPr>
            <w:tcW w:w="4970"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B3A94D5"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TIPO DE ENTRE VIALIDAD 1</w:t>
            </w:r>
          </w:p>
        </w:tc>
        <w:tc>
          <w:tcPr>
            <w:tcW w:w="3872" w:type="dxa"/>
            <w:gridSpan w:val="3"/>
            <w:tcBorders>
              <w:top w:val="double" w:sz="4" w:space="0" w:color="000000"/>
              <w:left w:val="double" w:sz="4" w:space="0" w:color="000000"/>
              <w:right w:val="double" w:sz="4" w:space="0" w:color="000000"/>
            </w:tcBorders>
            <w:shd w:val="clear" w:color="auto" w:fill="D9D9D9" w:themeFill="background1" w:themeFillShade="D9"/>
          </w:tcPr>
          <w:p w14:paraId="116C96EF"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73EA3AAE" w14:textId="77777777">
        <w:tc>
          <w:tcPr>
            <w:tcW w:w="4970" w:type="dxa"/>
            <w:gridSpan w:val="3"/>
            <w:vMerge w:val="restart"/>
            <w:tcBorders>
              <w:top w:val="double" w:sz="4" w:space="0" w:color="000000"/>
              <w:left w:val="double" w:sz="4" w:space="0" w:color="000000"/>
              <w:bottom w:val="double" w:sz="4" w:space="0" w:color="000000"/>
              <w:right w:val="double" w:sz="4" w:space="0" w:color="000000"/>
            </w:tcBorders>
          </w:tcPr>
          <w:p w14:paraId="727E1393" w14:textId="77777777" w:rsidR="000F585D" w:rsidRDefault="00000000">
            <w:pPr>
              <w:widowControl w:val="0"/>
              <w:jc w:val="both"/>
              <w:rPr>
                <w:rFonts w:ascii="Arial" w:hAnsi="Arial" w:cs="Arial"/>
                <w:sz w:val="18"/>
                <w:szCs w:val="18"/>
              </w:rPr>
            </w:pPr>
            <w:r>
              <w:rPr>
                <w:rFonts w:ascii="Arial" w:hAnsi="Arial" w:cs="Arial"/>
                <w:sz w:val="18"/>
                <w:szCs w:val="18"/>
              </w:rPr>
              <w:t>Término que define el tipo de la primera de las vialidades que delimita a aquella donde se ubica el Domicilio Geográfico de interés y que se localiza, estando de frente al predio o inmueble, a mano izquierda.</w:t>
            </w:r>
          </w:p>
        </w:tc>
        <w:tc>
          <w:tcPr>
            <w:tcW w:w="152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9C1D294"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0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BB8726C"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24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E0A8055"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76C601D8" w14:textId="77777777">
        <w:tc>
          <w:tcPr>
            <w:tcW w:w="4970" w:type="dxa"/>
            <w:gridSpan w:val="3"/>
            <w:vMerge/>
            <w:tcBorders>
              <w:left w:val="double" w:sz="4" w:space="0" w:color="000000"/>
              <w:bottom w:val="double" w:sz="4" w:space="0" w:color="000000"/>
              <w:right w:val="double" w:sz="4" w:space="0" w:color="000000"/>
            </w:tcBorders>
          </w:tcPr>
          <w:p w14:paraId="7BDA2483" w14:textId="77777777" w:rsidR="000F585D" w:rsidRDefault="000F585D">
            <w:pPr>
              <w:widowControl w:val="0"/>
              <w:rPr>
                <w:rFonts w:ascii="Arial" w:hAnsi="Arial" w:cs="Arial"/>
                <w:sz w:val="18"/>
                <w:szCs w:val="18"/>
              </w:rPr>
            </w:pPr>
          </w:p>
        </w:tc>
        <w:tc>
          <w:tcPr>
            <w:tcW w:w="1520" w:type="dxa"/>
            <w:tcBorders>
              <w:top w:val="double" w:sz="4" w:space="0" w:color="000000"/>
              <w:left w:val="double" w:sz="4" w:space="0" w:color="000000"/>
              <w:bottom w:val="double" w:sz="4" w:space="0" w:color="000000"/>
              <w:right w:val="double" w:sz="4" w:space="0" w:color="000000"/>
            </w:tcBorders>
          </w:tcPr>
          <w:p w14:paraId="7AB7A6CE" w14:textId="77777777" w:rsidR="000F585D" w:rsidRDefault="00000000">
            <w:pPr>
              <w:widowControl w:val="0"/>
              <w:jc w:val="center"/>
              <w:rPr>
                <w:rFonts w:ascii="Arial" w:hAnsi="Arial" w:cs="Arial"/>
                <w:sz w:val="18"/>
                <w:szCs w:val="18"/>
              </w:rPr>
            </w:pPr>
            <w:r>
              <w:rPr>
                <w:rFonts w:ascii="Arial" w:hAnsi="Arial" w:cs="Arial"/>
                <w:sz w:val="18"/>
                <w:szCs w:val="18"/>
              </w:rPr>
              <w:t>TIPOREF1</w:t>
            </w:r>
          </w:p>
        </w:tc>
        <w:tc>
          <w:tcPr>
            <w:tcW w:w="1106" w:type="dxa"/>
            <w:tcBorders>
              <w:top w:val="double" w:sz="4" w:space="0" w:color="000000"/>
              <w:left w:val="double" w:sz="4" w:space="0" w:color="000000"/>
              <w:bottom w:val="double" w:sz="4" w:space="0" w:color="000000"/>
              <w:right w:val="double" w:sz="4" w:space="0" w:color="000000"/>
            </w:tcBorders>
          </w:tcPr>
          <w:p w14:paraId="7287185B"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246" w:type="dxa"/>
            <w:tcBorders>
              <w:top w:val="double" w:sz="4" w:space="0" w:color="000000"/>
              <w:left w:val="double" w:sz="4" w:space="0" w:color="000000"/>
              <w:bottom w:val="double" w:sz="4" w:space="0" w:color="000000"/>
              <w:right w:val="double" w:sz="4" w:space="0" w:color="000000"/>
            </w:tcBorders>
          </w:tcPr>
          <w:p w14:paraId="43BE4E13" w14:textId="77777777" w:rsidR="000F585D" w:rsidRDefault="00000000">
            <w:pPr>
              <w:widowControl w:val="0"/>
              <w:jc w:val="center"/>
              <w:rPr>
                <w:shd w:val="clear" w:color="auto" w:fill="FFFF00"/>
              </w:rPr>
            </w:pPr>
            <w:r>
              <w:rPr>
                <w:rFonts w:ascii="Arial" w:hAnsi="Arial" w:cs="Arial"/>
                <w:sz w:val="18"/>
                <w:szCs w:val="18"/>
                <w:shd w:val="clear" w:color="auto" w:fill="FFFF00"/>
              </w:rPr>
              <w:t>26</w:t>
            </w:r>
          </w:p>
        </w:tc>
      </w:tr>
      <w:tr w:rsidR="000F585D" w14:paraId="6639A243" w14:textId="77777777">
        <w:tc>
          <w:tcPr>
            <w:tcW w:w="8842" w:type="dxa"/>
            <w:gridSpan w:val="6"/>
            <w:tcBorders>
              <w:left w:val="double" w:sz="4" w:space="0" w:color="000000"/>
              <w:bottom w:val="double" w:sz="4" w:space="0" w:color="000000"/>
              <w:right w:val="double" w:sz="4" w:space="0" w:color="000000"/>
            </w:tcBorders>
            <w:shd w:val="clear" w:color="auto" w:fill="D9D9D9" w:themeFill="background1" w:themeFillShade="D9"/>
          </w:tcPr>
          <w:p w14:paraId="2541BE98"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78CE5EC5" w14:textId="77777777">
        <w:tc>
          <w:tcPr>
            <w:tcW w:w="1772" w:type="dxa"/>
            <w:tcBorders>
              <w:top w:val="double" w:sz="4" w:space="0" w:color="000000"/>
              <w:left w:val="double" w:sz="4" w:space="0" w:color="000000"/>
            </w:tcBorders>
          </w:tcPr>
          <w:p w14:paraId="4C12C466" w14:textId="77777777" w:rsidR="000F585D" w:rsidRDefault="00000000">
            <w:pPr>
              <w:widowControl w:val="0"/>
              <w:rPr>
                <w:rFonts w:ascii="Arial" w:hAnsi="Arial" w:cs="Arial"/>
                <w:sz w:val="18"/>
                <w:szCs w:val="18"/>
              </w:rPr>
            </w:pPr>
            <w:r>
              <w:rPr>
                <w:rFonts w:ascii="Arial" w:hAnsi="Arial" w:cs="Arial"/>
                <w:sz w:val="18"/>
                <w:szCs w:val="18"/>
              </w:rPr>
              <w:t>Andador</w:t>
            </w:r>
          </w:p>
        </w:tc>
        <w:tc>
          <w:tcPr>
            <w:tcW w:w="1540" w:type="dxa"/>
            <w:tcBorders>
              <w:top w:val="double" w:sz="4" w:space="0" w:color="000000"/>
            </w:tcBorders>
          </w:tcPr>
          <w:p w14:paraId="070551A7" w14:textId="77777777" w:rsidR="000F585D" w:rsidRDefault="00000000">
            <w:pPr>
              <w:widowControl w:val="0"/>
              <w:rPr>
                <w:rFonts w:ascii="Arial" w:hAnsi="Arial" w:cs="Arial"/>
                <w:sz w:val="18"/>
                <w:szCs w:val="18"/>
              </w:rPr>
            </w:pPr>
            <w:r>
              <w:rPr>
                <w:rFonts w:ascii="Arial" w:hAnsi="Arial" w:cs="Arial"/>
                <w:sz w:val="18"/>
                <w:szCs w:val="18"/>
              </w:rPr>
              <w:t>Calle</w:t>
            </w:r>
          </w:p>
        </w:tc>
        <w:tc>
          <w:tcPr>
            <w:tcW w:w="1658" w:type="dxa"/>
            <w:tcBorders>
              <w:top w:val="double" w:sz="4" w:space="0" w:color="000000"/>
            </w:tcBorders>
          </w:tcPr>
          <w:p w14:paraId="721A29EA" w14:textId="77777777" w:rsidR="000F585D" w:rsidRDefault="00000000">
            <w:pPr>
              <w:widowControl w:val="0"/>
              <w:rPr>
                <w:rFonts w:ascii="Arial" w:hAnsi="Arial" w:cs="Arial"/>
                <w:sz w:val="18"/>
                <w:szCs w:val="18"/>
              </w:rPr>
            </w:pPr>
            <w:r>
              <w:rPr>
                <w:rFonts w:ascii="Arial" w:hAnsi="Arial" w:cs="Arial"/>
                <w:sz w:val="18"/>
                <w:szCs w:val="18"/>
              </w:rPr>
              <w:t>Ciclovía</w:t>
            </w:r>
          </w:p>
        </w:tc>
        <w:tc>
          <w:tcPr>
            <w:tcW w:w="1520" w:type="dxa"/>
            <w:tcBorders>
              <w:top w:val="double" w:sz="4" w:space="0" w:color="000000"/>
            </w:tcBorders>
          </w:tcPr>
          <w:p w14:paraId="70C6E353" w14:textId="77777777" w:rsidR="000F585D" w:rsidRDefault="00000000">
            <w:pPr>
              <w:widowControl w:val="0"/>
              <w:rPr>
                <w:rFonts w:ascii="Arial" w:hAnsi="Arial" w:cs="Arial"/>
                <w:sz w:val="18"/>
                <w:szCs w:val="18"/>
              </w:rPr>
            </w:pPr>
            <w:r>
              <w:rPr>
                <w:rFonts w:ascii="Arial" w:hAnsi="Arial" w:cs="Arial"/>
                <w:sz w:val="18"/>
                <w:szCs w:val="18"/>
              </w:rPr>
              <w:t>Línea de costa Insular</w:t>
            </w:r>
          </w:p>
        </w:tc>
        <w:tc>
          <w:tcPr>
            <w:tcW w:w="2352" w:type="dxa"/>
            <w:gridSpan w:val="2"/>
            <w:tcBorders>
              <w:top w:val="double" w:sz="4" w:space="0" w:color="000000"/>
              <w:right w:val="double" w:sz="4" w:space="0" w:color="000000"/>
            </w:tcBorders>
          </w:tcPr>
          <w:p w14:paraId="190BE7F5" w14:textId="77777777" w:rsidR="000F585D" w:rsidRDefault="00000000">
            <w:pPr>
              <w:widowControl w:val="0"/>
              <w:rPr>
                <w:rFonts w:ascii="Arial" w:hAnsi="Arial" w:cs="Arial"/>
                <w:sz w:val="18"/>
                <w:szCs w:val="18"/>
              </w:rPr>
            </w:pPr>
            <w:r>
              <w:rPr>
                <w:rFonts w:ascii="Arial" w:hAnsi="Arial" w:cs="Arial"/>
                <w:sz w:val="18"/>
                <w:szCs w:val="18"/>
              </w:rPr>
              <w:t>Retorno</w:t>
            </w:r>
          </w:p>
        </w:tc>
      </w:tr>
      <w:tr w:rsidR="000F585D" w14:paraId="35A31326" w14:textId="77777777">
        <w:tc>
          <w:tcPr>
            <w:tcW w:w="1772" w:type="dxa"/>
            <w:tcBorders>
              <w:left w:val="double" w:sz="4" w:space="0" w:color="000000"/>
            </w:tcBorders>
          </w:tcPr>
          <w:p w14:paraId="20169152" w14:textId="77777777" w:rsidR="000F585D" w:rsidRDefault="00000000">
            <w:pPr>
              <w:widowControl w:val="0"/>
              <w:rPr>
                <w:rFonts w:ascii="Arial" w:hAnsi="Arial" w:cs="Arial"/>
                <w:sz w:val="18"/>
                <w:szCs w:val="18"/>
              </w:rPr>
            </w:pPr>
            <w:r>
              <w:rPr>
                <w:rFonts w:ascii="Arial" w:hAnsi="Arial" w:cs="Arial"/>
                <w:sz w:val="18"/>
                <w:szCs w:val="18"/>
              </w:rPr>
              <w:t>Acuática</w:t>
            </w:r>
          </w:p>
        </w:tc>
        <w:tc>
          <w:tcPr>
            <w:tcW w:w="1540" w:type="dxa"/>
          </w:tcPr>
          <w:p w14:paraId="1CD1C40B" w14:textId="77777777" w:rsidR="000F585D" w:rsidRDefault="00000000">
            <w:pPr>
              <w:widowControl w:val="0"/>
              <w:rPr>
                <w:rFonts w:ascii="Arial" w:hAnsi="Arial" w:cs="Arial"/>
                <w:sz w:val="18"/>
                <w:szCs w:val="18"/>
              </w:rPr>
            </w:pPr>
            <w:r>
              <w:rPr>
                <w:rFonts w:ascii="Arial" w:hAnsi="Arial" w:cs="Arial"/>
                <w:sz w:val="18"/>
                <w:szCs w:val="18"/>
              </w:rPr>
              <w:t xml:space="preserve">Callejón </w:t>
            </w:r>
          </w:p>
        </w:tc>
        <w:tc>
          <w:tcPr>
            <w:tcW w:w="1658" w:type="dxa"/>
          </w:tcPr>
          <w:p w14:paraId="365A97E3" w14:textId="77777777" w:rsidR="000F585D" w:rsidRDefault="00000000">
            <w:pPr>
              <w:widowControl w:val="0"/>
              <w:ind w:left="-135" w:firstLine="135"/>
              <w:rPr>
                <w:rFonts w:ascii="Arial" w:hAnsi="Arial" w:cs="Arial"/>
                <w:sz w:val="18"/>
                <w:szCs w:val="18"/>
              </w:rPr>
            </w:pPr>
            <w:r>
              <w:rPr>
                <w:rFonts w:ascii="Arial" w:hAnsi="Arial" w:cs="Arial"/>
                <w:sz w:val="18"/>
                <w:szCs w:val="18"/>
              </w:rPr>
              <w:t>Circuito</w:t>
            </w:r>
          </w:p>
        </w:tc>
        <w:tc>
          <w:tcPr>
            <w:tcW w:w="1520" w:type="dxa"/>
          </w:tcPr>
          <w:p w14:paraId="4C81BAA7" w14:textId="77777777" w:rsidR="000F585D" w:rsidRDefault="00000000">
            <w:pPr>
              <w:widowControl w:val="0"/>
              <w:rPr>
                <w:rFonts w:ascii="Arial" w:hAnsi="Arial" w:cs="Arial"/>
                <w:sz w:val="18"/>
                <w:szCs w:val="18"/>
              </w:rPr>
            </w:pPr>
            <w:r>
              <w:rPr>
                <w:rFonts w:ascii="Arial" w:hAnsi="Arial" w:cs="Arial"/>
                <w:sz w:val="18"/>
                <w:szCs w:val="18"/>
              </w:rPr>
              <w:t>Marítima</w:t>
            </w:r>
          </w:p>
        </w:tc>
        <w:tc>
          <w:tcPr>
            <w:tcW w:w="2352" w:type="dxa"/>
            <w:gridSpan w:val="2"/>
            <w:tcBorders>
              <w:right w:val="double" w:sz="4" w:space="0" w:color="000000"/>
            </w:tcBorders>
          </w:tcPr>
          <w:p w14:paraId="27E274AF" w14:textId="77777777" w:rsidR="000F585D" w:rsidRDefault="00000000">
            <w:pPr>
              <w:widowControl w:val="0"/>
              <w:rPr>
                <w:rFonts w:ascii="Arial" w:hAnsi="Arial" w:cs="Arial"/>
                <w:sz w:val="18"/>
                <w:szCs w:val="18"/>
              </w:rPr>
            </w:pPr>
            <w:r>
              <w:rPr>
                <w:rFonts w:ascii="Arial" w:hAnsi="Arial" w:cs="Arial"/>
                <w:sz w:val="18"/>
                <w:szCs w:val="18"/>
              </w:rPr>
              <w:t>Río</w:t>
            </w:r>
          </w:p>
        </w:tc>
      </w:tr>
      <w:tr w:rsidR="000F585D" w14:paraId="14A046D8" w14:textId="77777777">
        <w:tc>
          <w:tcPr>
            <w:tcW w:w="1772" w:type="dxa"/>
            <w:tcBorders>
              <w:left w:val="double" w:sz="4" w:space="0" w:color="000000"/>
            </w:tcBorders>
          </w:tcPr>
          <w:p w14:paraId="4C226DC6" w14:textId="77777777" w:rsidR="000F585D" w:rsidRDefault="00000000">
            <w:pPr>
              <w:widowControl w:val="0"/>
              <w:rPr>
                <w:rFonts w:ascii="Arial" w:hAnsi="Arial" w:cs="Arial"/>
                <w:sz w:val="18"/>
                <w:szCs w:val="18"/>
              </w:rPr>
            </w:pPr>
            <w:r>
              <w:rPr>
                <w:rFonts w:ascii="Arial" w:hAnsi="Arial" w:cs="Arial"/>
                <w:sz w:val="18"/>
                <w:szCs w:val="18"/>
              </w:rPr>
              <w:t xml:space="preserve">Arroyo </w:t>
            </w:r>
          </w:p>
        </w:tc>
        <w:tc>
          <w:tcPr>
            <w:tcW w:w="1540" w:type="dxa"/>
          </w:tcPr>
          <w:p w14:paraId="5FDA1E05" w14:textId="77777777" w:rsidR="000F585D" w:rsidRDefault="00000000">
            <w:pPr>
              <w:widowControl w:val="0"/>
              <w:rPr>
                <w:rFonts w:ascii="Arial" w:hAnsi="Arial" w:cs="Arial"/>
                <w:sz w:val="18"/>
                <w:szCs w:val="18"/>
              </w:rPr>
            </w:pPr>
            <w:r>
              <w:rPr>
                <w:rFonts w:ascii="Arial" w:hAnsi="Arial" w:cs="Arial"/>
                <w:sz w:val="18"/>
                <w:szCs w:val="18"/>
              </w:rPr>
              <w:t>Calzada</w:t>
            </w:r>
          </w:p>
        </w:tc>
        <w:tc>
          <w:tcPr>
            <w:tcW w:w="1658" w:type="dxa"/>
          </w:tcPr>
          <w:p w14:paraId="4DBE7E88" w14:textId="77777777" w:rsidR="000F585D" w:rsidRDefault="00000000">
            <w:pPr>
              <w:widowControl w:val="0"/>
              <w:rPr>
                <w:rFonts w:ascii="Arial" w:hAnsi="Arial" w:cs="Arial"/>
                <w:sz w:val="18"/>
                <w:szCs w:val="18"/>
              </w:rPr>
            </w:pPr>
            <w:r>
              <w:rPr>
                <w:rFonts w:ascii="Arial" w:hAnsi="Arial" w:cs="Arial"/>
                <w:sz w:val="18"/>
                <w:szCs w:val="18"/>
              </w:rPr>
              <w:t>Circunvalación</w:t>
            </w:r>
          </w:p>
        </w:tc>
        <w:tc>
          <w:tcPr>
            <w:tcW w:w="1520" w:type="dxa"/>
          </w:tcPr>
          <w:p w14:paraId="200903A5" w14:textId="77777777" w:rsidR="000F585D" w:rsidRDefault="00000000">
            <w:pPr>
              <w:widowControl w:val="0"/>
              <w:rPr>
                <w:rFonts w:ascii="Arial" w:hAnsi="Arial" w:cs="Arial"/>
                <w:sz w:val="18"/>
                <w:szCs w:val="18"/>
              </w:rPr>
            </w:pPr>
            <w:r>
              <w:rPr>
                <w:rFonts w:ascii="Arial" w:hAnsi="Arial" w:cs="Arial"/>
                <w:sz w:val="18"/>
                <w:szCs w:val="18"/>
              </w:rPr>
              <w:t>Pasaje</w:t>
            </w:r>
          </w:p>
        </w:tc>
        <w:tc>
          <w:tcPr>
            <w:tcW w:w="2352" w:type="dxa"/>
            <w:gridSpan w:val="2"/>
            <w:tcBorders>
              <w:right w:val="double" w:sz="4" w:space="0" w:color="000000"/>
            </w:tcBorders>
          </w:tcPr>
          <w:p w14:paraId="14DD9B6C" w14:textId="77777777" w:rsidR="000F585D" w:rsidRDefault="00000000">
            <w:pPr>
              <w:widowControl w:val="0"/>
              <w:rPr>
                <w:rFonts w:ascii="Arial" w:hAnsi="Arial" w:cs="Arial"/>
                <w:sz w:val="18"/>
                <w:szCs w:val="18"/>
              </w:rPr>
            </w:pPr>
            <w:r>
              <w:rPr>
                <w:rFonts w:ascii="Arial" w:hAnsi="Arial" w:cs="Arial"/>
                <w:sz w:val="18"/>
                <w:szCs w:val="18"/>
              </w:rPr>
              <w:t>Terracería</w:t>
            </w:r>
          </w:p>
        </w:tc>
      </w:tr>
      <w:tr w:rsidR="000F585D" w14:paraId="48456E93" w14:textId="77777777">
        <w:tc>
          <w:tcPr>
            <w:tcW w:w="1772" w:type="dxa"/>
            <w:tcBorders>
              <w:left w:val="double" w:sz="4" w:space="0" w:color="000000"/>
            </w:tcBorders>
          </w:tcPr>
          <w:p w14:paraId="63CA8051" w14:textId="77777777" w:rsidR="000F585D" w:rsidRDefault="00000000">
            <w:pPr>
              <w:widowControl w:val="0"/>
              <w:rPr>
                <w:rFonts w:ascii="Arial" w:hAnsi="Arial" w:cs="Arial"/>
                <w:sz w:val="18"/>
                <w:szCs w:val="18"/>
              </w:rPr>
            </w:pPr>
            <w:r>
              <w:rPr>
                <w:rFonts w:ascii="Arial" w:hAnsi="Arial" w:cs="Arial"/>
                <w:sz w:val="18"/>
                <w:szCs w:val="18"/>
              </w:rPr>
              <w:t xml:space="preserve">Autopista </w:t>
            </w:r>
          </w:p>
        </w:tc>
        <w:tc>
          <w:tcPr>
            <w:tcW w:w="1540" w:type="dxa"/>
          </w:tcPr>
          <w:p w14:paraId="6AA997F0" w14:textId="77777777" w:rsidR="000F585D" w:rsidRDefault="00000000">
            <w:pPr>
              <w:widowControl w:val="0"/>
              <w:rPr>
                <w:rFonts w:ascii="Arial" w:hAnsi="Arial" w:cs="Arial"/>
                <w:sz w:val="18"/>
                <w:szCs w:val="18"/>
              </w:rPr>
            </w:pPr>
            <w:r>
              <w:rPr>
                <w:rFonts w:ascii="Arial" w:hAnsi="Arial" w:cs="Arial"/>
                <w:sz w:val="18"/>
                <w:szCs w:val="18"/>
              </w:rPr>
              <w:t>Camino</w:t>
            </w:r>
          </w:p>
        </w:tc>
        <w:tc>
          <w:tcPr>
            <w:tcW w:w="1658" w:type="dxa"/>
          </w:tcPr>
          <w:p w14:paraId="0736BD57" w14:textId="77777777" w:rsidR="000F585D" w:rsidRDefault="00000000">
            <w:pPr>
              <w:widowControl w:val="0"/>
              <w:rPr>
                <w:rFonts w:ascii="Arial" w:hAnsi="Arial" w:cs="Arial"/>
                <w:sz w:val="18"/>
                <w:szCs w:val="18"/>
              </w:rPr>
            </w:pPr>
            <w:r>
              <w:rPr>
                <w:rFonts w:ascii="Arial" w:hAnsi="Arial" w:cs="Arial"/>
                <w:sz w:val="18"/>
                <w:szCs w:val="18"/>
              </w:rPr>
              <w:t xml:space="preserve">Corredor </w:t>
            </w:r>
          </w:p>
        </w:tc>
        <w:tc>
          <w:tcPr>
            <w:tcW w:w="1520" w:type="dxa"/>
          </w:tcPr>
          <w:p w14:paraId="5A0A5C57" w14:textId="77777777" w:rsidR="000F585D" w:rsidRDefault="00000000">
            <w:pPr>
              <w:widowControl w:val="0"/>
              <w:rPr>
                <w:rFonts w:ascii="Arial" w:hAnsi="Arial" w:cs="Arial"/>
                <w:sz w:val="18"/>
                <w:szCs w:val="18"/>
              </w:rPr>
            </w:pPr>
            <w:r>
              <w:rPr>
                <w:rFonts w:ascii="Arial" w:hAnsi="Arial" w:cs="Arial"/>
                <w:sz w:val="18"/>
                <w:szCs w:val="18"/>
              </w:rPr>
              <w:t xml:space="preserve">Peatonal </w:t>
            </w:r>
          </w:p>
        </w:tc>
        <w:tc>
          <w:tcPr>
            <w:tcW w:w="2352" w:type="dxa"/>
            <w:gridSpan w:val="2"/>
            <w:tcBorders>
              <w:right w:val="double" w:sz="4" w:space="0" w:color="000000"/>
            </w:tcBorders>
          </w:tcPr>
          <w:p w14:paraId="5A85561D" w14:textId="77777777" w:rsidR="000F585D" w:rsidRDefault="00000000">
            <w:pPr>
              <w:widowControl w:val="0"/>
              <w:rPr>
                <w:rFonts w:ascii="Arial" w:hAnsi="Arial" w:cs="Arial"/>
                <w:sz w:val="18"/>
                <w:szCs w:val="18"/>
              </w:rPr>
            </w:pPr>
            <w:r>
              <w:rPr>
                <w:rFonts w:ascii="Arial" w:hAnsi="Arial" w:cs="Arial"/>
                <w:sz w:val="18"/>
                <w:szCs w:val="18"/>
              </w:rPr>
              <w:t>Vereda</w:t>
            </w:r>
          </w:p>
        </w:tc>
      </w:tr>
      <w:tr w:rsidR="000F585D" w14:paraId="7DD6FDE9" w14:textId="77777777">
        <w:tc>
          <w:tcPr>
            <w:tcW w:w="1772" w:type="dxa"/>
            <w:tcBorders>
              <w:left w:val="double" w:sz="4" w:space="0" w:color="000000"/>
            </w:tcBorders>
          </w:tcPr>
          <w:p w14:paraId="2AAFE7A7" w14:textId="77777777" w:rsidR="000F585D" w:rsidRDefault="00000000">
            <w:pPr>
              <w:widowControl w:val="0"/>
              <w:rPr>
                <w:rFonts w:ascii="Arial" w:hAnsi="Arial" w:cs="Arial"/>
                <w:sz w:val="18"/>
                <w:szCs w:val="18"/>
              </w:rPr>
            </w:pPr>
            <w:r>
              <w:rPr>
                <w:rFonts w:ascii="Arial" w:hAnsi="Arial" w:cs="Arial"/>
                <w:sz w:val="18"/>
                <w:szCs w:val="18"/>
              </w:rPr>
              <w:t>Avenida</w:t>
            </w:r>
          </w:p>
        </w:tc>
        <w:tc>
          <w:tcPr>
            <w:tcW w:w="1540" w:type="dxa"/>
          </w:tcPr>
          <w:p w14:paraId="3956BAE0" w14:textId="77777777" w:rsidR="000F585D" w:rsidRDefault="00000000">
            <w:pPr>
              <w:widowControl w:val="0"/>
              <w:rPr>
                <w:rFonts w:ascii="Arial" w:hAnsi="Arial" w:cs="Arial"/>
                <w:sz w:val="18"/>
                <w:szCs w:val="18"/>
              </w:rPr>
            </w:pPr>
            <w:r>
              <w:rPr>
                <w:rFonts w:ascii="Arial" w:hAnsi="Arial" w:cs="Arial"/>
                <w:sz w:val="18"/>
                <w:szCs w:val="18"/>
              </w:rPr>
              <w:t>Canal</w:t>
            </w:r>
          </w:p>
        </w:tc>
        <w:tc>
          <w:tcPr>
            <w:tcW w:w="1658" w:type="dxa"/>
          </w:tcPr>
          <w:p w14:paraId="4F4BE89C" w14:textId="77777777" w:rsidR="000F585D" w:rsidRDefault="00000000">
            <w:pPr>
              <w:widowControl w:val="0"/>
              <w:rPr>
                <w:rFonts w:ascii="Arial" w:hAnsi="Arial" w:cs="Arial"/>
                <w:sz w:val="18"/>
                <w:szCs w:val="18"/>
              </w:rPr>
            </w:pPr>
            <w:r>
              <w:rPr>
                <w:rFonts w:ascii="Arial" w:hAnsi="Arial" w:cs="Arial"/>
                <w:sz w:val="18"/>
                <w:szCs w:val="18"/>
              </w:rPr>
              <w:t xml:space="preserve">Diagonal </w:t>
            </w:r>
          </w:p>
        </w:tc>
        <w:tc>
          <w:tcPr>
            <w:tcW w:w="1520" w:type="dxa"/>
          </w:tcPr>
          <w:p w14:paraId="2E277C38" w14:textId="77777777" w:rsidR="000F585D" w:rsidRDefault="00000000">
            <w:pPr>
              <w:widowControl w:val="0"/>
              <w:rPr>
                <w:rFonts w:ascii="Arial" w:hAnsi="Arial" w:cs="Arial"/>
                <w:sz w:val="18"/>
                <w:szCs w:val="18"/>
              </w:rPr>
            </w:pPr>
            <w:r>
              <w:rPr>
                <w:rFonts w:ascii="Arial" w:hAnsi="Arial" w:cs="Arial"/>
                <w:sz w:val="18"/>
                <w:szCs w:val="18"/>
              </w:rPr>
              <w:t xml:space="preserve">Periférico </w:t>
            </w:r>
          </w:p>
        </w:tc>
        <w:tc>
          <w:tcPr>
            <w:tcW w:w="2352" w:type="dxa"/>
            <w:gridSpan w:val="2"/>
            <w:tcBorders>
              <w:right w:val="double" w:sz="4" w:space="0" w:color="000000"/>
            </w:tcBorders>
          </w:tcPr>
          <w:p w14:paraId="3BD53820" w14:textId="77777777" w:rsidR="000F585D" w:rsidRDefault="00000000">
            <w:pPr>
              <w:widowControl w:val="0"/>
              <w:rPr>
                <w:rFonts w:ascii="Arial" w:hAnsi="Arial" w:cs="Arial"/>
                <w:sz w:val="18"/>
                <w:szCs w:val="18"/>
              </w:rPr>
            </w:pPr>
            <w:r>
              <w:rPr>
                <w:rFonts w:ascii="Arial" w:hAnsi="Arial" w:cs="Arial"/>
                <w:sz w:val="18"/>
                <w:szCs w:val="18"/>
              </w:rPr>
              <w:t xml:space="preserve">Viaducto </w:t>
            </w:r>
          </w:p>
        </w:tc>
      </w:tr>
      <w:tr w:rsidR="000F585D" w14:paraId="0911F9CC" w14:textId="77777777">
        <w:tc>
          <w:tcPr>
            <w:tcW w:w="1772" w:type="dxa"/>
            <w:tcBorders>
              <w:left w:val="double" w:sz="4" w:space="0" w:color="000000"/>
            </w:tcBorders>
          </w:tcPr>
          <w:p w14:paraId="3BD7CF20" w14:textId="77777777" w:rsidR="000F585D" w:rsidRDefault="00000000">
            <w:pPr>
              <w:widowControl w:val="0"/>
              <w:rPr>
                <w:rFonts w:ascii="Arial" w:hAnsi="Arial" w:cs="Arial"/>
                <w:sz w:val="18"/>
                <w:szCs w:val="18"/>
              </w:rPr>
            </w:pPr>
            <w:r>
              <w:rPr>
                <w:rFonts w:ascii="Arial" w:hAnsi="Arial" w:cs="Arial"/>
                <w:sz w:val="18"/>
                <w:szCs w:val="18"/>
              </w:rPr>
              <w:t>Boulevard</w:t>
            </w:r>
          </w:p>
        </w:tc>
        <w:tc>
          <w:tcPr>
            <w:tcW w:w="1540" w:type="dxa"/>
          </w:tcPr>
          <w:p w14:paraId="6131E5A6" w14:textId="77777777" w:rsidR="000F585D" w:rsidRDefault="00000000">
            <w:pPr>
              <w:widowControl w:val="0"/>
              <w:rPr>
                <w:rFonts w:ascii="Arial" w:hAnsi="Arial" w:cs="Arial"/>
                <w:sz w:val="18"/>
                <w:szCs w:val="18"/>
              </w:rPr>
            </w:pPr>
            <w:r>
              <w:rPr>
                <w:rFonts w:ascii="Arial" w:hAnsi="Arial" w:cs="Arial"/>
                <w:sz w:val="18"/>
                <w:szCs w:val="18"/>
              </w:rPr>
              <w:t>Carretera</w:t>
            </w:r>
          </w:p>
        </w:tc>
        <w:tc>
          <w:tcPr>
            <w:tcW w:w="1658" w:type="dxa"/>
          </w:tcPr>
          <w:p w14:paraId="52440824" w14:textId="77777777" w:rsidR="000F585D" w:rsidRDefault="00000000">
            <w:pPr>
              <w:widowControl w:val="0"/>
              <w:rPr>
                <w:rFonts w:ascii="Arial" w:hAnsi="Arial" w:cs="Arial"/>
                <w:sz w:val="18"/>
                <w:szCs w:val="18"/>
              </w:rPr>
            </w:pPr>
            <w:r>
              <w:rPr>
                <w:rFonts w:ascii="Arial" w:hAnsi="Arial" w:cs="Arial"/>
                <w:sz w:val="18"/>
                <w:szCs w:val="18"/>
              </w:rPr>
              <w:t>Eje vial</w:t>
            </w:r>
          </w:p>
        </w:tc>
        <w:tc>
          <w:tcPr>
            <w:tcW w:w="1520" w:type="dxa"/>
          </w:tcPr>
          <w:p w14:paraId="16F92A11" w14:textId="77777777" w:rsidR="000F585D" w:rsidRDefault="00000000">
            <w:pPr>
              <w:widowControl w:val="0"/>
              <w:rPr>
                <w:rFonts w:ascii="Arial" w:hAnsi="Arial" w:cs="Arial"/>
                <w:sz w:val="18"/>
                <w:szCs w:val="18"/>
              </w:rPr>
            </w:pPr>
            <w:r>
              <w:rPr>
                <w:rFonts w:ascii="Arial" w:hAnsi="Arial" w:cs="Arial"/>
                <w:sz w:val="18"/>
                <w:szCs w:val="18"/>
              </w:rPr>
              <w:t xml:space="preserve">Privada </w:t>
            </w:r>
          </w:p>
        </w:tc>
        <w:tc>
          <w:tcPr>
            <w:tcW w:w="2352" w:type="dxa"/>
            <w:gridSpan w:val="2"/>
            <w:tcBorders>
              <w:right w:val="double" w:sz="4" w:space="0" w:color="000000"/>
            </w:tcBorders>
          </w:tcPr>
          <w:p w14:paraId="6FCF919C" w14:textId="77777777" w:rsidR="000F585D" w:rsidRDefault="000F585D">
            <w:pPr>
              <w:widowControl w:val="0"/>
              <w:rPr>
                <w:rFonts w:ascii="Arial" w:hAnsi="Arial" w:cs="Arial"/>
                <w:sz w:val="18"/>
                <w:szCs w:val="18"/>
              </w:rPr>
            </w:pPr>
          </w:p>
        </w:tc>
      </w:tr>
      <w:tr w:rsidR="000F585D" w14:paraId="5DE97CA2" w14:textId="77777777">
        <w:tc>
          <w:tcPr>
            <w:tcW w:w="1772" w:type="dxa"/>
            <w:tcBorders>
              <w:left w:val="double" w:sz="4" w:space="0" w:color="000000"/>
              <w:bottom w:val="double" w:sz="4" w:space="0" w:color="000000"/>
            </w:tcBorders>
          </w:tcPr>
          <w:p w14:paraId="11A8BEC9" w14:textId="77777777" w:rsidR="000F585D" w:rsidRDefault="00000000">
            <w:pPr>
              <w:widowControl w:val="0"/>
              <w:rPr>
                <w:rFonts w:ascii="Arial" w:hAnsi="Arial" w:cs="Arial"/>
                <w:sz w:val="18"/>
                <w:szCs w:val="18"/>
              </w:rPr>
            </w:pPr>
            <w:r>
              <w:rPr>
                <w:rFonts w:ascii="Arial" w:hAnsi="Arial" w:cs="Arial"/>
                <w:sz w:val="18"/>
                <w:szCs w:val="18"/>
              </w:rPr>
              <w:t>Brecha</w:t>
            </w:r>
          </w:p>
        </w:tc>
        <w:tc>
          <w:tcPr>
            <w:tcW w:w="1540" w:type="dxa"/>
            <w:tcBorders>
              <w:bottom w:val="double" w:sz="4" w:space="0" w:color="000000"/>
            </w:tcBorders>
          </w:tcPr>
          <w:p w14:paraId="11ABD6ED" w14:textId="77777777" w:rsidR="000F585D" w:rsidRDefault="00000000">
            <w:pPr>
              <w:widowControl w:val="0"/>
              <w:rPr>
                <w:rFonts w:ascii="Arial" w:hAnsi="Arial" w:cs="Arial"/>
                <w:sz w:val="18"/>
                <w:szCs w:val="18"/>
              </w:rPr>
            </w:pPr>
            <w:r>
              <w:rPr>
                <w:rFonts w:ascii="Arial" w:hAnsi="Arial" w:cs="Arial"/>
                <w:sz w:val="18"/>
                <w:szCs w:val="18"/>
              </w:rPr>
              <w:t xml:space="preserve">Cerrada </w:t>
            </w:r>
          </w:p>
        </w:tc>
        <w:tc>
          <w:tcPr>
            <w:tcW w:w="1658" w:type="dxa"/>
            <w:tcBorders>
              <w:bottom w:val="double" w:sz="4" w:space="0" w:color="000000"/>
            </w:tcBorders>
          </w:tcPr>
          <w:p w14:paraId="0860F487" w14:textId="77777777" w:rsidR="000F585D" w:rsidRDefault="00000000">
            <w:pPr>
              <w:widowControl w:val="0"/>
              <w:rPr>
                <w:rFonts w:ascii="Arial" w:hAnsi="Arial" w:cs="Arial"/>
                <w:sz w:val="18"/>
                <w:szCs w:val="18"/>
              </w:rPr>
            </w:pPr>
            <w:r>
              <w:rPr>
                <w:rFonts w:ascii="Arial" w:hAnsi="Arial" w:cs="Arial"/>
                <w:sz w:val="18"/>
                <w:szCs w:val="18"/>
              </w:rPr>
              <w:t xml:space="preserve">Línea de costa Continental </w:t>
            </w:r>
          </w:p>
        </w:tc>
        <w:tc>
          <w:tcPr>
            <w:tcW w:w="1520" w:type="dxa"/>
            <w:tcBorders>
              <w:bottom w:val="double" w:sz="4" w:space="0" w:color="000000"/>
            </w:tcBorders>
          </w:tcPr>
          <w:p w14:paraId="0A919BE3" w14:textId="77777777" w:rsidR="000F585D" w:rsidRDefault="00000000">
            <w:pPr>
              <w:widowControl w:val="0"/>
              <w:rPr>
                <w:rFonts w:ascii="Arial" w:hAnsi="Arial" w:cs="Arial"/>
                <w:sz w:val="18"/>
                <w:szCs w:val="18"/>
              </w:rPr>
            </w:pPr>
            <w:r>
              <w:rPr>
                <w:rFonts w:ascii="Arial" w:hAnsi="Arial" w:cs="Arial"/>
                <w:sz w:val="18"/>
                <w:szCs w:val="18"/>
              </w:rPr>
              <w:t xml:space="preserve">Prolongación </w:t>
            </w:r>
          </w:p>
        </w:tc>
        <w:tc>
          <w:tcPr>
            <w:tcW w:w="2352" w:type="dxa"/>
            <w:gridSpan w:val="2"/>
            <w:tcBorders>
              <w:bottom w:val="double" w:sz="4" w:space="0" w:color="000000"/>
              <w:right w:val="double" w:sz="4" w:space="0" w:color="000000"/>
            </w:tcBorders>
          </w:tcPr>
          <w:p w14:paraId="0F1619D3" w14:textId="77777777" w:rsidR="000F585D" w:rsidRDefault="000F585D">
            <w:pPr>
              <w:widowControl w:val="0"/>
              <w:rPr>
                <w:rFonts w:ascii="Arial" w:hAnsi="Arial" w:cs="Arial"/>
                <w:sz w:val="18"/>
                <w:szCs w:val="18"/>
              </w:rPr>
            </w:pPr>
          </w:p>
        </w:tc>
      </w:tr>
      <w:tr w:rsidR="000F585D" w14:paraId="430EF170" w14:textId="77777777">
        <w:trPr>
          <w:trHeight w:val="710"/>
        </w:trPr>
        <w:tc>
          <w:tcPr>
            <w:tcW w:w="8842" w:type="dxa"/>
            <w:gridSpan w:val="6"/>
            <w:tcBorders>
              <w:left w:val="double" w:sz="4" w:space="0" w:color="000000"/>
              <w:bottom w:val="double" w:sz="4" w:space="0" w:color="000000"/>
              <w:right w:val="double" w:sz="4" w:space="0" w:color="000000"/>
            </w:tcBorders>
          </w:tcPr>
          <w:p w14:paraId="615F298B"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3C7E19B4" w14:textId="77777777" w:rsidR="000F585D" w:rsidRDefault="00000000">
            <w:pPr>
              <w:pStyle w:val="Prrafodelista"/>
              <w:widowControl w:val="0"/>
              <w:numPr>
                <w:ilvl w:val="0"/>
                <w:numId w:val="1"/>
              </w:numPr>
              <w:spacing w:after="0" w:line="240" w:lineRule="auto"/>
              <w:contextualSpacing/>
              <w:jc w:val="left"/>
              <w:rPr>
                <w:ins w:id="36" w:author="SCIIT" w:date="2024-05-24T13:25:00Z" w16du:dateUtc="2024-05-24T19:25:00Z"/>
                <w:rFonts w:ascii="Arial" w:hAnsi="Arial" w:cs="Arial"/>
                <w:szCs w:val="18"/>
              </w:rPr>
            </w:pPr>
            <w:r>
              <w:rPr>
                <w:rFonts w:ascii="Arial" w:hAnsi="Arial" w:cs="Arial"/>
                <w:b/>
                <w:bCs/>
                <w:szCs w:val="18"/>
                <w:shd w:val="clear" w:color="auto" w:fill="FFFF00"/>
              </w:rPr>
              <w:t>Ninguno</w:t>
            </w:r>
            <w:r>
              <w:rPr>
                <w:rFonts w:ascii="Arial" w:hAnsi="Arial" w:cs="Arial"/>
                <w:szCs w:val="18"/>
                <w:shd w:val="clear" w:color="auto" w:fill="FFFF00"/>
              </w:rPr>
              <w:t xml:space="preserve"> </w:t>
            </w:r>
            <w:r w:rsidRPr="005749FF">
              <w:rPr>
                <w:rFonts w:ascii="Arial" w:hAnsi="Arial" w:cs="Arial"/>
                <w:strike/>
                <w:szCs w:val="18"/>
                <w:rPrChange w:id="37" w:author="SCIIT" w:date="2024-05-24T13:26:00Z" w16du:dateUtc="2024-05-24T19:26:00Z">
                  <w:rPr>
                    <w:rFonts w:ascii="Arial" w:hAnsi="Arial" w:cs="Arial"/>
                    <w:szCs w:val="18"/>
                  </w:rPr>
                </w:rPrChange>
              </w:rPr>
              <w:t>– en ausencia del dato o bien cuando el término genérico del tipo de vialidad no corresponde al dominio de valores establecido en esta Norma, el término deberá formar parte del nombre de la vialidad</w:t>
            </w:r>
            <w:r>
              <w:rPr>
                <w:rFonts w:ascii="Arial" w:hAnsi="Arial" w:cs="Arial"/>
                <w:szCs w:val="18"/>
              </w:rPr>
              <w:t xml:space="preserve">. </w:t>
            </w:r>
          </w:p>
          <w:p w14:paraId="1AC99968" w14:textId="0CD8BCD4" w:rsidR="005749FF" w:rsidRDefault="005749FF">
            <w:pPr>
              <w:pStyle w:val="Prrafodelista"/>
              <w:widowControl w:val="0"/>
              <w:numPr>
                <w:ilvl w:val="0"/>
                <w:numId w:val="1"/>
              </w:numPr>
              <w:spacing w:after="0" w:line="240" w:lineRule="auto"/>
              <w:contextualSpacing/>
              <w:jc w:val="left"/>
              <w:rPr>
                <w:rFonts w:ascii="Arial" w:hAnsi="Arial" w:cs="Arial"/>
                <w:szCs w:val="18"/>
              </w:rPr>
            </w:pPr>
            <w:ins w:id="38" w:author="SCIIT" w:date="2024-05-24T13:25:00Z" w16du:dateUtc="2024-05-24T19:25:00Z">
              <w:r>
                <w:rPr>
                  <w:rFonts w:ascii="Arial" w:hAnsi="Arial" w:cs="Arial"/>
                  <w:b/>
                  <w:bCs/>
                  <w:szCs w:val="18"/>
                </w:rPr>
                <w:t>Nulo</w:t>
              </w:r>
              <w:r>
                <w:rPr>
                  <w:rFonts w:ascii="Arial" w:hAnsi="Arial" w:cs="Arial"/>
                  <w:szCs w:val="18"/>
                </w:rPr>
                <w:t>- en ausencia o desconocimiento del dato.</w:t>
              </w:r>
            </w:ins>
          </w:p>
        </w:tc>
      </w:tr>
    </w:tbl>
    <w:p w14:paraId="2F513A8B" w14:textId="77777777" w:rsidR="000F585D" w:rsidRDefault="000F585D">
      <w:pPr>
        <w:pStyle w:val="Piedepgina"/>
        <w:ind w:left="720" w:right="-193"/>
        <w:rPr>
          <w:rFonts w:ascii="Arial" w:hAnsi="Arial" w:cs="Arial"/>
          <w:b/>
          <w:bCs/>
          <w:sz w:val="32"/>
          <w:szCs w:val="32"/>
        </w:rPr>
      </w:pPr>
    </w:p>
    <w:p w14:paraId="5A3FACB4" w14:textId="77777777" w:rsidR="000F585D" w:rsidRDefault="00000000">
      <w:pPr>
        <w:rPr>
          <w:rFonts w:ascii="Arial" w:hAnsi="Arial" w:cs="Arial"/>
          <w:b/>
          <w:bCs/>
          <w:sz w:val="32"/>
          <w:szCs w:val="32"/>
        </w:rPr>
      </w:pPr>
      <w:r>
        <w:br w:type="page"/>
      </w:r>
    </w:p>
    <w:p w14:paraId="57D156CC" w14:textId="77777777" w:rsidR="000F585D" w:rsidRDefault="000F585D">
      <w:pPr>
        <w:pStyle w:val="Piedepgina"/>
        <w:ind w:left="720" w:right="-193"/>
        <w:rPr>
          <w:rFonts w:ascii="Arial" w:hAnsi="Arial" w:cs="Arial"/>
          <w:b/>
          <w:bCs/>
          <w:sz w:val="32"/>
          <w:szCs w:val="32"/>
        </w:rPr>
      </w:pPr>
    </w:p>
    <w:tbl>
      <w:tblPr>
        <w:tblStyle w:val="Tablaconcuadrcula"/>
        <w:tblW w:w="5000" w:type="pct"/>
        <w:tblLayout w:type="fixed"/>
        <w:tblLook w:val="04A0" w:firstRow="1" w:lastRow="0" w:firstColumn="1" w:lastColumn="0" w:noHBand="0" w:noVBand="1"/>
      </w:tblPr>
      <w:tblGrid>
        <w:gridCol w:w="5073"/>
        <w:gridCol w:w="1542"/>
        <w:gridCol w:w="1040"/>
        <w:gridCol w:w="1157"/>
      </w:tblGrid>
      <w:tr w:rsidR="000F585D" w14:paraId="71E6843B" w14:textId="77777777">
        <w:tc>
          <w:tcPr>
            <w:tcW w:w="509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4FBAF0C"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NOMBRE DE ENTRE VIALIDAD 1</w:t>
            </w:r>
          </w:p>
        </w:tc>
        <w:tc>
          <w:tcPr>
            <w:tcW w:w="3750"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6771828"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0B10A1D" w14:textId="77777777">
        <w:tc>
          <w:tcPr>
            <w:tcW w:w="5091" w:type="dxa"/>
            <w:vMerge w:val="restart"/>
            <w:tcBorders>
              <w:top w:val="double" w:sz="4" w:space="0" w:color="000000"/>
              <w:left w:val="double" w:sz="4" w:space="0" w:color="000000"/>
              <w:bottom w:val="double" w:sz="4" w:space="0" w:color="000000"/>
              <w:right w:val="double" w:sz="4" w:space="0" w:color="000000"/>
            </w:tcBorders>
          </w:tcPr>
          <w:p w14:paraId="336BB323" w14:textId="77777777" w:rsidR="000F585D" w:rsidRDefault="00000000">
            <w:pPr>
              <w:widowControl w:val="0"/>
              <w:jc w:val="both"/>
              <w:rPr>
                <w:rFonts w:ascii="Arial" w:hAnsi="Arial" w:cs="Arial"/>
                <w:sz w:val="18"/>
                <w:szCs w:val="18"/>
              </w:rPr>
            </w:pPr>
            <w:r>
              <w:rPr>
                <w:rFonts w:ascii="Arial" w:hAnsi="Arial" w:cs="Arial"/>
                <w:sz w:val="18"/>
                <w:szCs w:val="18"/>
              </w:rPr>
              <w:t>Término que define el nombre de la primera de las vialidades que delimita a aquella donde se ubica el Domicilio Geográfico de interés y que se localiza, estando de frente al predio o inmueble, a mano izquierda.</w:t>
            </w:r>
          </w:p>
        </w:tc>
        <w:tc>
          <w:tcPr>
            <w:tcW w:w="1547"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5C4082D"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04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C7A849C"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33E1B7A"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1EB52F97" w14:textId="77777777">
        <w:tc>
          <w:tcPr>
            <w:tcW w:w="5091" w:type="dxa"/>
            <w:vMerge/>
            <w:tcBorders>
              <w:left w:val="double" w:sz="4" w:space="0" w:color="000000"/>
              <w:bottom w:val="double" w:sz="4" w:space="0" w:color="000000"/>
              <w:right w:val="double" w:sz="4" w:space="0" w:color="000000"/>
            </w:tcBorders>
          </w:tcPr>
          <w:p w14:paraId="72DDB880" w14:textId="77777777" w:rsidR="000F585D" w:rsidRDefault="000F585D">
            <w:pPr>
              <w:widowControl w:val="0"/>
              <w:rPr>
                <w:rFonts w:ascii="Arial" w:hAnsi="Arial" w:cs="Arial"/>
                <w:sz w:val="18"/>
                <w:szCs w:val="18"/>
              </w:rPr>
            </w:pPr>
          </w:p>
        </w:tc>
        <w:tc>
          <w:tcPr>
            <w:tcW w:w="1547" w:type="dxa"/>
            <w:tcBorders>
              <w:top w:val="double" w:sz="4" w:space="0" w:color="000000"/>
              <w:left w:val="double" w:sz="4" w:space="0" w:color="000000"/>
              <w:bottom w:val="double" w:sz="4" w:space="0" w:color="000000"/>
              <w:right w:val="double" w:sz="4" w:space="0" w:color="000000"/>
            </w:tcBorders>
          </w:tcPr>
          <w:p w14:paraId="3EFBE8A8" w14:textId="77777777" w:rsidR="000F585D" w:rsidRDefault="00000000">
            <w:pPr>
              <w:widowControl w:val="0"/>
              <w:jc w:val="center"/>
              <w:rPr>
                <w:rFonts w:ascii="Arial" w:hAnsi="Arial" w:cs="Arial"/>
                <w:sz w:val="18"/>
                <w:szCs w:val="18"/>
              </w:rPr>
            </w:pPr>
            <w:r>
              <w:rPr>
                <w:rFonts w:ascii="Arial" w:hAnsi="Arial" w:cs="Arial"/>
                <w:sz w:val="18"/>
                <w:szCs w:val="18"/>
              </w:rPr>
              <w:t>NOMREF1</w:t>
            </w:r>
          </w:p>
        </w:tc>
        <w:tc>
          <w:tcPr>
            <w:tcW w:w="1043" w:type="dxa"/>
            <w:tcBorders>
              <w:top w:val="double" w:sz="4" w:space="0" w:color="000000"/>
              <w:left w:val="double" w:sz="4" w:space="0" w:color="000000"/>
              <w:bottom w:val="double" w:sz="4" w:space="0" w:color="000000"/>
              <w:right w:val="double" w:sz="4" w:space="0" w:color="000000"/>
            </w:tcBorders>
          </w:tcPr>
          <w:p w14:paraId="61194D12"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22AE95CA"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29053AE7"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27EF7917"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5B49E851"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48B177B3" w14:textId="77777777" w:rsidR="000F585D" w:rsidRDefault="00000000">
            <w:pPr>
              <w:widowControl w:val="0"/>
              <w:rPr>
                <w:rFonts w:ascii="Arial" w:hAnsi="Arial" w:cs="Arial"/>
                <w:sz w:val="18"/>
                <w:szCs w:val="18"/>
              </w:rPr>
            </w:pPr>
            <w:r>
              <w:rPr>
                <w:rFonts w:ascii="Arial" w:hAnsi="Arial" w:cs="Arial"/>
                <w:sz w:val="18"/>
                <w:szCs w:val="18"/>
              </w:rPr>
              <w:t>Indeterminado</w:t>
            </w:r>
          </w:p>
        </w:tc>
      </w:tr>
      <w:tr w:rsidR="000F585D" w14:paraId="73881426"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3D62408B"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275530D8" w14:textId="77777777" w:rsidR="000F585D" w:rsidRPr="00A7097C" w:rsidRDefault="00000000">
            <w:pPr>
              <w:pStyle w:val="Prrafodelista"/>
              <w:widowControl w:val="0"/>
              <w:numPr>
                <w:ilvl w:val="0"/>
                <w:numId w:val="4"/>
              </w:numPr>
              <w:spacing w:after="0" w:line="240" w:lineRule="auto"/>
              <w:contextualSpacing/>
              <w:jc w:val="left"/>
              <w:rPr>
                <w:ins w:id="39" w:author="SCIIT" w:date="2024-05-24T13:27:00Z" w16du:dateUtc="2024-05-24T19:27:00Z"/>
                <w:rFonts w:ascii="Arial" w:hAnsi="Arial" w:cs="Arial"/>
                <w:strike/>
                <w:szCs w:val="18"/>
                <w:rPrChange w:id="40" w:author="SCIIT" w:date="2024-05-24T13:28:00Z" w16du:dateUtc="2024-05-24T19:28:00Z">
                  <w:rPr>
                    <w:ins w:id="41" w:author="SCIIT" w:date="2024-05-24T13:27:00Z" w16du:dateUtc="2024-05-24T19:27:00Z"/>
                    <w:rFonts w:ascii="Arial" w:hAnsi="Arial" w:cs="Arial"/>
                    <w:szCs w:val="18"/>
                  </w:rPr>
                </w:rPrChange>
              </w:rPr>
            </w:pPr>
            <w:r w:rsidRPr="00A7097C">
              <w:rPr>
                <w:rFonts w:ascii="Arial" w:hAnsi="Arial" w:cs="Arial"/>
                <w:b/>
                <w:bCs/>
                <w:strike/>
                <w:szCs w:val="18"/>
                <w:shd w:val="clear" w:color="auto" w:fill="FFFF00"/>
                <w:rPrChange w:id="42" w:author="SCIIT" w:date="2024-05-24T13:28:00Z" w16du:dateUtc="2024-05-24T19:28:00Z">
                  <w:rPr>
                    <w:rFonts w:ascii="Arial" w:hAnsi="Arial" w:cs="Arial"/>
                    <w:b/>
                    <w:bCs/>
                    <w:szCs w:val="18"/>
                    <w:shd w:val="clear" w:color="auto" w:fill="FFFF00"/>
                  </w:rPr>
                </w:rPrChange>
              </w:rPr>
              <w:t>Ninguno</w:t>
            </w:r>
            <w:r w:rsidRPr="00A7097C">
              <w:rPr>
                <w:rFonts w:ascii="Arial" w:hAnsi="Arial" w:cs="Arial"/>
                <w:strike/>
                <w:szCs w:val="18"/>
                <w:rPrChange w:id="43" w:author="SCIIT" w:date="2024-05-24T13:28:00Z" w16du:dateUtc="2024-05-24T19:28:00Z">
                  <w:rPr>
                    <w:rFonts w:ascii="Arial" w:hAnsi="Arial" w:cs="Arial"/>
                    <w:szCs w:val="18"/>
                  </w:rPr>
                </w:rPrChange>
              </w:rPr>
              <w:t>- en ausencia o desconocimiento del dato.</w:t>
            </w:r>
          </w:p>
          <w:p w14:paraId="7D52FB85" w14:textId="77015EBD" w:rsidR="00A7097C" w:rsidRDefault="00A7097C">
            <w:pPr>
              <w:pStyle w:val="Prrafodelista"/>
              <w:widowControl w:val="0"/>
              <w:numPr>
                <w:ilvl w:val="0"/>
                <w:numId w:val="4"/>
              </w:numPr>
              <w:spacing w:after="0" w:line="240" w:lineRule="auto"/>
              <w:contextualSpacing/>
              <w:jc w:val="left"/>
              <w:rPr>
                <w:rFonts w:ascii="Arial" w:hAnsi="Arial" w:cs="Arial"/>
                <w:szCs w:val="18"/>
              </w:rPr>
            </w:pPr>
            <w:ins w:id="44" w:author="SCIIT" w:date="2024-05-24T13:27:00Z" w16du:dateUtc="2024-05-24T19:27:00Z">
              <w:r>
                <w:rPr>
                  <w:rFonts w:ascii="Arial" w:hAnsi="Arial" w:cs="Arial"/>
                  <w:b/>
                  <w:bCs/>
                  <w:szCs w:val="18"/>
                </w:rPr>
                <w:t>Nulo</w:t>
              </w:r>
              <w:r>
                <w:rPr>
                  <w:rFonts w:ascii="Arial" w:hAnsi="Arial" w:cs="Arial"/>
                  <w:szCs w:val="18"/>
                </w:rPr>
                <w:t>- en ausencia o desconocimiento del dato.</w:t>
              </w:r>
            </w:ins>
          </w:p>
        </w:tc>
      </w:tr>
    </w:tbl>
    <w:p w14:paraId="4679F94E"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1770"/>
        <w:gridCol w:w="1531"/>
        <w:gridCol w:w="1517"/>
        <w:gridCol w:w="1375"/>
        <w:gridCol w:w="1241"/>
        <w:gridCol w:w="1378"/>
      </w:tblGrid>
      <w:tr w:rsidR="000F585D" w14:paraId="59CACC73" w14:textId="77777777">
        <w:tc>
          <w:tcPr>
            <w:tcW w:w="4834"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05DF6C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TIPO DE ENTRE VIALIDAD 2</w:t>
            </w:r>
          </w:p>
        </w:tc>
        <w:tc>
          <w:tcPr>
            <w:tcW w:w="4008" w:type="dxa"/>
            <w:gridSpan w:val="3"/>
            <w:tcBorders>
              <w:top w:val="double" w:sz="4" w:space="0" w:color="000000"/>
              <w:left w:val="double" w:sz="4" w:space="0" w:color="000000"/>
              <w:right w:val="double" w:sz="4" w:space="0" w:color="000000"/>
            </w:tcBorders>
            <w:shd w:val="clear" w:color="auto" w:fill="D9D9D9" w:themeFill="background1" w:themeFillShade="D9"/>
          </w:tcPr>
          <w:p w14:paraId="3FD14181"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680957C8" w14:textId="77777777">
        <w:tc>
          <w:tcPr>
            <w:tcW w:w="4834" w:type="dxa"/>
            <w:gridSpan w:val="3"/>
            <w:vMerge w:val="restart"/>
            <w:tcBorders>
              <w:top w:val="double" w:sz="4" w:space="0" w:color="000000"/>
              <w:left w:val="double" w:sz="4" w:space="0" w:color="000000"/>
              <w:bottom w:val="double" w:sz="4" w:space="0" w:color="000000"/>
              <w:right w:val="double" w:sz="4" w:space="0" w:color="000000"/>
            </w:tcBorders>
          </w:tcPr>
          <w:p w14:paraId="541248C5" w14:textId="77777777" w:rsidR="000F585D" w:rsidRDefault="00000000">
            <w:pPr>
              <w:widowControl w:val="0"/>
              <w:jc w:val="both"/>
              <w:rPr>
                <w:rFonts w:ascii="Arial" w:hAnsi="Arial" w:cs="Arial"/>
                <w:sz w:val="18"/>
                <w:szCs w:val="18"/>
              </w:rPr>
            </w:pPr>
            <w:r>
              <w:rPr>
                <w:rFonts w:ascii="Arial" w:hAnsi="Arial" w:cs="Arial"/>
                <w:sz w:val="18"/>
                <w:szCs w:val="18"/>
              </w:rPr>
              <w:t>Término que define el tipo de la segunda de las vialidades que delimita a aquella donde se ubica el Domicilio Geográfico de interés y que se localiza, estando de frente al predio o inmueble, a mano derecha.</w:t>
            </w:r>
          </w:p>
        </w:tc>
        <w:tc>
          <w:tcPr>
            <w:tcW w:w="138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C7E841B"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24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C9EF824"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38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79A27256"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26154801" w14:textId="77777777">
        <w:tc>
          <w:tcPr>
            <w:tcW w:w="4834" w:type="dxa"/>
            <w:gridSpan w:val="3"/>
            <w:vMerge/>
            <w:tcBorders>
              <w:left w:val="double" w:sz="4" w:space="0" w:color="000000"/>
              <w:bottom w:val="double" w:sz="4" w:space="0" w:color="000000"/>
              <w:right w:val="double" w:sz="4" w:space="0" w:color="000000"/>
            </w:tcBorders>
          </w:tcPr>
          <w:p w14:paraId="49798E50" w14:textId="77777777" w:rsidR="000F585D" w:rsidRDefault="000F585D">
            <w:pPr>
              <w:widowControl w:val="0"/>
              <w:rPr>
                <w:rFonts w:ascii="Arial" w:hAnsi="Arial" w:cs="Arial"/>
                <w:sz w:val="18"/>
                <w:szCs w:val="18"/>
              </w:rPr>
            </w:pPr>
          </w:p>
        </w:tc>
        <w:tc>
          <w:tcPr>
            <w:tcW w:w="1380" w:type="dxa"/>
            <w:tcBorders>
              <w:top w:val="double" w:sz="4" w:space="0" w:color="000000"/>
              <w:left w:val="double" w:sz="4" w:space="0" w:color="000000"/>
              <w:bottom w:val="double" w:sz="4" w:space="0" w:color="000000"/>
              <w:right w:val="double" w:sz="4" w:space="0" w:color="000000"/>
            </w:tcBorders>
          </w:tcPr>
          <w:p w14:paraId="57557A2A" w14:textId="77777777" w:rsidR="000F585D" w:rsidRDefault="00000000">
            <w:pPr>
              <w:widowControl w:val="0"/>
              <w:jc w:val="center"/>
              <w:rPr>
                <w:rFonts w:ascii="Arial" w:hAnsi="Arial" w:cs="Arial"/>
                <w:sz w:val="18"/>
                <w:szCs w:val="18"/>
              </w:rPr>
            </w:pPr>
            <w:r>
              <w:rPr>
                <w:rFonts w:ascii="Arial" w:hAnsi="Arial" w:cs="Arial"/>
                <w:sz w:val="18"/>
                <w:szCs w:val="18"/>
              </w:rPr>
              <w:t>TIPOREF2</w:t>
            </w:r>
          </w:p>
        </w:tc>
        <w:tc>
          <w:tcPr>
            <w:tcW w:w="1245" w:type="dxa"/>
            <w:tcBorders>
              <w:top w:val="double" w:sz="4" w:space="0" w:color="000000"/>
              <w:left w:val="double" w:sz="4" w:space="0" w:color="000000"/>
              <w:bottom w:val="double" w:sz="4" w:space="0" w:color="000000"/>
              <w:right w:val="double" w:sz="4" w:space="0" w:color="000000"/>
            </w:tcBorders>
          </w:tcPr>
          <w:p w14:paraId="053C74B4"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383" w:type="dxa"/>
            <w:tcBorders>
              <w:top w:val="double" w:sz="4" w:space="0" w:color="000000"/>
              <w:left w:val="double" w:sz="4" w:space="0" w:color="000000"/>
              <w:bottom w:val="double" w:sz="4" w:space="0" w:color="000000"/>
              <w:right w:val="double" w:sz="4" w:space="0" w:color="000000"/>
            </w:tcBorders>
          </w:tcPr>
          <w:p w14:paraId="7B55CFE4" w14:textId="77777777" w:rsidR="000F585D" w:rsidRDefault="00000000">
            <w:pPr>
              <w:widowControl w:val="0"/>
              <w:jc w:val="center"/>
              <w:rPr>
                <w:shd w:val="clear" w:color="auto" w:fill="FFFF00"/>
              </w:rPr>
            </w:pPr>
            <w:r>
              <w:rPr>
                <w:rFonts w:ascii="Arial" w:hAnsi="Arial" w:cs="Arial"/>
                <w:sz w:val="18"/>
                <w:szCs w:val="18"/>
                <w:shd w:val="clear" w:color="auto" w:fill="FFFF00"/>
              </w:rPr>
              <w:t>26</w:t>
            </w:r>
          </w:p>
        </w:tc>
      </w:tr>
      <w:tr w:rsidR="000F585D" w14:paraId="2E248D2C" w14:textId="77777777">
        <w:tc>
          <w:tcPr>
            <w:tcW w:w="8842" w:type="dxa"/>
            <w:gridSpan w:val="6"/>
            <w:tcBorders>
              <w:left w:val="double" w:sz="4" w:space="0" w:color="000000"/>
              <w:right w:val="double" w:sz="4" w:space="0" w:color="000000"/>
            </w:tcBorders>
            <w:shd w:val="clear" w:color="auto" w:fill="D9D9D9" w:themeFill="background1" w:themeFillShade="D9"/>
          </w:tcPr>
          <w:p w14:paraId="197810AD"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61F96BD1" w14:textId="77777777">
        <w:tc>
          <w:tcPr>
            <w:tcW w:w="1776" w:type="dxa"/>
            <w:tcBorders>
              <w:top w:val="double" w:sz="4" w:space="0" w:color="000000"/>
              <w:left w:val="double" w:sz="4" w:space="0" w:color="000000"/>
            </w:tcBorders>
            <w:vAlign w:val="center"/>
          </w:tcPr>
          <w:p w14:paraId="4B48A009" w14:textId="77777777" w:rsidR="000F585D" w:rsidRDefault="00000000">
            <w:pPr>
              <w:widowControl w:val="0"/>
              <w:rPr>
                <w:rFonts w:ascii="Arial" w:hAnsi="Arial" w:cs="Arial"/>
                <w:sz w:val="18"/>
                <w:szCs w:val="18"/>
              </w:rPr>
            </w:pPr>
            <w:r>
              <w:rPr>
                <w:rFonts w:ascii="Arial" w:hAnsi="Arial" w:cs="Arial"/>
                <w:sz w:val="18"/>
                <w:szCs w:val="18"/>
              </w:rPr>
              <w:t>Andador</w:t>
            </w:r>
          </w:p>
        </w:tc>
        <w:tc>
          <w:tcPr>
            <w:tcW w:w="1536" w:type="dxa"/>
            <w:tcBorders>
              <w:top w:val="double" w:sz="4" w:space="0" w:color="000000"/>
            </w:tcBorders>
            <w:vAlign w:val="center"/>
          </w:tcPr>
          <w:p w14:paraId="3C3044F3" w14:textId="77777777" w:rsidR="000F585D" w:rsidRDefault="00000000">
            <w:pPr>
              <w:widowControl w:val="0"/>
              <w:rPr>
                <w:rFonts w:ascii="Arial" w:hAnsi="Arial" w:cs="Arial"/>
                <w:sz w:val="18"/>
                <w:szCs w:val="18"/>
              </w:rPr>
            </w:pPr>
            <w:r>
              <w:rPr>
                <w:rFonts w:ascii="Arial" w:hAnsi="Arial" w:cs="Arial"/>
                <w:sz w:val="18"/>
                <w:szCs w:val="18"/>
              </w:rPr>
              <w:t>Calle</w:t>
            </w:r>
          </w:p>
        </w:tc>
        <w:tc>
          <w:tcPr>
            <w:tcW w:w="1522" w:type="dxa"/>
            <w:tcBorders>
              <w:top w:val="double" w:sz="4" w:space="0" w:color="000000"/>
            </w:tcBorders>
            <w:vAlign w:val="center"/>
          </w:tcPr>
          <w:p w14:paraId="22D1E34A" w14:textId="77777777" w:rsidR="000F585D" w:rsidRDefault="00000000">
            <w:pPr>
              <w:widowControl w:val="0"/>
              <w:rPr>
                <w:rFonts w:ascii="Arial" w:hAnsi="Arial" w:cs="Arial"/>
                <w:sz w:val="18"/>
                <w:szCs w:val="18"/>
              </w:rPr>
            </w:pPr>
            <w:r>
              <w:rPr>
                <w:rFonts w:ascii="Arial" w:hAnsi="Arial" w:cs="Arial"/>
                <w:sz w:val="18"/>
                <w:szCs w:val="18"/>
              </w:rPr>
              <w:t>Ciclovía</w:t>
            </w:r>
          </w:p>
        </w:tc>
        <w:tc>
          <w:tcPr>
            <w:tcW w:w="1380" w:type="dxa"/>
            <w:tcBorders>
              <w:top w:val="double" w:sz="4" w:space="0" w:color="000000"/>
            </w:tcBorders>
            <w:vAlign w:val="center"/>
          </w:tcPr>
          <w:p w14:paraId="69094C85" w14:textId="77777777" w:rsidR="000F585D" w:rsidRDefault="00000000">
            <w:pPr>
              <w:widowControl w:val="0"/>
              <w:rPr>
                <w:rFonts w:ascii="Arial" w:hAnsi="Arial" w:cs="Arial"/>
                <w:sz w:val="18"/>
                <w:szCs w:val="18"/>
              </w:rPr>
            </w:pPr>
            <w:r>
              <w:rPr>
                <w:rFonts w:ascii="Arial" w:hAnsi="Arial" w:cs="Arial"/>
                <w:sz w:val="18"/>
                <w:szCs w:val="18"/>
              </w:rPr>
              <w:t>Línea de costa Insular</w:t>
            </w:r>
          </w:p>
        </w:tc>
        <w:tc>
          <w:tcPr>
            <w:tcW w:w="2628" w:type="dxa"/>
            <w:gridSpan w:val="2"/>
            <w:tcBorders>
              <w:top w:val="double" w:sz="4" w:space="0" w:color="000000"/>
              <w:right w:val="double" w:sz="4" w:space="0" w:color="000000"/>
            </w:tcBorders>
            <w:vAlign w:val="center"/>
          </w:tcPr>
          <w:p w14:paraId="24C984D3" w14:textId="77777777" w:rsidR="000F585D" w:rsidRDefault="00000000">
            <w:pPr>
              <w:widowControl w:val="0"/>
              <w:rPr>
                <w:rFonts w:ascii="Arial" w:hAnsi="Arial" w:cs="Arial"/>
                <w:sz w:val="18"/>
                <w:szCs w:val="18"/>
              </w:rPr>
            </w:pPr>
            <w:r>
              <w:rPr>
                <w:rFonts w:ascii="Arial" w:hAnsi="Arial" w:cs="Arial"/>
                <w:sz w:val="18"/>
                <w:szCs w:val="18"/>
              </w:rPr>
              <w:t>Retorno</w:t>
            </w:r>
          </w:p>
        </w:tc>
      </w:tr>
      <w:tr w:rsidR="000F585D" w14:paraId="4556A90D" w14:textId="77777777">
        <w:tc>
          <w:tcPr>
            <w:tcW w:w="1776" w:type="dxa"/>
            <w:tcBorders>
              <w:left w:val="double" w:sz="4" w:space="0" w:color="000000"/>
            </w:tcBorders>
            <w:vAlign w:val="center"/>
          </w:tcPr>
          <w:p w14:paraId="38AA109C" w14:textId="77777777" w:rsidR="000F585D" w:rsidRDefault="00000000">
            <w:pPr>
              <w:widowControl w:val="0"/>
              <w:rPr>
                <w:rFonts w:ascii="Arial" w:hAnsi="Arial" w:cs="Arial"/>
                <w:sz w:val="18"/>
                <w:szCs w:val="18"/>
              </w:rPr>
            </w:pPr>
            <w:r>
              <w:rPr>
                <w:rFonts w:ascii="Arial" w:hAnsi="Arial" w:cs="Arial"/>
                <w:sz w:val="18"/>
                <w:szCs w:val="18"/>
              </w:rPr>
              <w:t>Acuática</w:t>
            </w:r>
          </w:p>
        </w:tc>
        <w:tc>
          <w:tcPr>
            <w:tcW w:w="1536" w:type="dxa"/>
            <w:vAlign w:val="center"/>
          </w:tcPr>
          <w:p w14:paraId="6F4C08C9" w14:textId="77777777" w:rsidR="000F585D" w:rsidRDefault="00000000">
            <w:pPr>
              <w:widowControl w:val="0"/>
              <w:rPr>
                <w:rFonts w:ascii="Arial" w:hAnsi="Arial" w:cs="Arial"/>
                <w:sz w:val="18"/>
                <w:szCs w:val="18"/>
              </w:rPr>
            </w:pPr>
            <w:r>
              <w:rPr>
                <w:rFonts w:ascii="Arial" w:hAnsi="Arial" w:cs="Arial"/>
                <w:sz w:val="18"/>
                <w:szCs w:val="18"/>
              </w:rPr>
              <w:t xml:space="preserve">Callejón </w:t>
            </w:r>
          </w:p>
        </w:tc>
        <w:tc>
          <w:tcPr>
            <w:tcW w:w="1522" w:type="dxa"/>
            <w:vAlign w:val="center"/>
          </w:tcPr>
          <w:p w14:paraId="52F9F83C" w14:textId="77777777" w:rsidR="000F585D" w:rsidRDefault="00000000">
            <w:pPr>
              <w:widowControl w:val="0"/>
              <w:ind w:left="-135" w:firstLine="135"/>
              <w:rPr>
                <w:rFonts w:ascii="Arial" w:hAnsi="Arial" w:cs="Arial"/>
                <w:sz w:val="18"/>
                <w:szCs w:val="18"/>
              </w:rPr>
            </w:pPr>
            <w:r>
              <w:rPr>
                <w:rFonts w:ascii="Arial" w:hAnsi="Arial" w:cs="Arial"/>
                <w:sz w:val="18"/>
                <w:szCs w:val="18"/>
              </w:rPr>
              <w:t>Circuito</w:t>
            </w:r>
          </w:p>
        </w:tc>
        <w:tc>
          <w:tcPr>
            <w:tcW w:w="1380" w:type="dxa"/>
            <w:vAlign w:val="center"/>
          </w:tcPr>
          <w:p w14:paraId="5AB50151" w14:textId="77777777" w:rsidR="000F585D" w:rsidRDefault="00000000">
            <w:pPr>
              <w:widowControl w:val="0"/>
              <w:rPr>
                <w:rFonts w:ascii="Arial" w:hAnsi="Arial" w:cs="Arial"/>
                <w:sz w:val="18"/>
                <w:szCs w:val="18"/>
              </w:rPr>
            </w:pPr>
            <w:r>
              <w:rPr>
                <w:rFonts w:ascii="Arial" w:hAnsi="Arial" w:cs="Arial"/>
                <w:sz w:val="18"/>
                <w:szCs w:val="18"/>
              </w:rPr>
              <w:t>Marítima</w:t>
            </w:r>
          </w:p>
        </w:tc>
        <w:tc>
          <w:tcPr>
            <w:tcW w:w="2628" w:type="dxa"/>
            <w:gridSpan w:val="2"/>
            <w:tcBorders>
              <w:right w:val="double" w:sz="4" w:space="0" w:color="000000"/>
            </w:tcBorders>
            <w:vAlign w:val="center"/>
          </w:tcPr>
          <w:p w14:paraId="6D00735D" w14:textId="77777777" w:rsidR="000F585D" w:rsidRDefault="00000000">
            <w:pPr>
              <w:widowControl w:val="0"/>
              <w:rPr>
                <w:rFonts w:ascii="Arial" w:hAnsi="Arial" w:cs="Arial"/>
                <w:sz w:val="18"/>
                <w:szCs w:val="18"/>
              </w:rPr>
            </w:pPr>
            <w:r>
              <w:rPr>
                <w:rFonts w:ascii="Arial" w:hAnsi="Arial" w:cs="Arial"/>
                <w:sz w:val="18"/>
                <w:szCs w:val="18"/>
              </w:rPr>
              <w:t>Río</w:t>
            </w:r>
          </w:p>
        </w:tc>
      </w:tr>
      <w:tr w:rsidR="000F585D" w14:paraId="6EBC1D21" w14:textId="77777777">
        <w:tc>
          <w:tcPr>
            <w:tcW w:w="1776" w:type="dxa"/>
            <w:tcBorders>
              <w:left w:val="double" w:sz="4" w:space="0" w:color="000000"/>
            </w:tcBorders>
            <w:vAlign w:val="center"/>
          </w:tcPr>
          <w:p w14:paraId="28A031B7" w14:textId="77777777" w:rsidR="000F585D" w:rsidRDefault="00000000">
            <w:pPr>
              <w:widowControl w:val="0"/>
              <w:rPr>
                <w:rFonts w:ascii="Arial" w:hAnsi="Arial" w:cs="Arial"/>
                <w:sz w:val="18"/>
                <w:szCs w:val="18"/>
              </w:rPr>
            </w:pPr>
            <w:r>
              <w:rPr>
                <w:rFonts w:ascii="Arial" w:hAnsi="Arial" w:cs="Arial"/>
                <w:sz w:val="18"/>
                <w:szCs w:val="18"/>
              </w:rPr>
              <w:t xml:space="preserve">Arroyo </w:t>
            </w:r>
          </w:p>
        </w:tc>
        <w:tc>
          <w:tcPr>
            <w:tcW w:w="1536" w:type="dxa"/>
            <w:vAlign w:val="center"/>
          </w:tcPr>
          <w:p w14:paraId="249FF2BA" w14:textId="77777777" w:rsidR="000F585D" w:rsidRDefault="00000000">
            <w:pPr>
              <w:widowControl w:val="0"/>
              <w:rPr>
                <w:rFonts w:ascii="Arial" w:hAnsi="Arial" w:cs="Arial"/>
                <w:sz w:val="18"/>
                <w:szCs w:val="18"/>
              </w:rPr>
            </w:pPr>
            <w:r>
              <w:rPr>
                <w:rFonts w:ascii="Arial" w:hAnsi="Arial" w:cs="Arial"/>
                <w:sz w:val="18"/>
                <w:szCs w:val="18"/>
              </w:rPr>
              <w:t>Calzada</w:t>
            </w:r>
          </w:p>
        </w:tc>
        <w:tc>
          <w:tcPr>
            <w:tcW w:w="1522" w:type="dxa"/>
            <w:vAlign w:val="center"/>
          </w:tcPr>
          <w:p w14:paraId="272F9AB8" w14:textId="77777777" w:rsidR="000F585D" w:rsidRDefault="00000000">
            <w:pPr>
              <w:widowControl w:val="0"/>
              <w:rPr>
                <w:rFonts w:ascii="Arial" w:hAnsi="Arial" w:cs="Arial"/>
                <w:sz w:val="18"/>
                <w:szCs w:val="18"/>
              </w:rPr>
            </w:pPr>
            <w:r>
              <w:rPr>
                <w:rFonts w:ascii="Arial" w:hAnsi="Arial" w:cs="Arial"/>
                <w:sz w:val="18"/>
                <w:szCs w:val="18"/>
              </w:rPr>
              <w:t>Circunvalación</w:t>
            </w:r>
          </w:p>
        </w:tc>
        <w:tc>
          <w:tcPr>
            <w:tcW w:w="1380" w:type="dxa"/>
            <w:vAlign w:val="center"/>
          </w:tcPr>
          <w:p w14:paraId="684F53D1" w14:textId="77777777" w:rsidR="000F585D" w:rsidRDefault="00000000">
            <w:pPr>
              <w:widowControl w:val="0"/>
              <w:rPr>
                <w:rFonts w:ascii="Arial" w:hAnsi="Arial" w:cs="Arial"/>
                <w:sz w:val="18"/>
                <w:szCs w:val="18"/>
              </w:rPr>
            </w:pPr>
            <w:r>
              <w:rPr>
                <w:rFonts w:ascii="Arial" w:hAnsi="Arial" w:cs="Arial"/>
                <w:sz w:val="18"/>
                <w:szCs w:val="18"/>
              </w:rPr>
              <w:t>Pasaje</w:t>
            </w:r>
          </w:p>
        </w:tc>
        <w:tc>
          <w:tcPr>
            <w:tcW w:w="2628" w:type="dxa"/>
            <w:gridSpan w:val="2"/>
            <w:tcBorders>
              <w:right w:val="double" w:sz="4" w:space="0" w:color="000000"/>
            </w:tcBorders>
            <w:vAlign w:val="center"/>
          </w:tcPr>
          <w:p w14:paraId="464F6400" w14:textId="77777777" w:rsidR="000F585D" w:rsidRDefault="00000000">
            <w:pPr>
              <w:widowControl w:val="0"/>
              <w:rPr>
                <w:rFonts w:ascii="Arial" w:hAnsi="Arial" w:cs="Arial"/>
                <w:sz w:val="18"/>
                <w:szCs w:val="18"/>
              </w:rPr>
            </w:pPr>
            <w:r>
              <w:rPr>
                <w:rFonts w:ascii="Arial" w:hAnsi="Arial" w:cs="Arial"/>
                <w:sz w:val="18"/>
                <w:szCs w:val="18"/>
              </w:rPr>
              <w:t>Terracería</w:t>
            </w:r>
          </w:p>
        </w:tc>
      </w:tr>
      <w:tr w:rsidR="000F585D" w14:paraId="55B2B58D" w14:textId="77777777">
        <w:tc>
          <w:tcPr>
            <w:tcW w:w="1776" w:type="dxa"/>
            <w:tcBorders>
              <w:left w:val="double" w:sz="4" w:space="0" w:color="000000"/>
            </w:tcBorders>
            <w:vAlign w:val="center"/>
          </w:tcPr>
          <w:p w14:paraId="41B65F9E" w14:textId="77777777" w:rsidR="000F585D" w:rsidRDefault="00000000">
            <w:pPr>
              <w:widowControl w:val="0"/>
              <w:rPr>
                <w:rFonts w:ascii="Arial" w:hAnsi="Arial" w:cs="Arial"/>
                <w:sz w:val="18"/>
                <w:szCs w:val="18"/>
              </w:rPr>
            </w:pPr>
            <w:r>
              <w:rPr>
                <w:rFonts w:ascii="Arial" w:hAnsi="Arial" w:cs="Arial"/>
                <w:sz w:val="18"/>
                <w:szCs w:val="18"/>
              </w:rPr>
              <w:t xml:space="preserve">Autopista </w:t>
            </w:r>
          </w:p>
        </w:tc>
        <w:tc>
          <w:tcPr>
            <w:tcW w:w="1536" w:type="dxa"/>
            <w:vAlign w:val="center"/>
          </w:tcPr>
          <w:p w14:paraId="0C7F0825" w14:textId="77777777" w:rsidR="000F585D" w:rsidRDefault="00000000">
            <w:pPr>
              <w:widowControl w:val="0"/>
              <w:rPr>
                <w:rFonts w:ascii="Arial" w:hAnsi="Arial" w:cs="Arial"/>
                <w:sz w:val="18"/>
                <w:szCs w:val="18"/>
              </w:rPr>
            </w:pPr>
            <w:r>
              <w:rPr>
                <w:rFonts w:ascii="Arial" w:hAnsi="Arial" w:cs="Arial"/>
                <w:sz w:val="18"/>
                <w:szCs w:val="18"/>
              </w:rPr>
              <w:t>Camino</w:t>
            </w:r>
          </w:p>
        </w:tc>
        <w:tc>
          <w:tcPr>
            <w:tcW w:w="1522" w:type="dxa"/>
            <w:vAlign w:val="center"/>
          </w:tcPr>
          <w:p w14:paraId="00681B75" w14:textId="77777777" w:rsidR="000F585D" w:rsidRDefault="00000000">
            <w:pPr>
              <w:widowControl w:val="0"/>
              <w:rPr>
                <w:rFonts w:ascii="Arial" w:hAnsi="Arial" w:cs="Arial"/>
                <w:sz w:val="18"/>
                <w:szCs w:val="18"/>
              </w:rPr>
            </w:pPr>
            <w:r>
              <w:rPr>
                <w:rFonts w:ascii="Arial" w:hAnsi="Arial" w:cs="Arial"/>
                <w:sz w:val="18"/>
                <w:szCs w:val="18"/>
              </w:rPr>
              <w:t xml:space="preserve">Corredor </w:t>
            </w:r>
          </w:p>
        </w:tc>
        <w:tc>
          <w:tcPr>
            <w:tcW w:w="1380" w:type="dxa"/>
            <w:vAlign w:val="center"/>
          </w:tcPr>
          <w:p w14:paraId="34F20AD5" w14:textId="77777777" w:rsidR="000F585D" w:rsidRDefault="00000000">
            <w:pPr>
              <w:widowControl w:val="0"/>
              <w:rPr>
                <w:rFonts w:ascii="Arial" w:hAnsi="Arial" w:cs="Arial"/>
                <w:sz w:val="18"/>
                <w:szCs w:val="18"/>
              </w:rPr>
            </w:pPr>
            <w:r>
              <w:rPr>
                <w:rFonts w:ascii="Arial" w:hAnsi="Arial" w:cs="Arial"/>
                <w:sz w:val="18"/>
                <w:szCs w:val="18"/>
              </w:rPr>
              <w:t xml:space="preserve">Peatonal </w:t>
            </w:r>
          </w:p>
        </w:tc>
        <w:tc>
          <w:tcPr>
            <w:tcW w:w="2628" w:type="dxa"/>
            <w:gridSpan w:val="2"/>
            <w:tcBorders>
              <w:right w:val="double" w:sz="4" w:space="0" w:color="000000"/>
            </w:tcBorders>
            <w:vAlign w:val="center"/>
          </w:tcPr>
          <w:p w14:paraId="4496511E" w14:textId="77777777" w:rsidR="000F585D" w:rsidRDefault="00000000">
            <w:pPr>
              <w:widowControl w:val="0"/>
              <w:rPr>
                <w:rFonts w:ascii="Arial" w:hAnsi="Arial" w:cs="Arial"/>
                <w:sz w:val="18"/>
                <w:szCs w:val="18"/>
              </w:rPr>
            </w:pPr>
            <w:r>
              <w:rPr>
                <w:rFonts w:ascii="Arial" w:hAnsi="Arial" w:cs="Arial"/>
                <w:sz w:val="18"/>
                <w:szCs w:val="18"/>
              </w:rPr>
              <w:t>Vereda</w:t>
            </w:r>
          </w:p>
        </w:tc>
      </w:tr>
      <w:tr w:rsidR="000F585D" w14:paraId="48A0C657" w14:textId="77777777">
        <w:tc>
          <w:tcPr>
            <w:tcW w:w="1776" w:type="dxa"/>
            <w:tcBorders>
              <w:left w:val="double" w:sz="4" w:space="0" w:color="000000"/>
            </w:tcBorders>
            <w:vAlign w:val="center"/>
          </w:tcPr>
          <w:p w14:paraId="43EBD144" w14:textId="77777777" w:rsidR="000F585D" w:rsidRDefault="00000000">
            <w:pPr>
              <w:widowControl w:val="0"/>
              <w:rPr>
                <w:rFonts w:ascii="Arial" w:hAnsi="Arial" w:cs="Arial"/>
                <w:sz w:val="18"/>
                <w:szCs w:val="18"/>
              </w:rPr>
            </w:pPr>
            <w:r>
              <w:rPr>
                <w:rFonts w:ascii="Arial" w:hAnsi="Arial" w:cs="Arial"/>
                <w:sz w:val="18"/>
                <w:szCs w:val="18"/>
              </w:rPr>
              <w:t>Avenida</w:t>
            </w:r>
          </w:p>
        </w:tc>
        <w:tc>
          <w:tcPr>
            <w:tcW w:w="1536" w:type="dxa"/>
            <w:vAlign w:val="center"/>
          </w:tcPr>
          <w:p w14:paraId="48C7FEE3" w14:textId="77777777" w:rsidR="000F585D" w:rsidRDefault="00000000">
            <w:pPr>
              <w:widowControl w:val="0"/>
              <w:rPr>
                <w:rFonts w:ascii="Arial" w:hAnsi="Arial" w:cs="Arial"/>
                <w:sz w:val="18"/>
                <w:szCs w:val="18"/>
              </w:rPr>
            </w:pPr>
            <w:r>
              <w:rPr>
                <w:rFonts w:ascii="Arial" w:hAnsi="Arial" w:cs="Arial"/>
                <w:sz w:val="18"/>
                <w:szCs w:val="18"/>
              </w:rPr>
              <w:t>Canal</w:t>
            </w:r>
          </w:p>
        </w:tc>
        <w:tc>
          <w:tcPr>
            <w:tcW w:w="1522" w:type="dxa"/>
            <w:vAlign w:val="center"/>
          </w:tcPr>
          <w:p w14:paraId="3B8A147F" w14:textId="77777777" w:rsidR="000F585D" w:rsidRDefault="00000000">
            <w:pPr>
              <w:widowControl w:val="0"/>
              <w:rPr>
                <w:rFonts w:ascii="Arial" w:hAnsi="Arial" w:cs="Arial"/>
                <w:sz w:val="18"/>
                <w:szCs w:val="18"/>
              </w:rPr>
            </w:pPr>
            <w:r>
              <w:rPr>
                <w:rFonts w:ascii="Arial" w:hAnsi="Arial" w:cs="Arial"/>
                <w:sz w:val="18"/>
                <w:szCs w:val="18"/>
              </w:rPr>
              <w:t xml:space="preserve">Diagonal </w:t>
            </w:r>
          </w:p>
        </w:tc>
        <w:tc>
          <w:tcPr>
            <w:tcW w:w="1380" w:type="dxa"/>
            <w:vAlign w:val="center"/>
          </w:tcPr>
          <w:p w14:paraId="3B41114C" w14:textId="77777777" w:rsidR="000F585D" w:rsidRDefault="00000000">
            <w:pPr>
              <w:widowControl w:val="0"/>
              <w:rPr>
                <w:rFonts w:ascii="Arial" w:hAnsi="Arial" w:cs="Arial"/>
                <w:sz w:val="18"/>
                <w:szCs w:val="18"/>
              </w:rPr>
            </w:pPr>
            <w:r>
              <w:rPr>
                <w:rFonts w:ascii="Arial" w:hAnsi="Arial" w:cs="Arial"/>
                <w:sz w:val="18"/>
                <w:szCs w:val="18"/>
              </w:rPr>
              <w:t xml:space="preserve">Periférico </w:t>
            </w:r>
          </w:p>
        </w:tc>
        <w:tc>
          <w:tcPr>
            <w:tcW w:w="2628" w:type="dxa"/>
            <w:gridSpan w:val="2"/>
            <w:tcBorders>
              <w:right w:val="double" w:sz="4" w:space="0" w:color="000000"/>
            </w:tcBorders>
            <w:vAlign w:val="center"/>
          </w:tcPr>
          <w:p w14:paraId="4A415D30" w14:textId="77777777" w:rsidR="000F585D" w:rsidRDefault="00000000">
            <w:pPr>
              <w:widowControl w:val="0"/>
              <w:rPr>
                <w:rFonts w:ascii="Arial" w:hAnsi="Arial" w:cs="Arial"/>
                <w:sz w:val="18"/>
                <w:szCs w:val="18"/>
              </w:rPr>
            </w:pPr>
            <w:r>
              <w:rPr>
                <w:rFonts w:ascii="Arial" w:hAnsi="Arial" w:cs="Arial"/>
                <w:sz w:val="18"/>
                <w:szCs w:val="18"/>
              </w:rPr>
              <w:t xml:space="preserve">Viaducto </w:t>
            </w:r>
          </w:p>
        </w:tc>
      </w:tr>
      <w:tr w:rsidR="000F585D" w14:paraId="5FD0D673" w14:textId="77777777">
        <w:tc>
          <w:tcPr>
            <w:tcW w:w="1776" w:type="dxa"/>
            <w:tcBorders>
              <w:left w:val="double" w:sz="4" w:space="0" w:color="000000"/>
            </w:tcBorders>
            <w:vAlign w:val="center"/>
          </w:tcPr>
          <w:p w14:paraId="5AE5D185" w14:textId="77777777" w:rsidR="000F585D" w:rsidRDefault="00000000">
            <w:pPr>
              <w:widowControl w:val="0"/>
              <w:rPr>
                <w:rFonts w:ascii="Arial" w:hAnsi="Arial" w:cs="Arial"/>
                <w:sz w:val="18"/>
                <w:szCs w:val="18"/>
              </w:rPr>
            </w:pPr>
            <w:r>
              <w:rPr>
                <w:rFonts w:ascii="Arial" w:hAnsi="Arial" w:cs="Arial"/>
                <w:sz w:val="18"/>
                <w:szCs w:val="18"/>
              </w:rPr>
              <w:t>Boulevard</w:t>
            </w:r>
          </w:p>
        </w:tc>
        <w:tc>
          <w:tcPr>
            <w:tcW w:w="1536" w:type="dxa"/>
            <w:vAlign w:val="center"/>
          </w:tcPr>
          <w:p w14:paraId="3DA3B3F5" w14:textId="77777777" w:rsidR="000F585D" w:rsidRDefault="00000000">
            <w:pPr>
              <w:widowControl w:val="0"/>
              <w:rPr>
                <w:rFonts w:ascii="Arial" w:hAnsi="Arial" w:cs="Arial"/>
                <w:sz w:val="18"/>
                <w:szCs w:val="18"/>
              </w:rPr>
            </w:pPr>
            <w:r>
              <w:rPr>
                <w:rFonts w:ascii="Arial" w:hAnsi="Arial" w:cs="Arial"/>
                <w:sz w:val="18"/>
                <w:szCs w:val="18"/>
              </w:rPr>
              <w:t>Carretera</w:t>
            </w:r>
          </w:p>
        </w:tc>
        <w:tc>
          <w:tcPr>
            <w:tcW w:w="1522" w:type="dxa"/>
            <w:vAlign w:val="center"/>
          </w:tcPr>
          <w:p w14:paraId="4C3B9346" w14:textId="77777777" w:rsidR="000F585D" w:rsidRDefault="00000000">
            <w:pPr>
              <w:widowControl w:val="0"/>
              <w:rPr>
                <w:rFonts w:ascii="Arial" w:hAnsi="Arial" w:cs="Arial"/>
                <w:sz w:val="18"/>
                <w:szCs w:val="18"/>
              </w:rPr>
            </w:pPr>
            <w:r>
              <w:rPr>
                <w:rFonts w:ascii="Arial" w:hAnsi="Arial" w:cs="Arial"/>
                <w:sz w:val="18"/>
                <w:szCs w:val="18"/>
              </w:rPr>
              <w:t>Eje vial</w:t>
            </w:r>
          </w:p>
        </w:tc>
        <w:tc>
          <w:tcPr>
            <w:tcW w:w="1380" w:type="dxa"/>
            <w:vAlign w:val="center"/>
          </w:tcPr>
          <w:p w14:paraId="248DB308" w14:textId="77777777" w:rsidR="000F585D" w:rsidRDefault="00000000">
            <w:pPr>
              <w:widowControl w:val="0"/>
              <w:rPr>
                <w:rFonts w:ascii="Arial" w:hAnsi="Arial" w:cs="Arial"/>
                <w:sz w:val="18"/>
                <w:szCs w:val="18"/>
              </w:rPr>
            </w:pPr>
            <w:r>
              <w:rPr>
                <w:rFonts w:ascii="Arial" w:hAnsi="Arial" w:cs="Arial"/>
                <w:sz w:val="18"/>
                <w:szCs w:val="18"/>
              </w:rPr>
              <w:t xml:space="preserve">Privada </w:t>
            </w:r>
          </w:p>
        </w:tc>
        <w:tc>
          <w:tcPr>
            <w:tcW w:w="2628" w:type="dxa"/>
            <w:gridSpan w:val="2"/>
            <w:tcBorders>
              <w:right w:val="double" w:sz="4" w:space="0" w:color="000000"/>
            </w:tcBorders>
            <w:vAlign w:val="center"/>
          </w:tcPr>
          <w:p w14:paraId="6B1A0223" w14:textId="77777777" w:rsidR="000F585D" w:rsidRDefault="000F585D">
            <w:pPr>
              <w:widowControl w:val="0"/>
              <w:rPr>
                <w:rFonts w:ascii="Arial" w:hAnsi="Arial" w:cs="Arial"/>
                <w:sz w:val="18"/>
                <w:szCs w:val="18"/>
              </w:rPr>
            </w:pPr>
          </w:p>
        </w:tc>
      </w:tr>
      <w:tr w:rsidR="000F585D" w14:paraId="08677F34" w14:textId="77777777">
        <w:tc>
          <w:tcPr>
            <w:tcW w:w="1776" w:type="dxa"/>
            <w:tcBorders>
              <w:left w:val="double" w:sz="4" w:space="0" w:color="000000"/>
              <w:bottom w:val="double" w:sz="4" w:space="0" w:color="000000"/>
            </w:tcBorders>
            <w:vAlign w:val="center"/>
          </w:tcPr>
          <w:p w14:paraId="69BFDC9B" w14:textId="77777777" w:rsidR="000F585D" w:rsidRDefault="00000000">
            <w:pPr>
              <w:widowControl w:val="0"/>
              <w:rPr>
                <w:rFonts w:ascii="Arial" w:hAnsi="Arial" w:cs="Arial"/>
                <w:sz w:val="18"/>
                <w:szCs w:val="18"/>
              </w:rPr>
            </w:pPr>
            <w:r>
              <w:rPr>
                <w:rFonts w:ascii="Arial" w:hAnsi="Arial" w:cs="Arial"/>
                <w:sz w:val="18"/>
                <w:szCs w:val="18"/>
              </w:rPr>
              <w:t>Brecha</w:t>
            </w:r>
          </w:p>
        </w:tc>
        <w:tc>
          <w:tcPr>
            <w:tcW w:w="1536" w:type="dxa"/>
            <w:tcBorders>
              <w:bottom w:val="double" w:sz="4" w:space="0" w:color="000000"/>
            </w:tcBorders>
            <w:vAlign w:val="center"/>
          </w:tcPr>
          <w:p w14:paraId="007F168E" w14:textId="77777777" w:rsidR="000F585D" w:rsidRDefault="00000000">
            <w:pPr>
              <w:widowControl w:val="0"/>
              <w:rPr>
                <w:rFonts w:ascii="Arial" w:hAnsi="Arial" w:cs="Arial"/>
                <w:sz w:val="18"/>
                <w:szCs w:val="18"/>
              </w:rPr>
            </w:pPr>
            <w:r>
              <w:rPr>
                <w:rFonts w:ascii="Arial" w:hAnsi="Arial" w:cs="Arial"/>
                <w:sz w:val="18"/>
                <w:szCs w:val="18"/>
              </w:rPr>
              <w:t xml:space="preserve">Cerrada </w:t>
            </w:r>
          </w:p>
        </w:tc>
        <w:tc>
          <w:tcPr>
            <w:tcW w:w="1522" w:type="dxa"/>
            <w:tcBorders>
              <w:bottom w:val="double" w:sz="4" w:space="0" w:color="000000"/>
            </w:tcBorders>
            <w:vAlign w:val="center"/>
          </w:tcPr>
          <w:p w14:paraId="2690FCCF" w14:textId="77777777" w:rsidR="000F585D" w:rsidRDefault="00000000">
            <w:pPr>
              <w:widowControl w:val="0"/>
              <w:rPr>
                <w:rFonts w:ascii="Arial" w:hAnsi="Arial" w:cs="Arial"/>
                <w:sz w:val="18"/>
                <w:szCs w:val="18"/>
              </w:rPr>
            </w:pPr>
            <w:r>
              <w:rPr>
                <w:rFonts w:ascii="Arial" w:hAnsi="Arial" w:cs="Arial"/>
                <w:sz w:val="18"/>
                <w:szCs w:val="18"/>
              </w:rPr>
              <w:t xml:space="preserve">Línea de costa Continental </w:t>
            </w:r>
          </w:p>
        </w:tc>
        <w:tc>
          <w:tcPr>
            <w:tcW w:w="1380" w:type="dxa"/>
            <w:tcBorders>
              <w:bottom w:val="double" w:sz="4" w:space="0" w:color="000000"/>
            </w:tcBorders>
            <w:vAlign w:val="center"/>
          </w:tcPr>
          <w:p w14:paraId="233F6605" w14:textId="77777777" w:rsidR="000F585D" w:rsidRDefault="00000000">
            <w:pPr>
              <w:widowControl w:val="0"/>
              <w:rPr>
                <w:rFonts w:ascii="Arial" w:hAnsi="Arial" w:cs="Arial"/>
                <w:sz w:val="18"/>
                <w:szCs w:val="18"/>
              </w:rPr>
            </w:pPr>
            <w:r>
              <w:rPr>
                <w:rFonts w:ascii="Arial" w:hAnsi="Arial" w:cs="Arial"/>
                <w:sz w:val="18"/>
                <w:szCs w:val="18"/>
              </w:rPr>
              <w:t xml:space="preserve">Prolongación </w:t>
            </w:r>
          </w:p>
        </w:tc>
        <w:tc>
          <w:tcPr>
            <w:tcW w:w="2628" w:type="dxa"/>
            <w:gridSpan w:val="2"/>
            <w:tcBorders>
              <w:bottom w:val="double" w:sz="4" w:space="0" w:color="000000"/>
              <w:right w:val="double" w:sz="4" w:space="0" w:color="000000"/>
            </w:tcBorders>
            <w:vAlign w:val="center"/>
          </w:tcPr>
          <w:p w14:paraId="5239A478" w14:textId="77777777" w:rsidR="000F585D" w:rsidRDefault="000F585D">
            <w:pPr>
              <w:widowControl w:val="0"/>
              <w:rPr>
                <w:rFonts w:ascii="Arial" w:hAnsi="Arial" w:cs="Arial"/>
                <w:sz w:val="18"/>
                <w:szCs w:val="18"/>
              </w:rPr>
            </w:pPr>
          </w:p>
        </w:tc>
      </w:tr>
      <w:tr w:rsidR="000F585D" w14:paraId="2C03D0BA" w14:textId="77777777">
        <w:trPr>
          <w:trHeight w:val="710"/>
        </w:trPr>
        <w:tc>
          <w:tcPr>
            <w:tcW w:w="8842" w:type="dxa"/>
            <w:gridSpan w:val="6"/>
            <w:tcBorders>
              <w:left w:val="double" w:sz="4" w:space="0" w:color="000000"/>
              <w:bottom w:val="double" w:sz="4" w:space="0" w:color="000000"/>
              <w:right w:val="double" w:sz="4" w:space="0" w:color="000000"/>
            </w:tcBorders>
          </w:tcPr>
          <w:p w14:paraId="0587A365"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6153E694" w14:textId="77777777" w:rsidR="000F585D" w:rsidRPr="006C2371" w:rsidRDefault="00000000">
            <w:pPr>
              <w:pStyle w:val="Prrafodelista"/>
              <w:widowControl w:val="0"/>
              <w:numPr>
                <w:ilvl w:val="0"/>
                <w:numId w:val="1"/>
              </w:numPr>
              <w:spacing w:after="0" w:line="240" w:lineRule="auto"/>
              <w:contextualSpacing/>
              <w:rPr>
                <w:ins w:id="45" w:author="SCIIT" w:date="2024-05-24T13:29:00Z" w16du:dateUtc="2024-05-24T19:29:00Z"/>
                <w:rFonts w:ascii="Arial" w:hAnsi="Arial" w:cs="Arial"/>
                <w:strike/>
                <w:szCs w:val="18"/>
                <w:rPrChange w:id="46" w:author="SCIIT" w:date="2024-05-24T13:29:00Z" w16du:dateUtc="2024-05-24T19:29:00Z">
                  <w:rPr>
                    <w:ins w:id="47" w:author="SCIIT" w:date="2024-05-24T13:29:00Z" w16du:dateUtc="2024-05-24T19:29:00Z"/>
                    <w:rFonts w:ascii="Arial" w:hAnsi="Arial" w:cs="Arial"/>
                    <w:szCs w:val="18"/>
                  </w:rPr>
                </w:rPrChange>
              </w:rPr>
            </w:pPr>
            <w:r w:rsidRPr="006C2371">
              <w:rPr>
                <w:rFonts w:ascii="Arial" w:hAnsi="Arial" w:cs="Arial"/>
                <w:b/>
                <w:bCs/>
                <w:strike/>
                <w:szCs w:val="18"/>
                <w:shd w:val="clear" w:color="auto" w:fill="FFFF00"/>
                <w:rPrChange w:id="48" w:author="SCIIT" w:date="2024-05-24T13:29:00Z" w16du:dateUtc="2024-05-24T19:29:00Z">
                  <w:rPr>
                    <w:rFonts w:ascii="Arial" w:hAnsi="Arial" w:cs="Arial"/>
                    <w:b/>
                    <w:bCs/>
                    <w:szCs w:val="18"/>
                    <w:shd w:val="clear" w:color="auto" w:fill="FFFF00"/>
                  </w:rPr>
                </w:rPrChange>
              </w:rPr>
              <w:t>Ninguno</w:t>
            </w:r>
            <w:r w:rsidRPr="006C2371">
              <w:rPr>
                <w:rFonts w:ascii="Arial" w:hAnsi="Arial" w:cs="Arial"/>
                <w:strike/>
                <w:szCs w:val="18"/>
                <w:rPrChange w:id="49" w:author="SCIIT" w:date="2024-05-24T13:29:00Z" w16du:dateUtc="2024-05-24T19:29:00Z">
                  <w:rPr>
                    <w:rFonts w:ascii="Arial" w:hAnsi="Arial" w:cs="Arial"/>
                    <w:szCs w:val="18"/>
                  </w:rPr>
                </w:rPrChange>
              </w:rPr>
              <w:t xml:space="preserve"> – en ausencia del dato o bien cuando el término genérico del tipo de vialidad no corresponde al dominio de valores establecido en esta Norma, el término deberá formar parte del nombre de la vialidad. </w:t>
            </w:r>
          </w:p>
          <w:p w14:paraId="3F940154" w14:textId="56C7A61A" w:rsidR="006C2371" w:rsidRDefault="006C2371">
            <w:pPr>
              <w:pStyle w:val="Prrafodelista"/>
              <w:widowControl w:val="0"/>
              <w:numPr>
                <w:ilvl w:val="0"/>
                <w:numId w:val="1"/>
              </w:numPr>
              <w:spacing w:after="0" w:line="240" w:lineRule="auto"/>
              <w:contextualSpacing/>
              <w:rPr>
                <w:rFonts w:ascii="Arial" w:hAnsi="Arial" w:cs="Arial"/>
                <w:szCs w:val="18"/>
              </w:rPr>
            </w:pPr>
            <w:ins w:id="50" w:author="SCIIT" w:date="2024-05-24T13:29:00Z" w16du:dateUtc="2024-05-24T19:29:00Z">
              <w:r>
                <w:rPr>
                  <w:rFonts w:ascii="Arial" w:hAnsi="Arial" w:cs="Arial"/>
                  <w:b/>
                  <w:bCs/>
                  <w:szCs w:val="18"/>
                </w:rPr>
                <w:t>Nulo</w:t>
              </w:r>
              <w:r>
                <w:rPr>
                  <w:rFonts w:ascii="Arial" w:hAnsi="Arial" w:cs="Arial"/>
                  <w:szCs w:val="18"/>
                </w:rPr>
                <w:t>- en ausencia o desconocimiento del dato.</w:t>
              </w:r>
            </w:ins>
          </w:p>
        </w:tc>
      </w:tr>
    </w:tbl>
    <w:p w14:paraId="296B47EA"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4689"/>
        <w:gridCol w:w="1489"/>
        <w:gridCol w:w="1477"/>
        <w:gridCol w:w="1157"/>
      </w:tblGrid>
      <w:tr w:rsidR="000F585D" w14:paraId="22346E99" w14:textId="77777777">
        <w:tc>
          <w:tcPr>
            <w:tcW w:w="470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3B29568"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NOMBRE DE ENTRE VIALIDAD 2</w:t>
            </w:r>
          </w:p>
        </w:tc>
        <w:tc>
          <w:tcPr>
            <w:tcW w:w="4136" w:type="dxa"/>
            <w:gridSpan w:val="3"/>
            <w:tcBorders>
              <w:top w:val="double" w:sz="4" w:space="0" w:color="000000"/>
              <w:left w:val="double" w:sz="4" w:space="0" w:color="000000"/>
              <w:right w:val="double" w:sz="4" w:space="0" w:color="000000"/>
            </w:tcBorders>
            <w:shd w:val="clear" w:color="auto" w:fill="D9D9D9" w:themeFill="background1" w:themeFillShade="D9"/>
          </w:tcPr>
          <w:p w14:paraId="451A6F81"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55B39380" w14:textId="77777777">
        <w:tc>
          <w:tcPr>
            <w:tcW w:w="4705" w:type="dxa"/>
            <w:vMerge w:val="restart"/>
            <w:tcBorders>
              <w:top w:val="double" w:sz="4" w:space="0" w:color="000000"/>
              <w:left w:val="double" w:sz="4" w:space="0" w:color="000000"/>
              <w:bottom w:val="double" w:sz="4" w:space="0" w:color="000000"/>
              <w:right w:val="double" w:sz="4" w:space="0" w:color="000000"/>
            </w:tcBorders>
          </w:tcPr>
          <w:p w14:paraId="5083A90A" w14:textId="77777777" w:rsidR="000F585D" w:rsidRDefault="00000000">
            <w:pPr>
              <w:widowControl w:val="0"/>
              <w:jc w:val="both"/>
              <w:rPr>
                <w:rFonts w:ascii="Arial" w:hAnsi="Arial" w:cs="Arial"/>
                <w:sz w:val="18"/>
                <w:szCs w:val="18"/>
              </w:rPr>
            </w:pPr>
            <w:r>
              <w:rPr>
                <w:rFonts w:ascii="Arial" w:hAnsi="Arial" w:cs="Arial"/>
                <w:sz w:val="18"/>
                <w:szCs w:val="18"/>
              </w:rPr>
              <w:t>Término que define el nombre de la segunda de las vialidades que delimita a aquella donde se ubica el Domicilio Geográfico de interés y que se localiza, estando de frente al predio o inmueble, a mano derecha.</w:t>
            </w:r>
          </w:p>
        </w:tc>
        <w:tc>
          <w:tcPr>
            <w:tcW w:w="1494"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5F8CD15"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48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4E0806A"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3AB1790"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5E04B119" w14:textId="77777777">
        <w:tc>
          <w:tcPr>
            <w:tcW w:w="4705" w:type="dxa"/>
            <w:vMerge/>
            <w:tcBorders>
              <w:left w:val="double" w:sz="4" w:space="0" w:color="000000"/>
              <w:bottom w:val="double" w:sz="4" w:space="0" w:color="000000"/>
              <w:right w:val="double" w:sz="4" w:space="0" w:color="000000"/>
            </w:tcBorders>
          </w:tcPr>
          <w:p w14:paraId="652E8B6F" w14:textId="77777777" w:rsidR="000F585D" w:rsidRDefault="000F585D">
            <w:pPr>
              <w:widowControl w:val="0"/>
              <w:rPr>
                <w:rFonts w:ascii="Arial" w:hAnsi="Arial" w:cs="Arial"/>
                <w:sz w:val="18"/>
                <w:szCs w:val="18"/>
              </w:rPr>
            </w:pPr>
          </w:p>
        </w:tc>
        <w:tc>
          <w:tcPr>
            <w:tcW w:w="1494" w:type="dxa"/>
            <w:tcBorders>
              <w:top w:val="double" w:sz="4" w:space="0" w:color="000000"/>
              <w:left w:val="double" w:sz="4" w:space="0" w:color="000000"/>
              <w:bottom w:val="double" w:sz="4" w:space="0" w:color="000000"/>
              <w:right w:val="double" w:sz="4" w:space="0" w:color="000000"/>
            </w:tcBorders>
          </w:tcPr>
          <w:p w14:paraId="45A81DC8" w14:textId="77777777" w:rsidR="000F585D" w:rsidRDefault="00000000">
            <w:pPr>
              <w:widowControl w:val="0"/>
              <w:jc w:val="center"/>
              <w:rPr>
                <w:rFonts w:ascii="Arial" w:hAnsi="Arial" w:cs="Arial"/>
                <w:sz w:val="18"/>
                <w:szCs w:val="18"/>
              </w:rPr>
            </w:pPr>
            <w:r>
              <w:rPr>
                <w:rFonts w:ascii="Arial" w:hAnsi="Arial" w:cs="Arial"/>
                <w:sz w:val="18"/>
                <w:szCs w:val="18"/>
              </w:rPr>
              <w:t>NOMREF2</w:t>
            </w:r>
          </w:p>
        </w:tc>
        <w:tc>
          <w:tcPr>
            <w:tcW w:w="1482" w:type="dxa"/>
            <w:tcBorders>
              <w:top w:val="double" w:sz="4" w:space="0" w:color="000000"/>
              <w:left w:val="double" w:sz="4" w:space="0" w:color="000000"/>
              <w:bottom w:val="double" w:sz="4" w:space="0" w:color="000000"/>
              <w:right w:val="double" w:sz="4" w:space="0" w:color="000000"/>
            </w:tcBorders>
          </w:tcPr>
          <w:p w14:paraId="5D8B502E"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448FDC56"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3F6B11AA"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750AEE76"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2C83D054"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099176B6" w14:textId="77777777" w:rsidR="000F585D" w:rsidRDefault="00000000">
            <w:pPr>
              <w:widowControl w:val="0"/>
              <w:rPr>
                <w:rFonts w:ascii="Arial" w:hAnsi="Arial" w:cs="Arial"/>
                <w:sz w:val="18"/>
                <w:szCs w:val="18"/>
              </w:rPr>
            </w:pPr>
            <w:r>
              <w:rPr>
                <w:rFonts w:ascii="Arial" w:hAnsi="Arial" w:cs="Arial"/>
                <w:sz w:val="18"/>
                <w:szCs w:val="18"/>
              </w:rPr>
              <w:t>Indeterminado</w:t>
            </w:r>
          </w:p>
        </w:tc>
      </w:tr>
      <w:tr w:rsidR="000F585D" w14:paraId="478CCDE7"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57DBE06F"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69BE9FB0" w14:textId="77777777" w:rsidR="000F585D" w:rsidRPr="006C2371" w:rsidRDefault="00000000">
            <w:pPr>
              <w:pStyle w:val="Prrafodelista"/>
              <w:widowControl w:val="0"/>
              <w:numPr>
                <w:ilvl w:val="0"/>
                <w:numId w:val="4"/>
              </w:numPr>
              <w:spacing w:after="0" w:line="240" w:lineRule="auto"/>
              <w:contextualSpacing/>
              <w:jc w:val="left"/>
              <w:rPr>
                <w:ins w:id="51" w:author="SCIIT" w:date="2024-05-24T13:29:00Z" w16du:dateUtc="2024-05-24T19:29:00Z"/>
                <w:rFonts w:ascii="Arial" w:hAnsi="Arial" w:cs="Arial"/>
                <w:strike/>
                <w:szCs w:val="18"/>
                <w:rPrChange w:id="52" w:author="SCIIT" w:date="2024-05-24T13:29:00Z" w16du:dateUtc="2024-05-24T19:29:00Z">
                  <w:rPr>
                    <w:ins w:id="53" w:author="SCIIT" w:date="2024-05-24T13:29:00Z" w16du:dateUtc="2024-05-24T19:29:00Z"/>
                    <w:rFonts w:ascii="Arial" w:hAnsi="Arial" w:cs="Arial"/>
                    <w:szCs w:val="18"/>
                  </w:rPr>
                </w:rPrChange>
              </w:rPr>
            </w:pPr>
            <w:r w:rsidRPr="006C2371">
              <w:rPr>
                <w:rFonts w:ascii="Arial" w:hAnsi="Arial" w:cs="Arial"/>
                <w:b/>
                <w:bCs/>
                <w:strike/>
                <w:szCs w:val="18"/>
                <w:shd w:val="clear" w:color="auto" w:fill="FFFF00"/>
                <w:rPrChange w:id="54" w:author="SCIIT" w:date="2024-05-24T13:29:00Z" w16du:dateUtc="2024-05-24T19:29:00Z">
                  <w:rPr>
                    <w:rFonts w:ascii="Arial" w:hAnsi="Arial" w:cs="Arial"/>
                    <w:b/>
                    <w:bCs/>
                    <w:szCs w:val="18"/>
                    <w:shd w:val="clear" w:color="auto" w:fill="FFFF00"/>
                  </w:rPr>
                </w:rPrChange>
              </w:rPr>
              <w:t>Ninguno</w:t>
            </w:r>
            <w:r w:rsidRPr="006C2371">
              <w:rPr>
                <w:rFonts w:ascii="Arial" w:hAnsi="Arial" w:cs="Arial"/>
                <w:strike/>
                <w:szCs w:val="18"/>
                <w:rPrChange w:id="55" w:author="SCIIT" w:date="2024-05-24T13:29:00Z" w16du:dateUtc="2024-05-24T19:29:00Z">
                  <w:rPr>
                    <w:rFonts w:ascii="Arial" w:hAnsi="Arial" w:cs="Arial"/>
                    <w:szCs w:val="18"/>
                  </w:rPr>
                </w:rPrChange>
              </w:rPr>
              <w:t>- en ausencia o desconocimiento del dato.</w:t>
            </w:r>
          </w:p>
          <w:p w14:paraId="293DEBD3" w14:textId="0F7C3FA1" w:rsidR="006C2371" w:rsidRDefault="006C2371">
            <w:pPr>
              <w:pStyle w:val="Prrafodelista"/>
              <w:widowControl w:val="0"/>
              <w:numPr>
                <w:ilvl w:val="0"/>
                <w:numId w:val="4"/>
              </w:numPr>
              <w:spacing w:after="0" w:line="240" w:lineRule="auto"/>
              <w:contextualSpacing/>
              <w:jc w:val="left"/>
              <w:rPr>
                <w:rFonts w:ascii="Arial" w:hAnsi="Arial" w:cs="Arial"/>
                <w:szCs w:val="18"/>
              </w:rPr>
            </w:pPr>
            <w:ins w:id="56" w:author="SCIIT" w:date="2024-05-24T13:29:00Z" w16du:dateUtc="2024-05-24T19:29:00Z">
              <w:r>
                <w:rPr>
                  <w:rFonts w:ascii="Arial" w:hAnsi="Arial" w:cs="Arial"/>
                  <w:b/>
                  <w:bCs/>
                  <w:szCs w:val="18"/>
                </w:rPr>
                <w:t>Nulo</w:t>
              </w:r>
              <w:r>
                <w:rPr>
                  <w:rFonts w:ascii="Arial" w:hAnsi="Arial" w:cs="Arial"/>
                  <w:szCs w:val="18"/>
                </w:rPr>
                <w:t>- en ausencia o desconocimiento del dato.</w:t>
              </w:r>
            </w:ins>
          </w:p>
        </w:tc>
      </w:tr>
    </w:tbl>
    <w:p w14:paraId="7FC3DEFF" w14:textId="77777777" w:rsidR="000F585D" w:rsidRDefault="00000000">
      <w:pPr>
        <w:rPr>
          <w:rFonts w:ascii="Arial" w:hAnsi="Arial" w:cs="Arial"/>
          <w:b/>
          <w:bCs/>
          <w:sz w:val="18"/>
          <w:szCs w:val="18"/>
        </w:rPr>
      </w:pPr>
      <w:r>
        <w:br w:type="page"/>
      </w:r>
    </w:p>
    <w:tbl>
      <w:tblPr>
        <w:tblStyle w:val="Tablaconcuadrcula"/>
        <w:tblW w:w="5000" w:type="pct"/>
        <w:tblLayout w:type="fixed"/>
        <w:tblLook w:val="04A0" w:firstRow="1" w:lastRow="0" w:firstColumn="1" w:lastColumn="0" w:noHBand="0" w:noVBand="1"/>
      </w:tblPr>
      <w:tblGrid>
        <w:gridCol w:w="1766"/>
        <w:gridCol w:w="1535"/>
        <w:gridCol w:w="1515"/>
        <w:gridCol w:w="1517"/>
        <w:gridCol w:w="1101"/>
        <w:gridCol w:w="1378"/>
      </w:tblGrid>
      <w:tr w:rsidR="000F585D" w14:paraId="635B1F34" w14:textId="77777777">
        <w:tc>
          <w:tcPr>
            <w:tcW w:w="4832" w:type="dxa"/>
            <w:gridSpan w:val="3"/>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84ED2CD" w14:textId="77777777" w:rsidR="000F585D" w:rsidRDefault="00000000">
            <w:pPr>
              <w:pStyle w:val="Prrafodelista"/>
              <w:pageBreakBefore/>
              <w:widowControl w:val="0"/>
              <w:numPr>
                <w:ilvl w:val="0"/>
                <w:numId w:val="5"/>
              </w:numPr>
              <w:spacing w:after="0" w:line="240" w:lineRule="auto"/>
              <w:contextualSpacing/>
              <w:rPr>
                <w:rFonts w:ascii="Arial" w:hAnsi="Arial" w:cs="Arial"/>
                <w:b/>
                <w:bCs/>
                <w:szCs w:val="18"/>
              </w:rPr>
            </w:pPr>
            <w:r>
              <w:rPr>
                <w:rFonts w:ascii="Arial" w:hAnsi="Arial" w:cs="Arial"/>
                <w:b/>
                <w:bCs/>
                <w:szCs w:val="18"/>
              </w:rPr>
              <w:t>TIPO DE VIALIDAD POSTERIOR</w:t>
            </w:r>
          </w:p>
        </w:tc>
        <w:tc>
          <w:tcPr>
            <w:tcW w:w="4010" w:type="dxa"/>
            <w:gridSpan w:val="3"/>
            <w:tcBorders>
              <w:top w:val="double" w:sz="4" w:space="0" w:color="000000"/>
              <w:left w:val="double" w:sz="4" w:space="0" w:color="000000"/>
              <w:right w:val="double" w:sz="4" w:space="0" w:color="000000"/>
            </w:tcBorders>
            <w:shd w:val="clear" w:color="auto" w:fill="D9D9D9" w:themeFill="background1" w:themeFillShade="D9"/>
          </w:tcPr>
          <w:p w14:paraId="22F9C72F"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39F1C05F" w14:textId="77777777">
        <w:tc>
          <w:tcPr>
            <w:tcW w:w="4832" w:type="dxa"/>
            <w:gridSpan w:val="3"/>
            <w:vMerge w:val="restart"/>
            <w:tcBorders>
              <w:top w:val="double" w:sz="4" w:space="0" w:color="000000"/>
              <w:left w:val="double" w:sz="4" w:space="0" w:color="000000"/>
              <w:bottom w:val="double" w:sz="4" w:space="0" w:color="000000"/>
              <w:right w:val="double" w:sz="4" w:space="0" w:color="000000"/>
            </w:tcBorders>
          </w:tcPr>
          <w:p w14:paraId="39C8F285" w14:textId="77777777" w:rsidR="000F585D" w:rsidRDefault="00000000">
            <w:pPr>
              <w:widowControl w:val="0"/>
              <w:jc w:val="both"/>
              <w:rPr>
                <w:rFonts w:ascii="Arial" w:hAnsi="Arial" w:cs="Arial"/>
                <w:sz w:val="18"/>
                <w:szCs w:val="18"/>
              </w:rPr>
            </w:pPr>
            <w:r>
              <w:rPr>
                <w:rFonts w:ascii="Arial" w:hAnsi="Arial" w:cs="Arial"/>
                <w:sz w:val="18"/>
                <w:szCs w:val="18"/>
              </w:rPr>
              <w:t xml:space="preserve">Término que define el tipo de vialidad que se encuentra en la parte posterior de aquella donde se ubica el Domicilio Geográfico de interés </w:t>
            </w:r>
          </w:p>
        </w:tc>
        <w:tc>
          <w:tcPr>
            <w:tcW w:w="152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D0CAFFB"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105"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AC81DF5"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383"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A31F788"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39CF4799" w14:textId="77777777">
        <w:tc>
          <w:tcPr>
            <w:tcW w:w="4832" w:type="dxa"/>
            <w:gridSpan w:val="3"/>
            <w:vMerge/>
            <w:tcBorders>
              <w:left w:val="double" w:sz="4" w:space="0" w:color="000000"/>
              <w:bottom w:val="double" w:sz="4" w:space="0" w:color="000000"/>
              <w:right w:val="double" w:sz="4" w:space="0" w:color="000000"/>
            </w:tcBorders>
          </w:tcPr>
          <w:p w14:paraId="0A6DDD8C" w14:textId="77777777" w:rsidR="000F585D" w:rsidRDefault="000F585D">
            <w:pPr>
              <w:widowControl w:val="0"/>
              <w:rPr>
                <w:rFonts w:ascii="Arial" w:hAnsi="Arial" w:cs="Arial"/>
                <w:sz w:val="18"/>
                <w:szCs w:val="18"/>
              </w:rPr>
            </w:pPr>
          </w:p>
        </w:tc>
        <w:tc>
          <w:tcPr>
            <w:tcW w:w="1522" w:type="dxa"/>
            <w:tcBorders>
              <w:top w:val="double" w:sz="4" w:space="0" w:color="000000"/>
              <w:left w:val="double" w:sz="4" w:space="0" w:color="000000"/>
              <w:bottom w:val="double" w:sz="4" w:space="0" w:color="000000"/>
              <w:right w:val="double" w:sz="4" w:space="0" w:color="000000"/>
            </w:tcBorders>
          </w:tcPr>
          <w:p w14:paraId="33D8FFF4" w14:textId="77777777" w:rsidR="000F585D" w:rsidRDefault="00000000">
            <w:pPr>
              <w:widowControl w:val="0"/>
              <w:jc w:val="center"/>
              <w:rPr>
                <w:rFonts w:ascii="Arial" w:hAnsi="Arial" w:cs="Arial"/>
                <w:sz w:val="18"/>
                <w:szCs w:val="18"/>
              </w:rPr>
            </w:pPr>
            <w:r>
              <w:rPr>
                <w:rFonts w:ascii="Arial" w:hAnsi="Arial" w:cs="Arial"/>
                <w:sz w:val="18"/>
                <w:szCs w:val="18"/>
              </w:rPr>
              <w:t>TIPOREF3</w:t>
            </w:r>
          </w:p>
        </w:tc>
        <w:tc>
          <w:tcPr>
            <w:tcW w:w="1105" w:type="dxa"/>
            <w:tcBorders>
              <w:top w:val="double" w:sz="4" w:space="0" w:color="000000"/>
              <w:left w:val="double" w:sz="4" w:space="0" w:color="000000"/>
              <w:bottom w:val="double" w:sz="4" w:space="0" w:color="000000"/>
              <w:right w:val="double" w:sz="4" w:space="0" w:color="000000"/>
            </w:tcBorders>
          </w:tcPr>
          <w:p w14:paraId="26E0010B"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383" w:type="dxa"/>
            <w:tcBorders>
              <w:top w:val="double" w:sz="4" w:space="0" w:color="000000"/>
              <w:left w:val="double" w:sz="4" w:space="0" w:color="000000"/>
              <w:bottom w:val="double" w:sz="4" w:space="0" w:color="000000"/>
              <w:right w:val="double" w:sz="4" w:space="0" w:color="000000"/>
            </w:tcBorders>
          </w:tcPr>
          <w:p w14:paraId="7A94CED2" w14:textId="77777777" w:rsidR="000F585D" w:rsidRDefault="00000000">
            <w:pPr>
              <w:widowControl w:val="0"/>
              <w:jc w:val="center"/>
              <w:rPr>
                <w:rFonts w:ascii="Arial" w:hAnsi="Arial" w:cs="Arial"/>
                <w:sz w:val="18"/>
                <w:szCs w:val="18"/>
              </w:rPr>
            </w:pPr>
            <w:r>
              <w:rPr>
                <w:rFonts w:ascii="Arial" w:hAnsi="Arial" w:cs="Arial"/>
                <w:sz w:val="18"/>
                <w:szCs w:val="18"/>
              </w:rPr>
              <w:t>26</w:t>
            </w:r>
          </w:p>
        </w:tc>
      </w:tr>
      <w:tr w:rsidR="000F585D" w14:paraId="2B4305BC" w14:textId="77777777">
        <w:tc>
          <w:tcPr>
            <w:tcW w:w="8842" w:type="dxa"/>
            <w:gridSpan w:val="6"/>
            <w:tcBorders>
              <w:right w:val="double" w:sz="4" w:space="0" w:color="000000"/>
            </w:tcBorders>
            <w:shd w:val="clear" w:color="auto" w:fill="D9D9D9" w:themeFill="background1" w:themeFillShade="D9"/>
          </w:tcPr>
          <w:p w14:paraId="5FFA956B"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49264901" w14:textId="77777777">
        <w:tc>
          <w:tcPr>
            <w:tcW w:w="1772" w:type="dxa"/>
            <w:tcBorders>
              <w:top w:val="double" w:sz="4" w:space="0" w:color="000000"/>
              <w:left w:val="double" w:sz="4" w:space="0" w:color="000000"/>
            </w:tcBorders>
            <w:vAlign w:val="center"/>
          </w:tcPr>
          <w:p w14:paraId="453FCB4C" w14:textId="77777777" w:rsidR="000F585D" w:rsidRDefault="00000000">
            <w:pPr>
              <w:widowControl w:val="0"/>
              <w:rPr>
                <w:rFonts w:ascii="Arial" w:hAnsi="Arial" w:cs="Arial"/>
                <w:sz w:val="18"/>
                <w:szCs w:val="18"/>
              </w:rPr>
            </w:pPr>
            <w:r>
              <w:rPr>
                <w:rFonts w:ascii="Arial" w:hAnsi="Arial" w:cs="Arial"/>
                <w:sz w:val="18"/>
                <w:szCs w:val="18"/>
              </w:rPr>
              <w:t>Andador</w:t>
            </w:r>
          </w:p>
        </w:tc>
        <w:tc>
          <w:tcPr>
            <w:tcW w:w="1540" w:type="dxa"/>
            <w:tcBorders>
              <w:top w:val="double" w:sz="4" w:space="0" w:color="000000"/>
            </w:tcBorders>
            <w:vAlign w:val="center"/>
          </w:tcPr>
          <w:p w14:paraId="3B66FFD2" w14:textId="77777777" w:rsidR="000F585D" w:rsidRDefault="00000000">
            <w:pPr>
              <w:widowControl w:val="0"/>
              <w:rPr>
                <w:rFonts w:ascii="Arial" w:hAnsi="Arial" w:cs="Arial"/>
                <w:sz w:val="18"/>
                <w:szCs w:val="18"/>
              </w:rPr>
            </w:pPr>
            <w:r>
              <w:rPr>
                <w:rFonts w:ascii="Arial" w:hAnsi="Arial" w:cs="Arial"/>
                <w:sz w:val="18"/>
                <w:szCs w:val="18"/>
              </w:rPr>
              <w:t>Calle</w:t>
            </w:r>
          </w:p>
        </w:tc>
        <w:tc>
          <w:tcPr>
            <w:tcW w:w="1520" w:type="dxa"/>
            <w:tcBorders>
              <w:top w:val="double" w:sz="4" w:space="0" w:color="000000"/>
            </w:tcBorders>
            <w:vAlign w:val="center"/>
          </w:tcPr>
          <w:p w14:paraId="7970F3A0" w14:textId="77777777" w:rsidR="000F585D" w:rsidRDefault="00000000">
            <w:pPr>
              <w:widowControl w:val="0"/>
              <w:rPr>
                <w:rFonts w:ascii="Arial" w:hAnsi="Arial" w:cs="Arial"/>
                <w:sz w:val="18"/>
                <w:szCs w:val="18"/>
              </w:rPr>
            </w:pPr>
            <w:r>
              <w:rPr>
                <w:rFonts w:ascii="Arial" w:hAnsi="Arial" w:cs="Arial"/>
                <w:sz w:val="18"/>
                <w:szCs w:val="18"/>
              </w:rPr>
              <w:t>Ciclovía</w:t>
            </w:r>
          </w:p>
        </w:tc>
        <w:tc>
          <w:tcPr>
            <w:tcW w:w="1522" w:type="dxa"/>
            <w:tcBorders>
              <w:top w:val="double" w:sz="4" w:space="0" w:color="000000"/>
            </w:tcBorders>
            <w:vAlign w:val="center"/>
          </w:tcPr>
          <w:p w14:paraId="7D3F473E" w14:textId="77777777" w:rsidR="000F585D" w:rsidRDefault="00000000">
            <w:pPr>
              <w:widowControl w:val="0"/>
              <w:rPr>
                <w:rFonts w:ascii="Arial" w:hAnsi="Arial" w:cs="Arial"/>
                <w:sz w:val="18"/>
                <w:szCs w:val="18"/>
              </w:rPr>
            </w:pPr>
            <w:r>
              <w:rPr>
                <w:rFonts w:ascii="Arial" w:hAnsi="Arial" w:cs="Arial"/>
                <w:sz w:val="18"/>
                <w:szCs w:val="18"/>
              </w:rPr>
              <w:t>Línea de costa Insular</w:t>
            </w:r>
          </w:p>
        </w:tc>
        <w:tc>
          <w:tcPr>
            <w:tcW w:w="2488" w:type="dxa"/>
            <w:gridSpan w:val="2"/>
            <w:tcBorders>
              <w:top w:val="double" w:sz="4" w:space="0" w:color="000000"/>
              <w:right w:val="double" w:sz="4" w:space="0" w:color="000000"/>
            </w:tcBorders>
            <w:vAlign w:val="center"/>
          </w:tcPr>
          <w:p w14:paraId="7F9D1B1E" w14:textId="77777777" w:rsidR="000F585D" w:rsidRDefault="00000000">
            <w:pPr>
              <w:widowControl w:val="0"/>
              <w:rPr>
                <w:rFonts w:ascii="Arial" w:hAnsi="Arial" w:cs="Arial"/>
                <w:sz w:val="18"/>
                <w:szCs w:val="18"/>
              </w:rPr>
            </w:pPr>
            <w:r>
              <w:rPr>
                <w:rFonts w:ascii="Arial" w:hAnsi="Arial" w:cs="Arial"/>
                <w:sz w:val="18"/>
                <w:szCs w:val="18"/>
              </w:rPr>
              <w:t>Retorno</w:t>
            </w:r>
          </w:p>
        </w:tc>
      </w:tr>
      <w:tr w:rsidR="000F585D" w14:paraId="526B0130" w14:textId="77777777">
        <w:tc>
          <w:tcPr>
            <w:tcW w:w="1772" w:type="dxa"/>
            <w:tcBorders>
              <w:left w:val="double" w:sz="4" w:space="0" w:color="000000"/>
            </w:tcBorders>
            <w:vAlign w:val="center"/>
          </w:tcPr>
          <w:p w14:paraId="5CCB95FC" w14:textId="77777777" w:rsidR="000F585D" w:rsidRDefault="00000000">
            <w:pPr>
              <w:widowControl w:val="0"/>
              <w:rPr>
                <w:rFonts w:ascii="Arial" w:hAnsi="Arial" w:cs="Arial"/>
                <w:sz w:val="18"/>
                <w:szCs w:val="18"/>
              </w:rPr>
            </w:pPr>
            <w:r>
              <w:rPr>
                <w:rFonts w:ascii="Arial" w:hAnsi="Arial" w:cs="Arial"/>
                <w:sz w:val="18"/>
                <w:szCs w:val="18"/>
              </w:rPr>
              <w:t>Acuática</w:t>
            </w:r>
          </w:p>
        </w:tc>
        <w:tc>
          <w:tcPr>
            <w:tcW w:w="1540" w:type="dxa"/>
            <w:vAlign w:val="center"/>
          </w:tcPr>
          <w:p w14:paraId="0945D099" w14:textId="77777777" w:rsidR="000F585D" w:rsidRDefault="00000000">
            <w:pPr>
              <w:widowControl w:val="0"/>
              <w:rPr>
                <w:rFonts w:ascii="Arial" w:hAnsi="Arial" w:cs="Arial"/>
                <w:sz w:val="18"/>
                <w:szCs w:val="18"/>
              </w:rPr>
            </w:pPr>
            <w:r>
              <w:rPr>
                <w:rFonts w:ascii="Arial" w:hAnsi="Arial" w:cs="Arial"/>
                <w:sz w:val="18"/>
                <w:szCs w:val="18"/>
              </w:rPr>
              <w:t xml:space="preserve">Callejón </w:t>
            </w:r>
          </w:p>
        </w:tc>
        <w:tc>
          <w:tcPr>
            <w:tcW w:w="1520" w:type="dxa"/>
            <w:vAlign w:val="center"/>
          </w:tcPr>
          <w:p w14:paraId="56602E36" w14:textId="77777777" w:rsidR="000F585D" w:rsidRDefault="00000000">
            <w:pPr>
              <w:widowControl w:val="0"/>
              <w:ind w:left="-135" w:firstLine="135"/>
              <w:rPr>
                <w:rFonts w:ascii="Arial" w:hAnsi="Arial" w:cs="Arial"/>
                <w:sz w:val="18"/>
                <w:szCs w:val="18"/>
              </w:rPr>
            </w:pPr>
            <w:r>
              <w:rPr>
                <w:rFonts w:ascii="Arial" w:hAnsi="Arial" w:cs="Arial"/>
                <w:sz w:val="18"/>
                <w:szCs w:val="18"/>
              </w:rPr>
              <w:t>Circuito</w:t>
            </w:r>
          </w:p>
        </w:tc>
        <w:tc>
          <w:tcPr>
            <w:tcW w:w="1522" w:type="dxa"/>
            <w:vAlign w:val="center"/>
          </w:tcPr>
          <w:p w14:paraId="42D9A309" w14:textId="77777777" w:rsidR="000F585D" w:rsidRDefault="00000000">
            <w:pPr>
              <w:widowControl w:val="0"/>
              <w:rPr>
                <w:rFonts w:ascii="Arial" w:hAnsi="Arial" w:cs="Arial"/>
                <w:sz w:val="18"/>
                <w:szCs w:val="18"/>
              </w:rPr>
            </w:pPr>
            <w:r>
              <w:rPr>
                <w:rFonts w:ascii="Arial" w:hAnsi="Arial" w:cs="Arial"/>
                <w:sz w:val="18"/>
                <w:szCs w:val="18"/>
              </w:rPr>
              <w:t>Marítima</w:t>
            </w:r>
          </w:p>
        </w:tc>
        <w:tc>
          <w:tcPr>
            <w:tcW w:w="2488" w:type="dxa"/>
            <w:gridSpan w:val="2"/>
            <w:tcBorders>
              <w:right w:val="double" w:sz="4" w:space="0" w:color="000000"/>
            </w:tcBorders>
            <w:vAlign w:val="center"/>
          </w:tcPr>
          <w:p w14:paraId="32506CCF" w14:textId="77777777" w:rsidR="000F585D" w:rsidRDefault="00000000">
            <w:pPr>
              <w:widowControl w:val="0"/>
              <w:rPr>
                <w:rFonts w:ascii="Arial" w:hAnsi="Arial" w:cs="Arial"/>
                <w:sz w:val="18"/>
                <w:szCs w:val="18"/>
              </w:rPr>
            </w:pPr>
            <w:r>
              <w:rPr>
                <w:rFonts w:ascii="Arial" w:hAnsi="Arial" w:cs="Arial"/>
                <w:sz w:val="18"/>
                <w:szCs w:val="18"/>
              </w:rPr>
              <w:t>Río</w:t>
            </w:r>
          </w:p>
        </w:tc>
      </w:tr>
      <w:tr w:rsidR="000F585D" w14:paraId="638196AD" w14:textId="77777777">
        <w:tc>
          <w:tcPr>
            <w:tcW w:w="1772" w:type="dxa"/>
            <w:tcBorders>
              <w:left w:val="double" w:sz="4" w:space="0" w:color="000000"/>
            </w:tcBorders>
            <w:vAlign w:val="center"/>
          </w:tcPr>
          <w:p w14:paraId="6E196CEB" w14:textId="77777777" w:rsidR="000F585D" w:rsidRDefault="00000000">
            <w:pPr>
              <w:widowControl w:val="0"/>
              <w:rPr>
                <w:rFonts w:ascii="Arial" w:hAnsi="Arial" w:cs="Arial"/>
                <w:sz w:val="18"/>
                <w:szCs w:val="18"/>
              </w:rPr>
            </w:pPr>
            <w:r>
              <w:rPr>
                <w:rFonts w:ascii="Arial" w:hAnsi="Arial" w:cs="Arial"/>
                <w:sz w:val="18"/>
                <w:szCs w:val="18"/>
              </w:rPr>
              <w:t xml:space="preserve">Arroyo </w:t>
            </w:r>
          </w:p>
        </w:tc>
        <w:tc>
          <w:tcPr>
            <w:tcW w:w="1540" w:type="dxa"/>
            <w:vAlign w:val="center"/>
          </w:tcPr>
          <w:p w14:paraId="60747572" w14:textId="77777777" w:rsidR="000F585D" w:rsidRDefault="00000000">
            <w:pPr>
              <w:widowControl w:val="0"/>
              <w:rPr>
                <w:rFonts w:ascii="Arial" w:hAnsi="Arial" w:cs="Arial"/>
                <w:sz w:val="18"/>
                <w:szCs w:val="18"/>
              </w:rPr>
            </w:pPr>
            <w:r>
              <w:rPr>
                <w:rFonts w:ascii="Arial" w:hAnsi="Arial" w:cs="Arial"/>
                <w:sz w:val="18"/>
                <w:szCs w:val="18"/>
              </w:rPr>
              <w:t>Calzada</w:t>
            </w:r>
          </w:p>
        </w:tc>
        <w:tc>
          <w:tcPr>
            <w:tcW w:w="1520" w:type="dxa"/>
            <w:vAlign w:val="center"/>
          </w:tcPr>
          <w:p w14:paraId="6ECA7CD7" w14:textId="77777777" w:rsidR="000F585D" w:rsidRDefault="00000000">
            <w:pPr>
              <w:widowControl w:val="0"/>
              <w:rPr>
                <w:rFonts w:ascii="Arial" w:hAnsi="Arial" w:cs="Arial"/>
                <w:sz w:val="18"/>
                <w:szCs w:val="18"/>
              </w:rPr>
            </w:pPr>
            <w:r>
              <w:rPr>
                <w:rFonts w:ascii="Arial" w:hAnsi="Arial" w:cs="Arial"/>
                <w:sz w:val="18"/>
                <w:szCs w:val="18"/>
              </w:rPr>
              <w:t>Circunvalación</w:t>
            </w:r>
          </w:p>
        </w:tc>
        <w:tc>
          <w:tcPr>
            <w:tcW w:w="1522" w:type="dxa"/>
            <w:vAlign w:val="center"/>
          </w:tcPr>
          <w:p w14:paraId="6924298E" w14:textId="77777777" w:rsidR="000F585D" w:rsidRDefault="00000000">
            <w:pPr>
              <w:widowControl w:val="0"/>
              <w:rPr>
                <w:rFonts w:ascii="Arial" w:hAnsi="Arial" w:cs="Arial"/>
                <w:sz w:val="18"/>
                <w:szCs w:val="18"/>
              </w:rPr>
            </w:pPr>
            <w:r>
              <w:rPr>
                <w:rFonts w:ascii="Arial" w:hAnsi="Arial" w:cs="Arial"/>
                <w:sz w:val="18"/>
                <w:szCs w:val="18"/>
              </w:rPr>
              <w:t>Pasaje</w:t>
            </w:r>
          </w:p>
        </w:tc>
        <w:tc>
          <w:tcPr>
            <w:tcW w:w="2488" w:type="dxa"/>
            <w:gridSpan w:val="2"/>
            <w:tcBorders>
              <w:right w:val="double" w:sz="4" w:space="0" w:color="000000"/>
            </w:tcBorders>
            <w:vAlign w:val="center"/>
          </w:tcPr>
          <w:p w14:paraId="2B5B2AB1" w14:textId="77777777" w:rsidR="000F585D" w:rsidRDefault="00000000">
            <w:pPr>
              <w:widowControl w:val="0"/>
              <w:rPr>
                <w:rFonts w:ascii="Arial" w:hAnsi="Arial" w:cs="Arial"/>
                <w:sz w:val="18"/>
                <w:szCs w:val="18"/>
              </w:rPr>
            </w:pPr>
            <w:r>
              <w:rPr>
                <w:rFonts w:ascii="Arial" w:hAnsi="Arial" w:cs="Arial"/>
                <w:sz w:val="18"/>
                <w:szCs w:val="18"/>
              </w:rPr>
              <w:t>Terracería</w:t>
            </w:r>
          </w:p>
        </w:tc>
      </w:tr>
      <w:tr w:rsidR="000F585D" w14:paraId="02CCB006" w14:textId="77777777">
        <w:tc>
          <w:tcPr>
            <w:tcW w:w="1772" w:type="dxa"/>
            <w:tcBorders>
              <w:left w:val="double" w:sz="4" w:space="0" w:color="000000"/>
            </w:tcBorders>
            <w:vAlign w:val="center"/>
          </w:tcPr>
          <w:p w14:paraId="7D7E4489" w14:textId="77777777" w:rsidR="000F585D" w:rsidRDefault="00000000">
            <w:pPr>
              <w:widowControl w:val="0"/>
              <w:rPr>
                <w:rFonts w:ascii="Arial" w:hAnsi="Arial" w:cs="Arial"/>
                <w:sz w:val="18"/>
                <w:szCs w:val="18"/>
              </w:rPr>
            </w:pPr>
            <w:r>
              <w:rPr>
                <w:rFonts w:ascii="Arial" w:hAnsi="Arial" w:cs="Arial"/>
                <w:sz w:val="18"/>
                <w:szCs w:val="18"/>
              </w:rPr>
              <w:t xml:space="preserve">Autopista </w:t>
            </w:r>
          </w:p>
        </w:tc>
        <w:tc>
          <w:tcPr>
            <w:tcW w:w="1540" w:type="dxa"/>
            <w:vAlign w:val="center"/>
          </w:tcPr>
          <w:p w14:paraId="701825DE" w14:textId="77777777" w:rsidR="000F585D" w:rsidRDefault="00000000">
            <w:pPr>
              <w:widowControl w:val="0"/>
              <w:rPr>
                <w:rFonts w:ascii="Arial" w:hAnsi="Arial" w:cs="Arial"/>
                <w:sz w:val="18"/>
                <w:szCs w:val="18"/>
              </w:rPr>
            </w:pPr>
            <w:r>
              <w:rPr>
                <w:rFonts w:ascii="Arial" w:hAnsi="Arial" w:cs="Arial"/>
                <w:sz w:val="18"/>
                <w:szCs w:val="18"/>
              </w:rPr>
              <w:t>Camino</w:t>
            </w:r>
          </w:p>
        </w:tc>
        <w:tc>
          <w:tcPr>
            <w:tcW w:w="1520" w:type="dxa"/>
            <w:vAlign w:val="center"/>
          </w:tcPr>
          <w:p w14:paraId="69719747" w14:textId="77777777" w:rsidR="000F585D" w:rsidRDefault="00000000">
            <w:pPr>
              <w:widowControl w:val="0"/>
              <w:rPr>
                <w:rFonts w:ascii="Arial" w:hAnsi="Arial" w:cs="Arial"/>
                <w:sz w:val="18"/>
                <w:szCs w:val="18"/>
              </w:rPr>
            </w:pPr>
            <w:r>
              <w:rPr>
                <w:rFonts w:ascii="Arial" w:hAnsi="Arial" w:cs="Arial"/>
                <w:sz w:val="18"/>
                <w:szCs w:val="18"/>
              </w:rPr>
              <w:t xml:space="preserve">Corredor </w:t>
            </w:r>
          </w:p>
        </w:tc>
        <w:tc>
          <w:tcPr>
            <w:tcW w:w="1522" w:type="dxa"/>
            <w:vAlign w:val="center"/>
          </w:tcPr>
          <w:p w14:paraId="45C572B5" w14:textId="77777777" w:rsidR="000F585D" w:rsidRDefault="00000000">
            <w:pPr>
              <w:widowControl w:val="0"/>
              <w:rPr>
                <w:rFonts w:ascii="Arial" w:hAnsi="Arial" w:cs="Arial"/>
                <w:sz w:val="18"/>
                <w:szCs w:val="18"/>
              </w:rPr>
            </w:pPr>
            <w:r>
              <w:rPr>
                <w:rFonts w:ascii="Arial" w:hAnsi="Arial" w:cs="Arial"/>
                <w:sz w:val="18"/>
                <w:szCs w:val="18"/>
              </w:rPr>
              <w:t xml:space="preserve">Peatonal </w:t>
            </w:r>
          </w:p>
        </w:tc>
        <w:tc>
          <w:tcPr>
            <w:tcW w:w="2488" w:type="dxa"/>
            <w:gridSpan w:val="2"/>
            <w:tcBorders>
              <w:right w:val="double" w:sz="4" w:space="0" w:color="000000"/>
            </w:tcBorders>
            <w:vAlign w:val="center"/>
          </w:tcPr>
          <w:p w14:paraId="42CE6385" w14:textId="77777777" w:rsidR="000F585D" w:rsidRDefault="00000000">
            <w:pPr>
              <w:widowControl w:val="0"/>
              <w:rPr>
                <w:rFonts w:ascii="Arial" w:hAnsi="Arial" w:cs="Arial"/>
                <w:sz w:val="18"/>
                <w:szCs w:val="18"/>
              </w:rPr>
            </w:pPr>
            <w:r>
              <w:rPr>
                <w:rFonts w:ascii="Arial" w:hAnsi="Arial" w:cs="Arial"/>
                <w:sz w:val="18"/>
                <w:szCs w:val="18"/>
              </w:rPr>
              <w:t>Vereda</w:t>
            </w:r>
          </w:p>
        </w:tc>
      </w:tr>
      <w:tr w:rsidR="000F585D" w14:paraId="52869D8E" w14:textId="77777777">
        <w:tc>
          <w:tcPr>
            <w:tcW w:w="1772" w:type="dxa"/>
            <w:tcBorders>
              <w:left w:val="double" w:sz="4" w:space="0" w:color="000000"/>
            </w:tcBorders>
            <w:vAlign w:val="center"/>
          </w:tcPr>
          <w:p w14:paraId="01898D55" w14:textId="77777777" w:rsidR="000F585D" w:rsidRDefault="00000000">
            <w:pPr>
              <w:widowControl w:val="0"/>
              <w:rPr>
                <w:rFonts w:ascii="Arial" w:hAnsi="Arial" w:cs="Arial"/>
                <w:sz w:val="18"/>
                <w:szCs w:val="18"/>
              </w:rPr>
            </w:pPr>
            <w:r>
              <w:rPr>
                <w:rFonts w:ascii="Arial" w:hAnsi="Arial" w:cs="Arial"/>
                <w:sz w:val="18"/>
                <w:szCs w:val="18"/>
              </w:rPr>
              <w:t>Avenida</w:t>
            </w:r>
          </w:p>
        </w:tc>
        <w:tc>
          <w:tcPr>
            <w:tcW w:w="1540" w:type="dxa"/>
            <w:vAlign w:val="center"/>
          </w:tcPr>
          <w:p w14:paraId="14FF9D5F" w14:textId="77777777" w:rsidR="000F585D" w:rsidRDefault="00000000">
            <w:pPr>
              <w:widowControl w:val="0"/>
              <w:rPr>
                <w:rFonts w:ascii="Arial" w:hAnsi="Arial" w:cs="Arial"/>
                <w:sz w:val="18"/>
                <w:szCs w:val="18"/>
              </w:rPr>
            </w:pPr>
            <w:r>
              <w:rPr>
                <w:rFonts w:ascii="Arial" w:hAnsi="Arial" w:cs="Arial"/>
                <w:sz w:val="18"/>
                <w:szCs w:val="18"/>
              </w:rPr>
              <w:t>Canal</w:t>
            </w:r>
          </w:p>
        </w:tc>
        <w:tc>
          <w:tcPr>
            <w:tcW w:w="1520" w:type="dxa"/>
            <w:vAlign w:val="center"/>
          </w:tcPr>
          <w:p w14:paraId="2D45056C" w14:textId="77777777" w:rsidR="000F585D" w:rsidRDefault="00000000">
            <w:pPr>
              <w:widowControl w:val="0"/>
              <w:rPr>
                <w:rFonts w:ascii="Arial" w:hAnsi="Arial" w:cs="Arial"/>
                <w:sz w:val="18"/>
                <w:szCs w:val="18"/>
              </w:rPr>
            </w:pPr>
            <w:r>
              <w:rPr>
                <w:rFonts w:ascii="Arial" w:hAnsi="Arial" w:cs="Arial"/>
                <w:sz w:val="18"/>
                <w:szCs w:val="18"/>
              </w:rPr>
              <w:t xml:space="preserve">Diagonal </w:t>
            </w:r>
          </w:p>
        </w:tc>
        <w:tc>
          <w:tcPr>
            <w:tcW w:w="1522" w:type="dxa"/>
            <w:vAlign w:val="center"/>
          </w:tcPr>
          <w:p w14:paraId="4BEDC4A0" w14:textId="77777777" w:rsidR="000F585D" w:rsidRDefault="00000000">
            <w:pPr>
              <w:widowControl w:val="0"/>
              <w:rPr>
                <w:rFonts w:ascii="Arial" w:hAnsi="Arial" w:cs="Arial"/>
                <w:sz w:val="18"/>
                <w:szCs w:val="18"/>
              </w:rPr>
            </w:pPr>
            <w:r>
              <w:rPr>
                <w:rFonts w:ascii="Arial" w:hAnsi="Arial" w:cs="Arial"/>
                <w:sz w:val="18"/>
                <w:szCs w:val="18"/>
              </w:rPr>
              <w:t xml:space="preserve">Periférico </w:t>
            </w:r>
          </w:p>
        </w:tc>
        <w:tc>
          <w:tcPr>
            <w:tcW w:w="2488" w:type="dxa"/>
            <w:gridSpan w:val="2"/>
            <w:tcBorders>
              <w:right w:val="double" w:sz="4" w:space="0" w:color="000000"/>
            </w:tcBorders>
            <w:vAlign w:val="center"/>
          </w:tcPr>
          <w:p w14:paraId="7B9D099C" w14:textId="77777777" w:rsidR="000F585D" w:rsidRDefault="00000000">
            <w:pPr>
              <w:widowControl w:val="0"/>
              <w:rPr>
                <w:rFonts w:ascii="Arial" w:hAnsi="Arial" w:cs="Arial"/>
                <w:sz w:val="18"/>
                <w:szCs w:val="18"/>
              </w:rPr>
            </w:pPr>
            <w:r>
              <w:rPr>
                <w:rFonts w:ascii="Arial" w:hAnsi="Arial" w:cs="Arial"/>
                <w:sz w:val="18"/>
                <w:szCs w:val="18"/>
              </w:rPr>
              <w:t xml:space="preserve">Viaducto </w:t>
            </w:r>
          </w:p>
        </w:tc>
      </w:tr>
      <w:tr w:rsidR="000F585D" w14:paraId="711FEA0C" w14:textId="77777777">
        <w:tc>
          <w:tcPr>
            <w:tcW w:w="1772" w:type="dxa"/>
            <w:tcBorders>
              <w:left w:val="double" w:sz="4" w:space="0" w:color="000000"/>
            </w:tcBorders>
            <w:vAlign w:val="center"/>
          </w:tcPr>
          <w:p w14:paraId="11574268" w14:textId="77777777" w:rsidR="000F585D" w:rsidRDefault="00000000">
            <w:pPr>
              <w:widowControl w:val="0"/>
              <w:rPr>
                <w:rFonts w:ascii="Arial" w:hAnsi="Arial" w:cs="Arial"/>
                <w:sz w:val="18"/>
                <w:szCs w:val="18"/>
              </w:rPr>
            </w:pPr>
            <w:r>
              <w:rPr>
                <w:rFonts w:ascii="Arial" w:hAnsi="Arial" w:cs="Arial"/>
                <w:sz w:val="18"/>
                <w:szCs w:val="18"/>
              </w:rPr>
              <w:t>Boulevard</w:t>
            </w:r>
          </w:p>
        </w:tc>
        <w:tc>
          <w:tcPr>
            <w:tcW w:w="1540" w:type="dxa"/>
            <w:vAlign w:val="center"/>
          </w:tcPr>
          <w:p w14:paraId="5B9B3FE2" w14:textId="77777777" w:rsidR="000F585D" w:rsidRDefault="00000000">
            <w:pPr>
              <w:widowControl w:val="0"/>
              <w:rPr>
                <w:rFonts w:ascii="Arial" w:hAnsi="Arial" w:cs="Arial"/>
                <w:sz w:val="18"/>
                <w:szCs w:val="18"/>
              </w:rPr>
            </w:pPr>
            <w:r>
              <w:rPr>
                <w:rFonts w:ascii="Arial" w:hAnsi="Arial" w:cs="Arial"/>
                <w:sz w:val="18"/>
                <w:szCs w:val="18"/>
              </w:rPr>
              <w:t>Carretera</w:t>
            </w:r>
          </w:p>
        </w:tc>
        <w:tc>
          <w:tcPr>
            <w:tcW w:w="1520" w:type="dxa"/>
            <w:vAlign w:val="center"/>
          </w:tcPr>
          <w:p w14:paraId="6DEEB277" w14:textId="77777777" w:rsidR="000F585D" w:rsidRDefault="00000000">
            <w:pPr>
              <w:widowControl w:val="0"/>
              <w:rPr>
                <w:rFonts w:ascii="Arial" w:hAnsi="Arial" w:cs="Arial"/>
                <w:sz w:val="18"/>
                <w:szCs w:val="18"/>
              </w:rPr>
            </w:pPr>
            <w:r>
              <w:rPr>
                <w:rFonts w:ascii="Arial" w:hAnsi="Arial" w:cs="Arial"/>
                <w:sz w:val="18"/>
                <w:szCs w:val="18"/>
              </w:rPr>
              <w:t>Eje vial</w:t>
            </w:r>
          </w:p>
        </w:tc>
        <w:tc>
          <w:tcPr>
            <w:tcW w:w="1522" w:type="dxa"/>
            <w:vAlign w:val="center"/>
          </w:tcPr>
          <w:p w14:paraId="7941789C" w14:textId="77777777" w:rsidR="000F585D" w:rsidRDefault="00000000">
            <w:pPr>
              <w:widowControl w:val="0"/>
              <w:rPr>
                <w:rFonts w:ascii="Arial" w:hAnsi="Arial" w:cs="Arial"/>
                <w:sz w:val="18"/>
                <w:szCs w:val="18"/>
              </w:rPr>
            </w:pPr>
            <w:r>
              <w:rPr>
                <w:rFonts w:ascii="Arial" w:hAnsi="Arial" w:cs="Arial"/>
                <w:sz w:val="18"/>
                <w:szCs w:val="18"/>
              </w:rPr>
              <w:t xml:space="preserve">Privada </w:t>
            </w:r>
          </w:p>
        </w:tc>
        <w:tc>
          <w:tcPr>
            <w:tcW w:w="2488" w:type="dxa"/>
            <w:gridSpan w:val="2"/>
            <w:tcBorders>
              <w:right w:val="double" w:sz="4" w:space="0" w:color="000000"/>
            </w:tcBorders>
            <w:vAlign w:val="center"/>
          </w:tcPr>
          <w:p w14:paraId="5FBD02C3" w14:textId="77777777" w:rsidR="000F585D" w:rsidRDefault="000F585D">
            <w:pPr>
              <w:widowControl w:val="0"/>
              <w:rPr>
                <w:rFonts w:ascii="Arial" w:hAnsi="Arial" w:cs="Arial"/>
                <w:sz w:val="18"/>
                <w:szCs w:val="18"/>
              </w:rPr>
            </w:pPr>
          </w:p>
        </w:tc>
      </w:tr>
      <w:tr w:rsidR="000F585D" w14:paraId="14F5A0BB" w14:textId="77777777">
        <w:tc>
          <w:tcPr>
            <w:tcW w:w="1772" w:type="dxa"/>
            <w:tcBorders>
              <w:left w:val="double" w:sz="4" w:space="0" w:color="000000"/>
              <w:bottom w:val="double" w:sz="4" w:space="0" w:color="000000"/>
            </w:tcBorders>
            <w:vAlign w:val="center"/>
          </w:tcPr>
          <w:p w14:paraId="7062CE2F" w14:textId="77777777" w:rsidR="000F585D" w:rsidRDefault="00000000">
            <w:pPr>
              <w:widowControl w:val="0"/>
              <w:rPr>
                <w:rFonts w:ascii="Arial" w:hAnsi="Arial" w:cs="Arial"/>
                <w:sz w:val="18"/>
                <w:szCs w:val="18"/>
              </w:rPr>
            </w:pPr>
            <w:r>
              <w:rPr>
                <w:rFonts w:ascii="Arial" w:hAnsi="Arial" w:cs="Arial"/>
                <w:sz w:val="18"/>
                <w:szCs w:val="18"/>
              </w:rPr>
              <w:t>Brecha</w:t>
            </w:r>
          </w:p>
        </w:tc>
        <w:tc>
          <w:tcPr>
            <w:tcW w:w="1540" w:type="dxa"/>
            <w:tcBorders>
              <w:bottom w:val="double" w:sz="4" w:space="0" w:color="000000"/>
            </w:tcBorders>
            <w:vAlign w:val="center"/>
          </w:tcPr>
          <w:p w14:paraId="198CDCC9" w14:textId="77777777" w:rsidR="000F585D" w:rsidRDefault="00000000">
            <w:pPr>
              <w:widowControl w:val="0"/>
              <w:rPr>
                <w:rFonts w:ascii="Arial" w:hAnsi="Arial" w:cs="Arial"/>
                <w:sz w:val="18"/>
                <w:szCs w:val="18"/>
              </w:rPr>
            </w:pPr>
            <w:r>
              <w:rPr>
                <w:rFonts w:ascii="Arial" w:hAnsi="Arial" w:cs="Arial"/>
                <w:sz w:val="18"/>
                <w:szCs w:val="18"/>
              </w:rPr>
              <w:t xml:space="preserve">Cerrada </w:t>
            </w:r>
          </w:p>
        </w:tc>
        <w:tc>
          <w:tcPr>
            <w:tcW w:w="1520" w:type="dxa"/>
            <w:tcBorders>
              <w:bottom w:val="double" w:sz="4" w:space="0" w:color="000000"/>
            </w:tcBorders>
            <w:vAlign w:val="center"/>
          </w:tcPr>
          <w:p w14:paraId="4BFEBA4D" w14:textId="77777777" w:rsidR="000F585D" w:rsidRDefault="00000000">
            <w:pPr>
              <w:widowControl w:val="0"/>
              <w:rPr>
                <w:rFonts w:ascii="Arial" w:hAnsi="Arial" w:cs="Arial"/>
                <w:sz w:val="18"/>
                <w:szCs w:val="18"/>
              </w:rPr>
            </w:pPr>
            <w:r>
              <w:rPr>
                <w:rFonts w:ascii="Arial" w:hAnsi="Arial" w:cs="Arial"/>
                <w:sz w:val="18"/>
                <w:szCs w:val="18"/>
              </w:rPr>
              <w:t xml:space="preserve">Línea de costa Continental </w:t>
            </w:r>
          </w:p>
        </w:tc>
        <w:tc>
          <w:tcPr>
            <w:tcW w:w="1522" w:type="dxa"/>
            <w:tcBorders>
              <w:bottom w:val="double" w:sz="4" w:space="0" w:color="000000"/>
            </w:tcBorders>
            <w:vAlign w:val="center"/>
          </w:tcPr>
          <w:p w14:paraId="063DE70E" w14:textId="77777777" w:rsidR="000F585D" w:rsidRDefault="00000000">
            <w:pPr>
              <w:widowControl w:val="0"/>
              <w:rPr>
                <w:rFonts w:ascii="Arial" w:hAnsi="Arial" w:cs="Arial"/>
                <w:sz w:val="18"/>
                <w:szCs w:val="18"/>
              </w:rPr>
            </w:pPr>
            <w:r>
              <w:rPr>
                <w:rFonts w:ascii="Arial" w:hAnsi="Arial" w:cs="Arial"/>
                <w:sz w:val="18"/>
                <w:szCs w:val="18"/>
              </w:rPr>
              <w:t xml:space="preserve">Prolongación </w:t>
            </w:r>
          </w:p>
        </w:tc>
        <w:tc>
          <w:tcPr>
            <w:tcW w:w="2488" w:type="dxa"/>
            <w:gridSpan w:val="2"/>
            <w:tcBorders>
              <w:bottom w:val="double" w:sz="4" w:space="0" w:color="000000"/>
              <w:right w:val="double" w:sz="4" w:space="0" w:color="000000"/>
            </w:tcBorders>
            <w:vAlign w:val="center"/>
          </w:tcPr>
          <w:p w14:paraId="0FD5B7B7" w14:textId="77777777" w:rsidR="000F585D" w:rsidRDefault="000F585D">
            <w:pPr>
              <w:widowControl w:val="0"/>
              <w:rPr>
                <w:rFonts w:ascii="Arial" w:hAnsi="Arial" w:cs="Arial"/>
                <w:sz w:val="18"/>
                <w:szCs w:val="18"/>
              </w:rPr>
            </w:pPr>
          </w:p>
        </w:tc>
      </w:tr>
      <w:tr w:rsidR="000F585D" w14:paraId="51EBC9FF" w14:textId="77777777">
        <w:trPr>
          <w:trHeight w:val="710"/>
        </w:trPr>
        <w:tc>
          <w:tcPr>
            <w:tcW w:w="8842" w:type="dxa"/>
            <w:gridSpan w:val="6"/>
            <w:tcBorders>
              <w:left w:val="double" w:sz="4" w:space="0" w:color="000000"/>
              <w:bottom w:val="double" w:sz="4" w:space="0" w:color="000000"/>
              <w:right w:val="double" w:sz="4" w:space="0" w:color="000000"/>
            </w:tcBorders>
          </w:tcPr>
          <w:p w14:paraId="2E23D0B8"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FF25B23" w14:textId="77777777" w:rsidR="000F585D" w:rsidRDefault="00000000">
            <w:pPr>
              <w:pStyle w:val="Prrafodelista"/>
              <w:widowControl w:val="0"/>
              <w:numPr>
                <w:ilvl w:val="0"/>
                <w:numId w:val="1"/>
              </w:numPr>
              <w:spacing w:after="0" w:line="240" w:lineRule="auto"/>
              <w:contextualSpacing/>
              <w:rPr>
                <w:ins w:id="57" w:author="SCIIT" w:date="2024-05-24T13:29:00Z" w16du:dateUtc="2024-05-24T19:29:00Z"/>
                <w:rFonts w:ascii="Arial" w:hAnsi="Arial" w:cs="Arial"/>
                <w:strike/>
                <w:szCs w:val="18"/>
              </w:rPr>
            </w:pPr>
            <w:r w:rsidRPr="006C2371">
              <w:rPr>
                <w:rFonts w:ascii="Arial" w:hAnsi="Arial" w:cs="Arial"/>
                <w:b/>
                <w:bCs/>
                <w:strike/>
                <w:szCs w:val="18"/>
                <w:shd w:val="clear" w:color="auto" w:fill="FFFF00"/>
                <w:rPrChange w:id="58" w:author="SCIIT" w:date="2024-05-24T13:29:00Z" w16du:dateUtc="2024-05-24T19:29:00Z">
                  <w:rPr>
                    <w:rFonts w:ascii="Arial" w:hAnsi="Arial" w:cs="Arial"/>
                    <w:b/>
                    <w:bCs/>
                    <w:szCs w:val="18"/>
                    <w:shd w:val="clear" w:color="auto" w:fill="FFFF00"/>
                  </w:rPr>
                </w:rPrChange>
              </w:rPr>
              <w:t>Ninguno</w:t>
            </w:r>
            <w:r w:rsidRPr="006C2371">
              <w:rPr>
                <w:rFonts w:ascii="Arial" w:hAnsi="Arial" w:cs="Arial"/>
                <w:strike/>
                <w:szCs w:val="18"/>
                <w:rPrChange w:id="59" w:author="SCIIT" w:date="2024-05-24T13:29:00Z" w16du:dateUtc="2024-05-24T19:29:00Z">
                  <w:rPr>
                    <w:rFonts w:ascii="Arial" w:hAnsi="Arial" w:cs="Arial"/>
                    <w:szCs w:val="18"/>
                  </w:rPr>
                </w:rPrChange>
              </w:rPr>
              <w:t xml:space="preserve"> – en ausencia del dato o bien cuando el término genérico del tipo de vialidad no corresponde al dominio de valores establecido en esta Norma, el término deberá formar parte del nombre de la vialidad. </w:t>
            </w:r>
          </w:p>
          <w:p w14:paraId="2F0AF1D2" w14:textId="5F9F15DF" w:rsidR="006C2371" w:rsidRPr="006C2371" w:rsidRDefault="006C2371">
            <w:pPr>
              <w:pStyle w:val="Prrafodelista"/>
              <w:widowControl w:val="0"/>
              <w:numPr>
                <w:ilvl w:val="0"/>
                <w:numId w:val="1"/>
              </w:numPr>
              <w:spacing w:after="0" w:line="240" w:lineRule="auto"/>
              <w:contextualSpacing/>
              <w:rPr>
                <w:rFonts w:ascii="Arial" w:hAnsi="Arial" w:cs="Arial"/>
                <w:strike/>
                <w:szCs w:val="18"/>
                <w:rPrChange w:id="60" w:author="SCIIT" w:date="2024-05-24T13:29:00Z" w16du:dateUtc="2024-05-24T19:29:00Z">
                  <w:rPr>
                    <w:rFonts w:ascii="Arial" w:hAnsi="Arial" w:cs="Arial"/>
                    <w:szCs w:val="18"/>
                  </w:rPr>
                </w:rPrChange>
              </w:rPr>
            </w:pPr>
            <w:ins w:id="61" w:author="SCIIT" w:date="2024-05-24T13:29:00Z" w16du:dateUtc="2024-05-24T19:29:00Z">
              <w:r>
                <w:rPr>
                  <w:rFonts w:ascii="Arial" w:hAnsi="Arial" w:cs="Arial"/>
                  <w:b/>
                  <w:bCs/>
                  <w:szCs w:val="18"/>
                </w:rPr>
                <w:t>Nulo</w:t>
              </w:r>
              <w:r>
                <w:rPr>
                  <w:rFonts w:ascii="Arial" w:hAnsi="Arial" w:cs="Arial"/>
                  <w:szCs w:val="18"/>
                </w:rPr>
                <w:t>- en ausencia o desconocimiento del dato.</w:t>
              </w:r>
            </w:ins>
          </w:p>
        </w:tc>
      </w:tr>
    </w:tbl>
    <w:p w14:paraId="5DB12B21"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5080"/>
        <w:gridCol w:w="1537"/>
        <w:gridCol w:w="1038"/>
        <w:gridCol w:w="1157"/>
      </w:tblGrid>
      <w:tr w:rsidR="000F585D" w14:paraId="281E81BC" w14:textId="77777777">
        <w:tc>
          <w:tcPr>
            <w:tcW w:w="5098" w:type="dxa"/>
            <w:tcBorders>
              <w:top w:val="double" w:sz="4" w:space="0" w:color="000000"/>
              <w:left w:val="double" w:sz="4" w:space="0" w:color="000000"/>
              <w:bottom w:val="double" w:sz="4" w:space="0" w:color="000000"/>
            </w:tcBorders>
            <w:shd w:val="clear" w:color="auto" w:fill="D9D9D9" w:themeFill="background1" w:themeFillShade="D9"/>
          </w:tcPr>
          <w:p w14:paraId="70D0759D"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NOMBRE DE LA VIALIDAD POSTERIOR </w:t>
            </w:r>
          </w:p>
        </w:tc>
        <w:tc>
          <w:tcPr>
            <w:tcW w:w="3743" w:type="dxa"/>
            <w:gridSpan w:val="3"/>
            <w:tcBorders>
              <w:top w:val="double" w:sz="4" w:space="0" w:color="000000"/>
              <w:right w:val="double" w:sz="4" w:space="0" w:color="000000"/>
            </w:tcBorders>
            <w:shd w:val="clear" w:color="auto" w:fill="D9D9D9" w:themeFill="background1" w:themeFillShade="D9"/>
          </w:tcPr>
          <w:p w14:paraId="083D0611"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139E278A" w14:textId="77777777">
        <w:tc>
          <w:tcPr>
            <w:tcW w:w="5098" w:type="dxa"/>
            <w:vMerge w:val="restart"/>
            <w:tcBorders>
              <w:top w:val="double" w:sz="4" w:space="0" w:color="000000"/>
              <w:left w:val="double" w:sz="4" w:space="0" w:color="000000"/>
              <w:bottom w:val="double" w:sz="4" w:space="0" w:color="000000"/>
              <w:right w:val="double" w:sz="4" w:space="0" w:color="000000"/>
            </w:tcBorders>
          </w:tcPr>
          <w:p w14:paraId="3563CEAE" w14:textId="77777777" w:rsidR="000F585D" w:rsidRDefault="00000000">
            <w:pPr>
              <w:widowControl w:val="0"/>
              <w:jc w:val="both"/>
              <w:rPr>
                <w:rFonts w:ascii="Arial" w:hAnsi="Arial" w:cs="Arial"/>
                <w:sz w:val="18"/>
                <w:szCs w:val="18"/>
              </w:rPr>
            </w:pPr>
            <w:r>
              <w:rPr>
                <w:rFonts w:ascii="Arial" w:hAnsi="Arial" w:cs="Arial"/>
                <w:sz w:val="18"/>
                <w:szCs w:val="18"/>
              </w:rPr>
              <w:t>Nombre de la vialidad que se encuentra en la parte posterior de aquellas que se ubica el Domicilio Geográfico de interés.</w:t>
            </w:r>
          </w:p>
        </w:tc>
        <w:tc>
          <w:tcPr>
            <w:tcW w:w="1542"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50FCCAB1"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041"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0CF8CE35"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400B7BEE"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391CF6FB" w14:textId="77777777">
        <w:tc>
          <w:tcPr>
            <w:tcW w:w="5098" w:type="dxa"/>
            <w:vMerge/>
            <w:tcBorders>
              <w:left w:val="double" w:sz="4" w:space="0" w:color="000000"/>
              <w:bottom w:val="double" w:sz="4" w:space="0" w:color="000000"/>
              <w:right w:val="double" w:sz="4" w:space="0" w:color="000000"/>
            </w:tcBorders>
          </w:tcPr>
          <w:p w14:paraId="355F96F3" w14:textId="77777777" w:rsidR="000F585D" w:rsidRDefault="000F585D">
            <w:pPr>
              <w:widowControl w:val="0"/>
              <w:rPr>
                <w:rFonts w:ascii="Arial" w:hAnsi="Arial" w:cs="Arial"/>
                <w:sz w:val="18"/>
                <w:szCs w:val="18"/>
              </w:rPr>
            </w:pPr>
          </w:p>
        </w:tc>
        <w:tc>
          <w:tcPr>
            <w:tcW w:w="1542" w:type="dxa"/>
            <w:tcBorders>
              <w:top w:val="double" w:sz="4" w:space="0" w:color="000000"/>
              <w:left w:val="double" w:sz="4" w:space="0" w:color="000000"/>
              <w:bottom w:val="double" w:sz="4" w:space="0" w:color="000000"/>
              <w:right w:val="double" w:sz="4" w:space="0" w:color="000000"/>
            </w:tcBorders>
          </w:tcPr>
          <w:p w14:paraId="2F2EBC80" w14:textId="77777777" w:rsidR="000F585D" w:rsidRDefault="00000000">
            <w:pPr>
              <w:widowControl w:val="0"/>
              <w:jc w:val="center"/>
              <w:rPr>
                <w:rFonts w:ascii="Arial" w:hAnsi="Arial" w:cs="Arial"/>
                <w:sz w:val="18"/>
                <w:szCs w:val="18"/>
              </w:rPr>
            </w:pPr>
            <w:r>
              <w:rPr>
                <w:rFonts w:ascii="Arial" w:hAnsi="Arial" w:cs="Arial"/>
                <w:sz w:val="18"/>
                <w:szCs w:val="18"/>
              </w:rPr>
              <w:t>NOMREF3</w:t>
            </w:r>
          </w:p>
        </w:tc>
        <w:tc>
          <w:tcPr>
            <w:tcW w:w="1041" w:type="dxa"/>
            <w:tcBorders>
              <w:top w:val="double" w:sz="4" w:space="0" w:color="000000"/>
              <w:left w:val="double" w:sz="4" w:space="0" w:color="000000"/>
              <w:bottom w:val="double" w:sz="4" w:space="0" w:color="000000"/>
              <w:right w:val="double" w:sz="4" w:space="0" w:color="000000"/>
            </w:tcBorders>
          </w:tcPr>
          <w:p w14:paraId="2F023445"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029C16A2"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3AA22FCC"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273BC285"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4486AF11"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7B1089E2" w14:textId="77777777" w:rsidR="000F585D" w:rsidRDefault="00000000">
            <w:pPr>
              <w:widowControl w:val="0"/>
              <w:rPr>
                <w:rFonts w:ascii="Arial" w:hAnsi="Arial" w:cs="Arial"/>
                <w:sz w:val="18"/>
                <w:szCs w:val="18"/>
              </w:rPr>
            </w:pPr>
            <w:r>
              <w:rPr>
                <w:rFonts w:ascii="Arial" w:hAnsi="Arial" w:cs="Arial"/>
                <w:sz w:val="18"/>
                <w:szCs w:val="18"/>
              </w:rPr>
              <w:t>Indeterminado</w:t>
            </w:r>
          </w:p>
        </w:tc>
      </w:tr>
      <w:tr w:rsidR="000F585D" w14:paraId="237A8C1C"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7DF704B3"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0E9A36BD" w14:textId="77777777" w:rsidR="000F585D" w:rsidRDefault="00000000">
            <w:pPr>
              <w:pStyle w:val="Prrafodelista"/>
              <w:widowControl w:val="0"/>
              <w:numPr>
                <w:ilvl w:val="0"/>
                <w:numId w:val="4"/>
              </w:numPr>
              <w:spacing w:after="0" w:line="240" w:lineRule="auto"/>
              <w:contextualSpacing/>
              <w:jc w:val="left"/>
              <w:rPr>
                <w:ins w:id="62" w:author="SCIIT" w:date="2024-05-24T13:29:00Z" w16du:dateUtc="2024-05-24T19:29:00Z"/>
                <w:rFonts w:ascii="Arial" w:hAnsi="Arial" w:cs="Arial"/>
                <w:strike/>
                <w:szCs w:val="18"/>
              </w:rPr>
            </w:pPr>
            <w:r w:rsidRPr="006C2371">
              <w:rPr>
                <w:rFonts w:ascii="Arial" w:hAnsi="Arial" w:cs="Arial"/>
                <w:b/>
                <w:bCs/>
                <w:strike/>
                <w:szCs w:val="18"/>
                <w:shd w:val="clear" w:color="auto" w:fill="FFFF00"/>
                <w:rPrChange w:id="63" w:author="SCIIT" w:date="2024-05-24T13:29:00Z" w16du:dateUtc="2024-05-24T19:29:00Z">
                  <w:rPr>
                    <w:rFonts w:ascii="Arial" w:hAnsi="Arial" w:cs="Arial"/>
                    <w:b/>
                    <w:bCs/>
                    <w:szCs w:val="18"/>
                    <w:shd w:val="clear" w:color="auto" w:fill="FFFF00"/>
                  </w:rPr>
                </w:rPrChange>
              </w:rPr>
              <w:t>Ninguno</w:t>
            </w:r>
            <w:r w:rsidRPr="006C2371">
              <w:rPr>
                <w:rFonts w:ascii="Arial" w:hAnsi="Arial" w:cs="Arial"/>
                <w:strike/>
                <w:szCs w:val="18"/>
                <w:rPrChange w:id="64" w:author="SCIIT" w:date="2024-05-24T13:29:00Z" w16du:dateUtc="2024-05-24T19:29:00Z">
                  <w:rPr>
                    <w:rFonts w:ascii="Arial" w:hAnsi="Arial" w:cs="Arial"/>
                    <w:szCs w:val="18"/>
                  </w:rPr>
                </w:rPrChange>
              </w:rPr>
              <w:t>- en ausencia o desconocimiento del dato.</w:t>
            </w:r>
          </w:p>
          <w:p w14:paraId="087C4BF4" w14:textId="48958F64" w:rsidR="006C2371" w:rsidRPr="006C2371" w:rsidRDefault="006C2371">
            <w:pPr>
              <w:pStyle w:val="Prrafodelista"/>
              <w:widowControl w:val="0"/>
              <w:numPr>
                <w:ilvl w:val="0"/>
                <w:numId w:val="4"/>
              </w:numPr>
              <w:spacing w:after="0" w:line="240" w:lineRule="auto"/>
              <w:contextualSpacing/>
              <w:jc w:val="left"/>
              <w:rPr>
                <w:rFonts w:ascii="Arial" w:hAnsi="Arial" w:cs="Arial"/>
                <w:strike/>
                <w:szCs w:val="18"/>
                <w:rPrChange w:id="65" w:author="SCIIT" w:date="2024-05-24T13:29:00Z" w16du:dateUtc="2024-05-24T19:29:00Z">
                  <w:rPr>
                    <w:rFonts w:ascii="Arial" w:hAnsi="Arial" w:cs="Arial"/>
                    <w:szCs w:val="18"/>
                  </w:rPr>
                </w:rPrChange>
              </w:rPr>
            </w:pPr>
            <w:ins w:id="66" w:author="SCIIT" w:date="2024-05-24T13:29:00Z" w16du:dateUtc="2024-05-24T19:29:00Z">
              <w:r>
                <w:rPr>
                  <w:rFonts w:ascii="Arial" w:hAnsi="Arial" w:cs="Arial"/>
                  <w:b/>
                  <w:bCs/>
                  <w:szCs w:val="18"/>
                </w:rPr>
                <w:t>Nulo</w:t>
              </w:r>
              <w:r>
                <w:rPr>
                  <w:rFonts w:ascii="Arial" w:hAnsi="Arial" w:cs="Arial"/>
                  <w:szCs w:val="18"/>
                </w:rPr>
                <w:t>- en ausencia o desconocimiento del dato.</w:t>
              </w:r>
            </w:ins>
          </w:p>
        </w:tc>
      </w:tr>
    </w:tbl>
    <w:p w14:paraId="2F5DD80D" w14:textId="77777777" w:rsidR="000F585D" w:rsidRDefault="000F585D">
      <w:pPr>
        <w:pStyle w:val="Piedepgina"/>
        <w:ind w:left="720" w:right="-193"/>
        <w:rPr>
          <w:rFonts w:ascii="Arial" w:hAnsi="Arial" w:cs="Arial"/>
          <w:b/>
          <w:bCs/>
          <w:sz w:val="18"/>
          <w:szCs w:val="18"/>
        </w:rPr>
      </w:pPr>
    </w:p>
    <w:tbl>
      <w:tblPr>
        <w:tblStyle w:val="Tablaconcuadrcula"/>
        <w:tblW w:w="5000" w:type="pct"/>
        <w:tblLayout w:type="fixed"/>
        <w:tblLook w:val="04A0" w:firstRow="1" w:lastRow="0" w:firstColumn="1" w:lastColumn="0" w:noHBand="0" w:noVBand="1"/>
      </w:tblPr>
      <w:tblGrid>
        <w:gridCol w:w="5058"/>
        <w:gridCol w:w="1564"/>
        <w:gridCol w:w="1033"/>
        <w:gridCol w:w="1157"/>
      </w:tblGrid>
      <w:tr w:rsidR="000F585D" w14:paraId="403F6078" w14:textId="77777777">
        <w:tc>
          <w:tcPr>
            <w:tcW w:w="507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E36484F" w14:textId="77777777" w:rsidR="000F585D" w:rsidRDefault="00000000">
            <w:pPr>
              <w:pStyle w:val="Prrafodelista"/>
              <w:widowControl w:val="0"/>
              <w:numPr>
                <w:ilvl w:val="0"/>
                <w:numId w:val="5"/>
              </w:numPr>
              <w:spacing w:after="0" w:line="240" w:lineRule="auto"/>
              <w:contextualSpacing/>
              <w:rPr>
                <w:rFonts w:ascii="Arial" w:hAnsi="Arial" w:cs="Arial"/>
                <w:b/>
                <w:bCs/>
                <w:szCs w:val="18"/>
              </w:rPr>
            </w:pPr>
            <w:r>
              <w:rPr>
                <w:rFonts w:ascii="Arial" w:hAnsi="Arial" w:cs="Arial"/>
                <w:b/>
                <w:bCs/>
                <w:szCs w:val="18"/>
              </w:rPr>
              <w:t xml:space="preserve">DESCRIPCIÓN DE UBICACIÓN </w:t>
            </w:r>
          </w:p>
        </w:tc>
        <w:tc>
          <w:tcPr>
            <w:tcW w:w="3765" w:type="dxa"/>
            <w:gridSpan w:val="3"/>
            <w:tcBorders>
              <w:top w:val="double" w:sz="4" w:space="0" w:color="000000"/>
              <w:left w:val="double" w:sz="4" w:space="0" w:color="000000"/>
              <w:right w:val="double" w:sz="4" w:space="0" w:color="000000"/>
            </w:tcBorders>
            <w:shd w:val="clear" w:color="auto" w:fill="D9D9D9" w:themeFill="background1" w:themeFillShade="D9"/>
          </w:tcPr>
          <w:p w14:paraId="4380D385" w14:textId="77777777" w:rsidR="000F585D" w:rsidRDefault="00000000">
            <w:pPr>
              <w:widowControl w:val="0"/>
              <w:jc w:val="center"/>
              <w:rPr>
                <w:rFonts w:ascii="Arial" w:hAnsi="Arial" w:cs="Arial"/>
                <w:b/>
                <w:bCs/>
                <w:sz w:val="18"/>
                <w:szCs w:val="18"/>
              </w:rPr>
            </w:pPr>
            <w:r>
              <w:rPr>
                <w:rFonts w:ascii="Arial" w:hAnsi="Arial" w:cs="Arial"/>
                <w:b/>
                <w:bCs/>
                <w:sz w:val="18"/>
                <w:szCs w:val="18"/>
              </w:rPr>
              <w:t>ESPECIFICACIONES</w:t>
            </w:r>
          </w:p>
        </w:tc>
      </w:tr>
      <w:tr w:rsidR="000F585D" w14:paraId="349C0360" w14:textId="77777777">
        <w:tc>
          <w:tcPr>
            <w:tcW w:w="5076" w:type="dxa"/>
            <w:vMerge w:val="restart"/>
            <w:tcBorders>
              <w:top w:val="double" w:sz="4" w:space="0" w:color="000000"/>
              <w:left w:val="double" w:sz="4" w:space="0" w:color="000000"/>
              <w:bottom w:val="double" w:sz="4" w:space="0" w:color="000000"/>
              <w:right w:val="double" w:sz="4" w:space="0" w:color="000000"/>
            </w:tcBorders>
          </w:tcPr>
          <w:p w14:paraId="5A64BC8D" w14:textId="77777777" w:rsidR="000F585D" w:rsidRDefault="00000000">
            <w:pPr>
              <w:widowControl w:val="0"/>
              <w:jc w:val="both"/>
              <w:rPr>
                <w:rFonts w:ascii="Arial" w:hAnsi="Arial" w:cs="Arial"/>
                <w:sz w:val="18"/>
                <w:szCs w:val="18"/>
              </w:rPr>
            </w:pPr>
            <w:r>
              <w:rPr>
                <w:rFonts w:ascii="Arial" w:hAnsi="Arial" w:cs="Arial"/>
                <w:sz w:val="18"/>
                <w:szCs w:val="18"/>
              </w:rPr>
              <w:t>Rasgos naturales o culturales (edificaciones) que aportan información del Domicilio Geográfico referido a un predio o inmueble, mismas que son fácilmente identificables.</w:t>
            </w:r>
          </w:p>
        </w:tc>
        <w:tc>
          <w:tcPr>
            <w:tcW w:w="1569"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65A248B5" w14:textId="77777777" w:rsidR="000F585D" w:rsidRDefault="00000000">
            <w:pPr>
              <w:widowControl w:val="0"/>
              <w:jc w:val="center"/>
              <w:rPr>
                <w:rFonts w:ascii="Arial" w:hAnsi="Arial" w:cs="Arial"/>
                <w:b/>
                <w:bCs/>
                <w:sz w:val="18"/>
                <w:szCs w:val="18"/>
              </w:rPr>
            </w:pPr>
            <w:r>
              <w:rPr>
                <w:rFonts w:ascii="Arial" w:hAnsi="Arial" w:cs="Arial"/>
                <w:b/>
                <w:bCs/>
                <w:sz w:val="18"/>
                <w:szCs w:val="18"/>
              </w:rPr>
              <w:t>NOMBRE</w:t>
            </w:r>
          </w:p>
        </w:tc>
        <w:tc>
          <w:tcPr>
            <w:tcW w:w="1036"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1DCC3FA4" w14:textId="77777777" w:rsidR="000F585D" w:rsidRDefault="00000000">
            <w:pPr>
              <w:widowControl w:val="0"/>
              <w:jc w:val="center"/>
              <w:rPr>
                <w:rFonts w:ascii="Arial" w:hAnsi="Arial" w:cs="Arial"/>
                <w:b/>
                <w:bCs/>
                <w:sz w:val="18"/>
                <w:szCs w:val="18"/>
              </w:rPr>
            </w:pPr>
            <w:r>
              <w:rPr>
                <w:rFonts w:ascii="Arial" w:hAnsi="Arial" w:cs="Arial"/>
                <w:b/>
                <w:bCs/>
                <w:sz w:val="18"/>
                <w:szCs w:val="18"/>
              </w:rPr>
              <w:t>TIPO</w:t>
            </w:r>
          </w:p>
        </w:tc>
        <w:tc>
          <w:tcPr>
            <w:tcW w:w="1160" w:type="dxa"/>
            <w:tcBorders>
              <w:top w:val="double" w:sz="4" w:space="0" w:color="000000"/>
              <w:left w:val="double" w:sz="4" w:space="0" w:color="000000"/>
              <w:bottom w:val="double" w:sz="4" w:space="0" w:color="000000"/>
              <w:right w:val="double" w:sz="4" w:space="0" w:color="000000"/>
            </w:tcBorders>
            <w:shd w:val="clear" w:color="auto" w:fill="D9D9D9" w:themeFill="background1" w:themeFillShade="D9"/>
          </w:tcPr>
          <w:p w14:paraId="3FB24208" w14:textId="77777777" w:rsidR="000F585D" w:rsidRDefault="00000000">
            <w:pPr>
              <w:widowControl w:val="0"/>
              <w:jc w:val="center"/>
              <w:rPr>
                <w:rFonts w:ascii="Arial" w:hAnsi="Arial" w:cs="Arial"/>
                <w:b/>
                <w:bCs/>
                <w:sz w:val="18"/>
                <w:szCs w:val="18"/>
              </w:rPr>
            </w:pPr>
            <w:r>
              <w:rPr>
                <w:rFonts w:ascii="Arial" w:hAnsi="Arial" w:cs="Arial"/>
                <w:b/>
                <w:bCs/>
                <w:sz w:val="18"/>
                <w:szCs w:val="18"/>
              </w:rPr>
              <w:t>LONGITUD</w:t>
            </w:r>
          </w:p>
        </w:tc>
      </w:tr>
      <w:tr w:rsidR="000F585D" w14:paraId="019AB50B" w14:textId="77777777">
        <w:tc>
          <w:tcPr>
            <w:tcW w:w="5076" w:type="dxa"/>
            <w:vMerge/>
            <w:tcBorders>
              <w:left w:val="double" w:sz="4" w:space="0" w:color="000000"/>
              <w:bottom w:val="double" w:sz="4" w:space="0" w:color="000000"/>
              <w:right w:val="double" w:sz="4" w:space="0" w:color="000000"/>
            </w:tcBorders>
          </w:tcPr>
          <w:p w14:paraId="603A44E0" w14:textId="77777777" w:rsidR="000F585D" w:rsidRDefault="000F585D">
            <w:pPr>
              <w:widowControl w:val="0"/>
              <w:rPr>
                <w:rFonts w:ascii="Arial" w:hAnsi="Arial" w:cs="Arial"/>
                <w:sz w:val="18"/>
                <w:szCs w:val="18"/>
              </w:rPr>
            </w:pPr>
          </w:p>
        </w:tc>
        <w:tc>
          <w:tcPr>
            <w:tcW w:w="1569" w:type="dxa"/>
            <w:tcBorders>
              <w:top w:val="double" w:sz="4" w:space="0" w:color="000000"/>
              <w:left w:val="double" w:sz="4" w:space="0" w:color="000000"/>
              <w:bottom w:val="double" w:sz="4" w:space="0" w:color="000000"/>
              <w:right w:val="double" w:sz="4" w:space="0" w:color="000000"/>
            </w:tcBorders>
          </w:tcPr>
          <w:p w14:paraId="36713EC2" w14:textId="77777777" w:rsidR="000F585D" w:rsidRDefault="00000000">
            <w:pPr>
              <w:widowControl w:val="0"/>
              <w:jc w:val="center"/>
              <w:rPr>
                <w:rFonts w:ascii="Arial" w:hAnsi="Arial" w:cs="Arial"/>
                <w:sz w:val="18"/>
                <w:szCs w:val="18"/>
              </w:rPr>
            </w:pPr>
            <w:r>
              <w:rPr>
                <w:rFonts w:ascii="Arial" w:hAnsi="Arial" w:cs="Arial"/>
                <w:sz w:val="18"/>
                <w:szCs w:val="18"/>
              </w:rPr>
              <w:t>DESCRUBIC</w:t>
            </w:r>
          </w:p>
        </w:tc>
        <w:tc>
          <w:tcPr>
            <w:tcW w:w="1036" w:type="dxa"/>
            <w:tcBorders>
              <w:top w:val="double" w:sz="4" w:space="0" w:color="000000"/>
              <w:left w:val="double" w:sz="4" w:space="0" w:color="000000"/>
              <w:bottom w:val="double" w:sz="4" w:space="0" w:color="000000"/>
              <w:right w:val="double" w:sz="4" w:space="0" w:color="000000"/>
            </w:tcBorders>
          </w:tcPr>
          <w:p w14:paraId="31817C35" w14:textId="77777777" w:rsidR="000F585D" w:rsidRDefault="00000000">
            <w:pPr>
              <w:widowControl w:val="0"/>
              <w:jc w:val="center"/>
              <w:rPr>
                <w:rFonts w:ascii="Arial" w:hAnsi="Arial" w:cs="Arial"/>
                <w:sz w:val="18"/>
                <w:szCs w:val="18"/>
              </w:rPr>
            </w:pPr>
            <w:r>
              <w:rPr>
                <w:rFonts w:ascii="Arial" w:hAnsi="Arial" w:cs="Arial"/>
                <w:sz w:val="18"/>
                <w:szCs w:val="18"/>
              </w:rPr>
              <w:t>TEXTO</w:t>
            </w:r>
          </w:p>
        </w:tc>
        <w:tc>
          <w:tcPr>
            <w:tcW w:w="1160" w:type="dxa"/>
            <w:tcBorders>
              <w:top w:val="double" w:sz="4" w:space="0" w:color="000000"/>
              <w:left w:val="double" w:sz="4" w:space="0" w:color="000000"/>
              <w:bottom w:val="double" w:sz="4" w:space="0" w:color="000000"/>
              <w:right w:val="double" w:sz="4" w:space="0" w:color="000000"/>
            </w:tcBorders>
          </w:tcPr>
          <w:p w14:paraId="4F86CE07" w14:textId="77777777" w:rsidR="000F585D" w:rsidRDefault="00000000">
            <w:pPr>
              <w:widowControl w:val="0"/>
              <w:jc w:val="center"/>
              <w:rPr>
                <w:rFonts w:ascii="Arial" w:hAnsi="Arial" w:cs="Arial"/>
                <w:sz w:val="18"/>
                <w:szCs w:val="18"/>
              </w:rPr>
            </w:pPr>
            <w:r>
              <w:rPr>
                <w:rFonts w:ascii="Arial" w:hAnsi="Arial" w:cs="Arial"/>
                <w:sz w:val="18"/>
                <w:szCs w:val="18"/>
              </w:rPr>
              <w:t>255</w:t>
            </w:r>
          </w:p>
        </w:tc>
      </w:tr>
      <w:tr w:rsidR="000F585D" w14:paraId="1590468A" w14:textId="77777777">
        <w:tc>
          <w:tcPr>
            <w:tcW w:w="8841" w:type="dxa"/>
            <w:gridSpan w:val="4"/>
            <w:tcBorders>
              <w:left w:val="double" w:sz="4" w:space="0" w:color="000000"/>
              <w:bottom w:val="double" w:sz="4" w:space="0" w:color="000000"/>
              <w:right w:val="double" w:sz="4" w:space="0" w:color="000000"/>
            </w:tcBorders>
            <w:shd w:val="clear" w:color="auto" w:fill="D9D9D9" w:themeFill="background1" w:themeFillShade="D9"/>
          </w:tcPr>
          <w:p w14:paraId="272019F3" w14:textId="77777777" w:rsidR="000F585D" w:rsidRDefault="00000000">
            <w:pPr>
              <w:widowControl w:val="0"/>
              <w:jc w:val="center"/>
              <w:rPr>
                <w:rFonts w:ascii="Arial" w:hAnsi="Arial" w:cs="Arial"/>
                <w:b/>
                <w:bCs/>
                <w:sz w:val="18"/>
                <w:szCs w:val="18"/>
              </w:rPr>
            </w:pPr>
            <w:r>
              <w:rPr>
                <w:rFonts w:ascii="Arial" w:hAnsi="Arial" w:cs="Arial"/>
                <w:b/>
                <w:bCs/>
                <w:sz w:val="18"/>
                <w:szCs w:val="18"/>
              </w:rPr>
              <w:t>DOMINIO DE VALORES</w:t>
            </w:r>
          </w:p>
        </w:tc>
      </w:tr>
      <w:tr w:rsidR="000F585D" w14:paraId="16DA52B2" w14:textId="77777777">
        <w:tc>
          <w:tcPr>
            <w:tcW w:w="8841" w:type="dxa"/>
            <w:gridSpan w:val="4"/>
            <w:tcBorders>
              <w:top w:val="double" w:sz="4" w:space="0" w:color="000000"/>
              <w:left w:val="double" w:sz="4" w:space="0" w:color="000000"/>
              <w:bottom w:val="double" w:sz="4" w:space="0" w:color="000000"/>
              <w:right w:val="double" w:sz="4" w:space="0" w:color="000000"/>
            </w:tcBorders>
          </w:tcPr>
          <w:p w14:paraId="5AEED125" w14:textId="77777777" w:rsidR="000F585D" w:rsidRDefault="00000000">
            <w:pPr>
              <w:widowControl w:val="0"/>
              <w:rPr>
                <w:rFonts w:ascii="Arial" w:hAnsi="Arial" w:cs="Arial"/>
                <w:sz w:val="18"/>
                <w:szCs w:val="18"/>
              </w:rPr>
            </w:pPr>
            <w:r>
              <w:rPr>
                <w:rFonts w:ascii="Arial" w:hAnsi="Arial" w:cs="Arial"/>
                <w:sz w:val="18"/>
                <w:szCs w:val="18"/>
              </w:rPr>
              <w:t>Indeterminado</w:t>
            </w:r>
          </w:p>
        </w:tc>
      </w:tr>
      <w:tr w:rsidR="000F585D" w14:paraId="13580512" w14:textId="77777777">
        <w:trPr>
          <w:trHeight w:val="710"/>
        </w:trPr>
        <w:tc>
          <w:tcPr>
            <w:tcW w:w="8841" w:type="dxa"/>
            <w:gridSpan w:val="4"/>
            <w:tcBorders>
              <w:top w:val="double" w:sz="4" w:space="0" w:color="000000"/>
              <w:left w:val="double" w:sz="4" w:space="0" w:color="000000"/>
              <w:bottom w:val="double" w:sz="4" w:space="0" w:color="000000"/>
              <w:right w:val="double" w:sz="4" w:space="0" w:color="000000"/>
            </w:tcBorders>
          </w:tcPr>
          <w:p w14:paraId="50A33527" w14:textId="77777777" w:rsidR="000F585D" w:rsidRDefault="00000000">
            <w:pPr>
              <w:widowControl w:val="0"/>
              <w:rPr>
                <w:rFonts w:ascii="Arial" w:hAnsi="Arial" w:cs="Arial"/>
                <w:sz w:val="18"/>
                <w:szCs w:val="18"/>
              </w:rPr>
            </w:pPr>
            <w:r>
              <w:rPr>
                <w:rFonts w:ascii="Arial" w:hAnsi="Arial" w:cs="Arial"/>
                <w:b/>
                <w:bCs/>
                <w:sz w:val="18"/>
                <w:szCs w:val="18"/>
              </w:rPr>
              <w:t>RESTRICCIONES</w:t>
            </w:r>
            <w:r>
              <w:rPr>
                <w:rFonts w:ascii="Arial" w:hAnsi="Arial" w:cs="Arial"/>
                <w:sz w:val="18"/>
                <w:szCs w:val="18"/>
              </w:rPr>
              <w:t>:</w:t>
            </w:r>
          </w:p>
          <w:p w14:paraId="5CC9FA86" w14:textId="77777777" w:rsidR="000F585D" w:rsidRPr="006C2371" w:rsidRDefault="00000000">
            <w:pPr>
              <w:pStyle w:val="Prrafodelista"/>
              <w:widowControl w:val="0"/>
              <w:numPr>
                <w:ilvl w:val="0"/>
                <w:numId w:val="4"/>
              </w:numPr>
              <w:spacing w:after="0" w:line="240" w:lineRule="auto"/>
              <w:contextualSpacing/>
              <w:jc w:val="left"/>
              <w:rPr>
                <w:ins w:id="67" w:author="SCIIT" w:date="2024-05-24T13:29:00Z" w16du:dateUtc="2024-05-24T19:29:00Z"/>
                <w:rFonts w:ascii="Arial" w:hAnsi="Arial" w:cs="Arial"/>
                <w:strike/>
                <w:szCs w:val="18"/>
                <w:rPrChange w:id="68" w:author="SCIIT" w:date="2024-05-24T13:30:00Z" w16du:dateUtc="2024-05-24T19:30:00Z">
                  <w:rPr>
                    <w:ins w:id="69" w:author="SCIIT" w:date="2024-05-24T13:29:00Z" w16du:dateUtc="2024-05-24T19:29:00Z"/>
                    <w:rFonts w:ascii="Arial" w:hAnsi="Arial" w:cs="Arial"/>
                    <w:szCs w:val="18"/>
                  </w:rPr>
                </w:rPrChange>
              </w:rPr>
            </w:pPr>
            <w:r w:rsidRPr="006C2371">
              <w:rPr>
                <w:rFonts w:ascii="Arial" w:hAnsi="Arial" w:cs="Arial"/>
                <w:b/>
                <w:bCs/>
                <w:strike/>
                <w:szCs w:val="18"/>
                <w:shd w:val="clear" w:color="auto" w:fill="FFFF00"/>
                <w:rPrChange w:id="70" w:author="SCIIT" w:date="2024-05-24T13:30:00Z" w16du:dateUtc="2024-05-24T19:30:00Z">
                  <w:rPr>
                    <w:rFonts w:ascii="Arial" w:hAnsi="Arial" w:cs="Arial"/>
                    <w:b/>
                    <w:bCs/>
                    <w:szCs w:val="18"/>
                    <w:shd w:val="clear" w:color="auto" w:fill="FFFF00"/>
                  </w:rPr>
                </w:rPrChange>
              </w:rPr>
              <w:t>Ninguno</w:t>
            </w:r>
            <w:r w:rsidRPr="006C2371">
              <w:rPr>
                <w:rFonts w:ascii="Arial" w:hAnsi="Arial" w:cs="Arial"/>
                <w:strike/>
                <w:szCs w:val="18"/>
                <w:rPrChange w:id="71" w:author="SCIIT" w:date="2024-05-24T13:30:00Z" w16du:dateUtc="2024-05-24T19:30:00Z">
                  <w:rPr>
                    <w:rFonts w:ascii="Arial" w:hAnsi="Arial" w:cs="Arial"/>
                    <w:szCs w:val="18"/>
                  </w:rPr>
                </w:rPrChange>
              </w:rPr>
              <w:t>- en ausencia del dato.</w:t>
            </w:r>
          </w:p>
          <w:p w14:paraId="203B05BE" w14:textId="77205E1B" w:rsidR="006C2371" w:rsidRDefault="006C2371">
            <w:pPr>
              <w:pStyle w:val="Prrafodelista"/>
              <w:widowControl w:val="0"/>
              <w:numPr>
                <w:ilvl w:val="0"/>
                <w:numId w:val="4"/>
              </w:numPr>
              <w:spacing w:after="0" w:line="240" w:lineRule="auto"/>
              <w:contextualSpacing/>
              <w:jc w:val="left"/>
              <w:rPr>
                <w:rFonts w:ascii="Arial" w:hAnsi="Arial" w:cs="Arial"/>
                <w:szCs w:val="18"/>
              </w:rPr>
            </w:pPr>
            <w:ins w:id="72" w:author="SCIIT" w:date="2024-05-24T13:29:00Z" w16du:dateUtc="2024-05-24T19:29:00Z">
              <w:r>
                <w:rPr>
                  <w:rFonts w:ascii="Arial" w:hAnsi="Arial" w:cs="Arial"/>
                  <w:b/>
                  <w:bCs/>
                  <w:szCs w:val="18"/>
                </w:rPr>
                <w:t>Nulo</w:t>
              </w:r>
              <w:r>
                <w:rPr>
                  <w:rFonts w:ascii="Arial" w:hAnsi="Arial" w:cs="Arial"/>
                  <w:szCs w:val="18"/>
                </w:rPr>
                <w:t>- en ausencia o desconocimiento del dato.</w:t>
              </w:r>
            </w:ins>
          </w:p>
        </w:tc>
      </w:tr>
    </w:tbl>
    <w:p w14:paraId="32C73C1C" w14:textId="77777777" w:rsidR="000F585D" w:rsidRDefault="000F585D">
      <w:pPr>
        <w:pStyle w:val="Piedepgina"/>
        <w:ind w:left="720" w:right="-193"/>
        <w:rPr>
          <w:rFonts w:ascii="Arial" w:hAnsi="Arial" w:cs="Arial"/>
          <w:b/>
          <w:bCs/>
          <w:sz w:val="18"/>
          <w:szCs w:val="18"/>
        </w:rPr>
      </w:pPr>
    </w:p>
    <w:p w14:paraId="2059DD55" w14:textId="77777777" w:rsidR="000F585D" w:rsidRDefault="000F585D">
      <w:pPr>
        <w:rPr>
          <w:rFonts w:ascii="Arial" w:eastAsia="Calibri" w:hAnsi="Arial" w:cs="Arial"/>
          <w:b/>
          <w:bCs/>
          <w:sz w:val="32"/>
          <w:szCs w:val="32"/>
          <w:lang w:eastAsia="en-US"/>
        </w:rPr>
      </w:pPr>
    </w:p>
    <w:sectPr w:rsidR="000F585D">
      <w:headerReference w:type="even" r:id="rId14"/>
      <w:headerReference w:type="default" r:id="rId15"/>
      <w:pgSz w:w="12240" w:h="15840"/>
      <w:pgMar w:top="2269" w:right="1699" w:bottom="1296" w:left="1699" w:header="706" w:footer="0" w:gutter="0"/>
      <w:pgNumType w:start="246"/>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CIIT" w:date="2024-05-16T12:14:00Z" w:initials="SCIIT">
    <w:p w14:paraId="7345CC47" w14:textId="77777777" w:rsidR="002A30F3" w:rsidRDefault="002A30F3" w:rsidP="002A30F3">
      <w:pPr>
        <w:pStyle w:val="Textocomentario"/>
      </w:pPr>
      <w:r>
        <w:rPr>
          <w:rStyle w:val="Refdecomentario"/>
        </w:rPr>
        <w:annotationRef/>
      </w:r>
      <w:r>
        <w:t>[12:13] PUGA RAMIREZ MARIA GUADALUPE</w:t>
      </w:r>
    </w:p>
    <w:p w14:paraId="1C1A3D39" w14:textId="77777777" w:rsidR="002A30F3" w:rsidRDefault="002A30F3" w:rsidP="002A30F3">
      <w:pPr>
        <w:pStyle w:val="Textocomentario"/>
      </w:pPr>
      <w:r>
        <w:t>Sería conveniente revisar este campo ya que hay un cambio significativo respecto a la norma anterior y es que dependiendo del elemento de la vialidad se puede asignar un tipo de vialidad, esto basándonos en el anexo II de esta norma.</w:t>
      </w:r>
    </w:p>
  </w:comment>
  <w:comment w:id="1" w:author="Unknown Author" w:date="2024-05-16T10:07:00Z" w:initials="">
    <w:p w14:paraId="328CD395" w14:textId="33729F3A" w:rsidR="000F585D" w:rsidRDefault="00000000">
      <w:r>
        <w:rPr>
          <w:rFonts w:ascii="Liberation Serif" w:eastAsia="DejaVu Sans" w:hAnsi="Liberation Serif" w:cs="DejaVu Sans"/>
          <w:sz w:val="20"/>
          <w:szCs w:val="20"/>
          <w:lang w:val="en-US" w:eastAsia="es-MX" w:bidi="en-US"/>
        </w:rPr>
        <w:t>Es la longitud de linea de costa continental pero al tener acento requiere una longitud más?</w:t>
      </w:r>
    </w:p>
  </w:comment>
  <w:comment w:id="2" w:author="SALDAÑA SILVA CLAUDIA MARGARITA" w:date="2024-05-16T11:25:00Z" w:initials="CS">
    <w:p w14:paraId="5F9DBC77" w14:textId="77777777" w:rsidR="000F585D" w:rsidRDefault="00000000">
      <w:r>
        <w:rPr>
          <w:rFonts w:ascii="Liberation Serif" w:eastAsia="DejaVu Sans" w:hAnsi="Liberation Serif" w:cs="DejaVu Sans"/>
          <w:lang w:val="en-US" w:eastAsia="en-US" w:bidi="en-US"/>
        </w:rPr>
        <w:t>Agregar en la longitud dos dígitos más</w:t>
      </w:r>
    </w:p>
  </w:comment>
  <w:comment w:id="8" w:author="SALDAÑA SILVA CLAUDIA MARGARITA" w:date="2024-05-16T11:28:00Z" w:initials="CS">
    <w:p w14:paraId="41540A0E" w14:textId="77777777" w:rsidR="000F585D" w:rsidRDefault="00000000">
      <w:r>
        <w:rPr>
          <w:rFonts w:ascii="Liberation Serif" w:eastAsia="DejaVu Sans" w:hAnsi="Liberation Serif" w:cs="DejaVu Sans"/>
          <w:lang w:val="en-US" w:eastAsia="en-US" w:bidi="en-US"/>
        </w:rPr>
        <w:t>Considerar agregar en el dominio de Valores  el valor Ninguno</w:t>
      </w:r>
    </w:p>
  </w:comment>
  <w:comment w:id="14" w:author="Unknown Author" w:date="2024-05-16T11:15:00Z" w:initials="">
    <w:p w14:paraId="50129958" w14:textId="77777777" w:rsidR="000F585D" w:rsidRDefault="00000000">
      <w:r>
        <w:rPr>
          <w:rFonts w:ascii="Liberation Serif" w:eastAsia="DejaVu Sans" w:hAnsi="Liberation Serif" w:cs="DejaVu Sans"/>
          <w:sz w:val="20"/>
          <w:szCs w:val="20"/>
          <w:lang w:val="es-MX" w:eastAsia="es-MX" w:bidi="en-US"/>
        </w:rPr>
        <w:t>se podría saber por qué separar el 3 y 4?</w:t>
      </w:r>
    </w:p>
  </w:comment>
  <w:comment w:id="15" w:author="SCIIT" w:date="2024-05-16T12:27:00Z" w:initials="SCIIT">
    <w:p w14:paraId="29825557" w14:textId="77777777" w:rsidR="00FE281A" w:rsidRDefault="00FE281A" w:rsidP="00FE281A">
      <w:pPr>
        <w:pStyle w:val="Textocomentario"/>
      </w:pPr>
      <w:r>
        <w:rPr>
          <w:rStyle w:val="Refdecomentario"/>
        </w:rPr>
        <w:annotationRef/>
      </w:r>
      <w:r>
        <w:t>Sería conveniente no hacer esta separación del numext (numérico y alfanumérico), sino manejar un solo campo para el número exterior que sea de tipo alfanumérico)</w:t>
      </w:r>
    </w:p>
  </w:comment>
  <w:comment w:id="16" w:author="SALDAÑA SILVA CLAUDIA MARGARITA" w:date="2024-05-16T11:30:00Z" w:initials="CS">
    <w:p w14:paraId="7491B223" w14:textId="3E797979" w:rsidR="000F585D" w:rsidRDefault="00000000">
      <w:r>
        <w:rPr>
          <w:rFonts w:ascii="Liberation Serif" w:eastAsia="DejaVu Sans" w:hAnsi="Liberation Serif" w:cs="DejaVu Sans"/>
          <w:lang w:val="en-US" w:eastAsia="en-US" w:bidi="en-US"/>
        </w:rPr>
        <w:t>La restricción Dígitos es redundante</w:t>
      </w:r>
    </w:p>
  </w:comment>
  <w:comment w:id="17" w:author="SCIIT" w:date="2024-05-16T12:19:00Z" w:initials="SCIIT">
    <w:p w14:paraId="5C43D462" w14:textId="77777777" w:rsidR="003B291D" w:rsidRDefault="003B291D" w:rsidP="003B291D">
      <w:pPr>
        <w:pStyle w:val="Textocomentario"/>
      </w:pPr>
      <w:r>
        <w:rPr>
          <w:rStyle w:val="Refdecomentario"/>
        </w:rPr>
        <w:annotationRef/>
      </w:r>
      <w:r>
        <w:t>[12:18] PUGA RAMIREZ MARIA GUADALUPE</w:t>
      </w:r>
    </w:p>
    <w:p w14:paraId="6218C0B3" w14:textId="77777777" w:rsidR="003B291D" w:rsidRDefault="003B291D" w:rsidP="003B291D">
      <w:pPr>
        <w:pStyle w:val="Textocomentario"/>
      </w:pPr>
      <w:r>
        <w:t>No es necesario especificar que sean dígitos ya que al ser un campo numérico se entiende que solo permite dígitos o números.</w:t>
      </w:r>
    </w:p>
  </w:comment>
  <w:comment w:id="18" w:author="Unknown Author" w:date="2024-05-16T10:16:00Z" w:initials="">
    <w:p w14:paraId="146BDB82" w14:textId="3E397731" w:rsidR="000F585D" w:rsidRDefault="00000000">
      <w:r>
        <w:rPr>
          <w:rFonts w:ascii="Liberation Serif" w:eastAsia="DejaVu Sans" w:hAnsi="Liberation Serif" w:cs="DejaVu Sans"/>
          <w:sz w:val="20"/>
          <w:szCs w:val="20"/>
          <w:lang w:val="es-MX" w:eastAsia="es-MX" w:bidi="en-US"/>
        </w:rPr>
        <w:t>no cuentan como dominio de valores?</w:t>
      </w:r>
    </w:p>
    <w:p w14:paraId="08D0C832" w14:textId="77777777" w:rsidR="000F585D" w:rsidRDefault="000F585D"/>
  </w:comment>
  <w:comment w:id="19" w:author="SCIIT" w:date="2024-05-16T12:22:00Z" w:initials="SCIIT">
    <w:p w14:paraId="22F56B3A" w14:textId="77777777" w:rsidR="00FE281A" w:rsidRDefault="00FE281A" w:rsidP="00FE281A">
      <w:pPr>
        <w:pStyle w:val="Textocomentario"/>
      </w:pPr>
      <w:r>
        <w:rPr>
          <w:rStyle w:val="Refdecomentario"/>
        </w:rPr>
        <w:annotationRef/>
      </w:r>
      <w:r>
        <w:t>[12:20] PUGA RAMIREZ MARIA GUADALUPE</w:t>
      </w:r>
    </w:p>
    <w:p w14:paraId="230C7487" w14:textId="77777777" w:rsidR="00FE281A" w:rsidRDefault="00FE281A" w:rsidP="00FE281A">
      <w:pPr>
        <w:pStyle w:val="Textocomentario"/>
      </w:pPr>
      <w:r>
        <w:t xml:space="preserve">Sería conveniente especificar en las restricciones si para la parte alfanúmerica se permiten cualquier símbolo, o hay alguna restricción en el uso de estos, esto por que en la ficha del componente del domicilio geográfico, en la parte de consideraciones, se menciona que puede contener - y /, entonces se debería de especificar si esta consideración es restrictiva de solo esos dos símbolos o se puede usar cualquiera. </w:t>
      </w:r>
    </w:p>
  </w:comment>
  <w:comment w:id="20" w:author="Unknown Author" w:date="2024-05-16T10:17:00Z" w:initials="">
    <w:p w14:paraId="4C9CE1F5" w14:textId="0E0543D3" w:rsidR="000F585D" w:rsidRDefault="00000000">
      <w:r>
        <w:rPr>
          <w:rFonts w:ascii="Liberation Serif" w:eastAsia="DejaVu Sans" w:hAnsi="Liberation Serif" w:cs="DejaVu Sans"/>
          <w:sz w:val="20"/>
          <w:szCs w:val="20"/>
          <w:lang w:val="es-MX" w:eastAsia="es-MX" w:bidi="en-US"/>
        </w:rPr>
        <w:t>es dominio de valor?</w:t>
      </w:r>
    </w:p>
  </w:comment>
  <w:comment w:id="21" w:author="Unknown Author" w:date="2024-05-16T10:28:00Z" w:initials="">
    <w:p w14:paraId="39954BE5" w14:textId="77777777" w:rsidR="000F585D" w:rsidRDefault="00000000">
      <w:r>
        <w:rPr>
          <w:rFonts w:ascii="Liberation Serif" w:eastAsia="DejaVu Sans" w:hAnsi="Liberation Serif" w:cs="DejaVu Sans"/>
          <w:sz w:val="20"/>
          <w:szCs w:val="20"/>
          <w:lang w:val="es-MX" w:eastAsia="es-MX" w:bidi="en-US"/>
        </w:rPr>
        <w:t>ya se incluye con Alfanumérico</w:t>
      </w:r>
    </w:p>
  </w:comment>
  <w:comment w:id="23" w:author="SALDAÑA SILVA CLAUDIA MARGARITA" w:date="2024-05-16T11:32:00Z" w:initials="CS">
    <w:p w14:paraId="2F8D6C81" w14:textId="77777777" w:rsidR="000F585D" w:rsidRDefault="00000000">
      <w:r>
        <w:rPr>
          <w:rFonts w:ascii="Liberation Serif" w:eastAsia="DejaVu Sans" w:hAnsi="Liberation Serif" w:cs="DejaVu Sans"/>
          <w:lang w:val="en-US" w:eastAsia="en-US" w:bidi="en-US"/>
        </w:rPr>
        <w:t>Es redundante</w:t>
      </w:r>
    </w:p>
  </w:comment>
  <w:comment w:id="22" w:author="SCIIT" w:date="2024-05-16T12:35:00Z" w:initials="SCIIT">
    <w:p w14:paraId="7A8ACB16" w14:textId="77777777" w:rsidR="00D0382D" w:rsidRDefault="00D0382D" w:rsidP="00D0382D">
      <w:pPr>
        <w:pStyle w:val="Textocomentario"/>
      </w:pPr>
      <w:r>
        <w:rPr>
          <w:rStyle w:val="Refdecomentario"/>
        </w:rPr>
        <w:annotationRef/>
      </w:r>
      <w:r>
        <w:t>Eliminar Dígitos y Alfanuméricos ya que son redundantes</w:t>
      </w:r>
    </w:p>
  </w:comment>
  <w:comment w:id="24" w:author="SCIIT" w:date="2024-05-16T12:41:00Z" w:initials="SCIIT">
    <w:p w14:paraId="515F1077" w14:textId="77777777" w:rsidR="00D0382D" w:rsidRDefault="00D0382D" w:rsidP="00D0382D">
      <w:pPr>
        <w:pStyle w:val="Textocomentario"/>
      </w:pPr>
      <w:r>
        <w:rPr>
          <w:rStyle w:val="Refdecomentario"/>
        </w:rPr>
        <w:annotationRef/>
      </w:r>
      <w:r>
        <w:t>Sería conveniente no hacer esta separación del numint (numérico y alfanumérico), sino manejar un solo campo para el número exterior que sea de tipo alfanumérico)</w:t>
      </w:r>
    </w:p>
  </w:comment>
  <w:comment w:id="25" w:author="SALDAÑA SILVA CLAUDIA MARGARITA" w:date="2024-05-16T11:33:00Z" w:initials="CS">
    <w:p w14:paraId="5F88624F" w14:textId="2395ADCD" w:rsidR="000F585D" w:rsidRDefault="00000000">
      <w:r>
        <w:rPr>
          <w:rFonts w:ascii="Liberation Serif" w:eastAsia="DejaVu Sans" w:hAnsi="Liberation Serif" w:cs="DejaVu Sans"/>
          <w:lang w:val="en-US" w:eastAsia="en-US" w:bidi="en-US"/>
        </w:rPr>
        <w:t>Redundante</w:t>
      </w:r>
    </w:p>
  </w:comment>
  <w:comment w:id="26" w:author="Unknown Author" w:date="2024-05-16T10:29:00Z" w:initials="">
    <w:p w14:paraId="0E305B8D" w14:textId="77777777" w:rsidR="000F585D" w:rsidRDefault="00000000">
      <w:r>
        <w:rPr>
          <w:rFonts w:ascii="Liberation Serif" w:eastAsia="DejaVu Sans" w:hAnsi="Liberation Serif" w:cs="DejaVu Sans"/>
          <w:sz w:val="20"/>
          <w:szCs w:val="20"/>
          <w:lang w:val="es-MX" w:eastAsia="es-MX" w:bidi="en-US"/>
        </w:rPr>
        <w:t>Dominio de valor?</w:t>
      </w:r>
    </w:p>
  </w:comment>
  <w:comment w:id="27" w:author="SCIIT" w:date="2024-05-16T12:40:00Z" w:initials="SCIIT">
    <w:p w14:paraId="02568E0B" w14:textId="77777777" w:rsidR="00D0382D" w:rsidRDefault="00D0382D" w:rsidP="00D0382D">
      <w:pPr>
        <w:pStyle w:val="Textocomentario"/>
      </w:pPr>
      <w:r>
        <w:rPr>
          <w:rStyle w:val="Refdecomentario"/>
        </w:rPr>
        <w:annotationRef/>
      </w:r>
      <w:r>
        <w:t>[12:36] PUGA RAMIREZ MARIA GUADALUPE</w:t>
      </w:r>
    </w:p>
    <w:p w14:paraId="02525244" w14:textId="77777777" w:rsidR="00D0382D" w:rsidRDefault="00D0382D" w:rsidP="00D0382D">
      <w:pPr>
        <w:pStyle w:val="Textocomentario"/>
      </w:pPr>
      <w:r>
        <w:t>Se tendría que hacer una revisión de las restricciones de este campo, ya que se están aplicando exactamente las mismas que para el número exterior, lo cual no necesariamente es correcto, la primera restricción menciona que si no hay dato en la parte numérica este campo debe decir SN, lo cual impediría al usuario a capturar una letra que es lo mas normal en estos casos, es decir los números interiores en muchas ocasiones solo son letras, por lo que debería permitirse que en caso de que la parte númerica este nula, puedas poner cualquier valor que desees, algo parecido pasa con la tercera restricción, ya que esta forzando a que la parte alfanúmerica solo puede ser nula en caso de que haya una parte númerica, y en este caso los dos numeros interiores tanto la parte numerica como alfanumerica pueden ser nulas, sin restriccion. En el caso de la segunda restricción la parte del Domicilio conocido, se tendría que valorar el uso de esta opción, ya que podría ser un poco repetitivo con el uso de este valor en el campo</w:t>
      </w:r>
    </w:p>
  </w:comment>
  <w:comment w:id="28" w:author="SALDAÑA SILVA CLAUDIA MARGARITA" w:date="2024-05-16T11:34:00Z" w:initials="CS">
    <w:p w14:paraId="7034E472" w14:textId="4022DD73" w:rsidR="000F585D" w:rsidRDefault="00000000">
      <w:r>
        <w:rPr>
          <w:rFonts w:ascii="Liberation Serif" w:eastAsia="DejaVu Sans" w:hAnsi="Liberation Serif" w:cs="DejaVu Sans"/>
          <w:lang w:val="en-US" w:eastAsia="en-US" w:bidi="en-US"/>
        </w:rPr>
        <w:t>En longitud dejar dos dígitos más</w:t>
      </w:r>
    </w:p>
  </w:comment>
  <w:comment w:id="29" w:author="Unknown Author" w:date="2024-05-16T10:30:00Z" w:initials="">
    <w:p w14:paraId="382CDA68" w14:textId="77777777" w:rsidR="000F585D" w:rsidRDefault="00000000">
      <w:r>
        <w:rPr>
          <w:rFonts w:ascii="Liberation Serif" w:eastAsia="DejaVu Sans" w:hAnsi="Liberation Serif" w:cs="DejaVu Sans"/>
          <w:sz w:val="20"/>
          <w:szCs w:val="20"/>
          <w:lang w:val="es-MX" w:eastAsia="es-MX" w:bidi="en-US"/>
        </w:rPr>
        <w:t>Podría entrar como dominio de valor</w:t>
      </w:r>
    </w:p>
  </w:comment>
  <w:comment w:id="31" w:author="Unknown Author" w:date="2024-05-16T10:31:00Z" w:initials="">
    <w:p w14:paraId="2BC39E53" w14:textId="77777777" w:rsidR="000F585D" w:rsidRDefault="00000000">
      <w:r>
        <w:rPr>
          <w:rFonts w:ascii="Liberation Serif" w:eastAsia="DejaVu Sans" w:hAnsi="Liberation Serif" w:cs="DejaVu Sans"/>
          <w:sz w:val="20"/>
          <w:szCs w:val="20"/>
          <w:lang w:val="es-MX" w:eastAsia="es-MX" w:bidi="en-US"/>
        </w:rPr>
        <w:t>se podria manejar como nulo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1A3D39" w15:done="0"/>
  <w15:commentEx w15:paraId="328CD395" w15:done="0"/>
  <w15:commentEx w15:paraId="5F9DBC77" w15:done="0"/>
  <w15:commentEx w15:paraId="41540A0E" w15:done="0"/>
  <w15:commentEx w15:paraId="50129958" w15:done="0"/>
  <w15:commentEx w15:paraId="29825557" w15:done="0"/>
  <w15:commentEx w15:paraId="7491B223" w15:done="0"/>
  <w15:commentEx w15:paraId="6218C0B3" w15:done="0"/>
  <w15:commentEx w15:paraId="08D0C832" w15:done="0"/>
  <w15:commentEx w15:paraId="230C7487" w15:done="0"/>
  <w15:commentEx w15:paraId="4C9CE1F5" w15:done="0"/>
  <w15:commentEx w15:paraId="39954BE5" w15:done="0"/>
  <w15:commentEx w15:paraId="2F8D6C81" w15:done="0"/>
  <w15:commentEx w15:paraId="7A8ACB16" w15:done="0"/>
  <w15:commentEx w15:paraId="515F1077" w15:done="0"/>
  <w15:commentEx w15:paraId="5F88624F" w15:done="0"/>
  <w15:commentEx w15:paraId="0E305B8D" w15:done="0"/>
  <w15:commentEx w15:paraId="02525244" w15:done="0"/>
  <w15:commentEx w15:paraId="7034E472" w15:done="0"/>
  <w15:commentEx w15:paraId="382CDA68" w15:done="0"/>
  <w15:commentEx w15:paraId="2BC39E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960A67" w16cex:dateUtc="2024-05-16T18:14:00Z"/>
  <w16cex:commentExtensible w16cex:durableId="5FEB6C57" w16cex:dateUtc="2024-05-16T18:27:00Z"/>
  <w16cex:commentExtensible w16cex:durableId="1BBB7474" w16cex:dateUtc="2024-05-16T18:19:00Z"/>
  <w16cex:commentExtensible w16cex:durableId="711829DD" w16cex:dateUtc="2024-05-16T18:22:00Z"/>
  <w16cex:commentExtensible w16cex:durableId="49FA9ED3" w16cex:dateUtc="2024-05-16T18:35:00Z"/>
  <w16cex:commentExtensible w16cex:durableId="1F2DE95D" w16cex:dateUtc="2024-05-16T18:41:00Z"/>
  <w16cex:commentExtensible w16cex:durableId="33576F9B" w16cex:dateUtc="2024-05-16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1A3D39" w16cid:durableId="3D960A67"/>
  <w16cid:commentId w16cid:paraId="328CD395" w16cid:durableId="451BA94A"/>
  <w16cid:commentId w16cid:paraId="5F9DBC77" w16cid:durableId="1193CBA4"/>
  <w16cid:commentId w16cid:paraId="41540A0E" w16cid:durableId="547AEB4D"/>
  <w16cid:commentId w16cid:paraId="50129958" w16cid:durableId="1E5C8B5F"/>
  <w16cid:commentId w16cid:paraId="29825557" w16cid:durableId="5FEB6C57"/>
  <w16cid:commentId w16cid:paraId="7491B223" w16cid:durableId="7607D07C"/>
  <w16cid:commentId w16cid:paraId="6218C0B3" w16cid:durableId="1BBB7474"/>
  <w16cid:commentId w16cid:paraId="08D0C832" w16cid:durableId="39AB9638"/>
  <w16cid:commentId w16cid:paraId="230C7487" w16cid:durableId="711829DD"/>
  <w16cid:commentId w16cid:paraId="4C9CE1F5" w16cid:durableId="39FF21BC"/>
  <w16cid:commentId w16cid:paraId="39954BE5" w16cid:durableId="61CDCBF0"/>
  <w16cid:commentId w16cid:paraId="2F8D6C81" w16cid:durableId="7D9B4757"/>
  <w16cid:commentId w16cid:paraId="7A8ACB16" w16cid:durableId="49FA9ED3"/>
  <w16cid:commentId w16cid:paraId="515F1077" w16cid:durableId="1F2DE95D"/>
  <w16cid:commentId w16cid:paraId="5F88624F" w16cid:durableId="5D21D504"/>
  <w16cid:commentId w16cid:paraId="0E305B8D" w16cid:durableId="1EE6B495"/>
  <w16cid:commentId w16cid:paraId="02525244" w16cid:durableId="33576F9B"/>
  <w16cid:commentId w16cid:paraId="7034E472" w16cid:durableId="530EF504"/>
  <w16cid:commentId w16cid:paraId="382CDA68" w16cid:durableId="6E968A96"/>
  <w16cid:commentId w16cid:paraId="2BC39E53" w16cid:durableId="3ED831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17BC9" w14:textId="77777777" w:rsidR="00430F99" w:rsidRDefault="00430F99">
      <w:r>
        <w:separator/>
      </w:r>
    </w:p>
  </w:endnote>
  <w:endnote w:type="continuationSeparator" w:id="0">
    <w:p w14:paraId="5F271638" w14:textId="77777777" w:rsidR="00430F99" w:rsidRDefault="00430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altName w:val="Calibri"/>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000247B" w:usb2="00000009" w:usb3="00000000" w:csb0="000001FF" w:csb1="00000000"/>
  </w:font>
  <w:font w:name="ArAal">
    <w:altName w:val="Calibri"/>
    <w:panose1 w:val="00000000000000000000"/>
    <w:charset w:val="00"/>
    <w:family w:val="swiss"/>
    <w:notTrueType/>
    <w:pitch w:val="default"/>
    <w:sig w:usb0="00000003" w:usb1="00000000" w:usb2="00000000" w:usb3="00000000" w:csb0="00000001" w:csb1="00000000"/>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60F28" w14:textId="77777777" w:rsidR="00430F99" w:rsidRDefault="00430F99">
      <w:r>
        <w:separator/>
      </w:r>
    </w:p>
  </w:footnote>
  <w:footnote w:type="continuationSeparator" w:id="0">
    <w:p w14:paraId="2ED0B2A2" w14:textId="77777777" w:rsidR="00430F99" w:rsidRDefault="00430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F35C7" w14:textId="77777777" w:rsidR="000F585D" w:rsidRDefault="00000000">
    <w:pPr>
      <w:rPr>
        <w:sz w:val="18"/>
        <w:szCs w:val="18"/>
      </w:rPr>
    </w:pPr>
    <w:r>
      <w:rPr>
        <w:noProof/>
        <w:sz w:val="18"/>
        <w:szCs w:val="18"/>
      </w:rPr>
      <w:drawing>
        <wp:anchor distT="0" distB="0" distL="114300" distR="114300" simplePos="0" relativeHeight="4" behindDoc="0" locked="0" layoutInCell="0" allowOverlap="1" wp14:anchorId="31EA7734" wp14:editId="0AEBE0DB">
          <wp:simplePos x="0" y="0"/>
          <wp:positionH relativeFrom="column">
            <wp:posOffset>0</wp:posOffset>
          </wp:positionH>
          <wp:positionV relativeFrom="paragraph">
            <wp:posOffset>-40005</wp:posOffset>
          </wp:positionV>
          <wp:extent cx="1271270" cy="914400"/>
          <wp:effectExtent l="0" t="0" r="0" b="0"/>
          <wp:wrapSquare wrapText="bothSides"/>
          <wp:docPr id="1" name="Imagen 1614401409" descr="ESCUD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614401409" descr="ESCUDO_2.jpg"/>
                  <pic:cNvPicPr>
                    <a:picLocks noChangeAspect="1" noChangeArrowheads="1"/>
                  </pic:cNvPicPr>
                </pic:nvPicPr>
                <pic:blipFill>
                  <a:blip r:embed="rId1"/>
                  <a:stretch>
                    <a:fillRect/>
                  </a:stretch>
                </pic:blipFill>
                <pic:spPr bwMode="auto">
                  <a:xfrm>
                    <a:off x="0" y="0"/>
                    <a:ext cx="1271270" cy="914400"/>
                  </a:xfrm>
                  <a:prstGeom prst="rect">
                    <a:avLst/>
                  </a:prstGeom>
                </pic:spPr>
              </pic:pic>
            </a:graphicData>
          </a:graphic>
        </wp:anchor>
      </w:drawing>
    </w:r>
  </w:p>
  <w:p w14:paraId="621F125F" w14:textId="77777777" w:rsidR="000F585D" w:rsidRDefault="000F585D">
    <w:pPr>
      <w:pStyle w:val="CABEZA"/>
      <w:rPr>
        <w:rFonts w:ascii="Arial" w:hAnsi="Arial"/>
        <w:sz w:val="18"/>
        <w:szCs w:val="18"/>
      </w:rPr>
    </w:pPr>
  </w:p>
  <w:p w14:paraId="5D10A2BF" w14:textId="77777777" w:rsidR="000F585D" w:rsidRDefault="000F585D">
    <w:pPr>
      <w:pStyle w:val="CABEZA"/>
      <w:rPr>
        <w:rFonts w:ascii="Arial" w:hAnsi="Arial"/>
        <w:sz w:val="18"/>
        <w:szCs w:val="18"/>
      </w:rPr>
    </w:pPr>
  </w:p>
  <w:p w14:paraId="62406A3A" w14:textId="77777777" w:rsidR="000F585D" w:rsidRDefault="000F585D">
    <w:pPr>
      <w:pStyle w:val="CABEZA"/>
      <w:rPr>
        <w:rFonts w:ascii="Arial" w:hAnsi="Arial"/>
        <w:sz w:val="18"/>
        <w:szCs w:val="18"/>
      </w:rPr>
    </w:pPr>
  </w:p>
  <w:p w14:paraId="5C38220A" w14:textId="77777777" w:rsidR="000F585D" w:rsidRDefault="000F585D">
    <w:pPr>
      <w:pStyle w:val="CABEZA"/>
      <w:rPr>
        <w:rFonts w:ascii="Arial" w:hAnsi="Arial"/>
        <w:sz w:val="18"/>
        <w:szCs w:val="18"/>
      </w:rPr>
    </w:pPr>
  </w:p>
  <w:p w14:paraId="707EB3D8" w14:textId="77777777" w:rsidR="000F585D" w:rsidRDefault="00000000">
    <w:pPr>
      <w:pStyle w:val="CABEZA"/>
      <w:rPr>
        <w:rFonts w:ascii="Arial" w:hAnsi="Arial"/>
        <w:sz w:val="18"/>
        <w:szCs w:val="18"/>
      </w:rPr>
    </w:pPr>
    <w:r>
      <w:rPr>
        <w:rFonts w:ascii="Arial" w:hAnsi="Arial"/>
        <w:sz w:val="18"/>
        <w:szCs w:val="18"/>
      </w:rPr>
      <w:t>INSTITUTO NACIONAL DE ESTADISTICA Y GEOGRAFIA</w:t>
    </w:r>
  </w:p>
  <w:p w14:paraId="47C659FB" w14:textId="77777777" w:rsidR="000F585D" w:rsidRDefault="000F585D">
    <w:pPr>
      <w:pStyle w:val="Prrafodelist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8B5D9" w14:textId="77777777" w:rsidR="000F585D" w:rsidRDefault="00000000">
    <w:pPr>
      <w:pStyle w:val="Fechas"/>
    </w:pPr>
    <w:r>
      <w:tab/>
      <w:t>DIARIO OFICIAL</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7135F"/>
    <w:multiLevelType w:val="multilevel"/>
    <w:tmpl w:val="B91287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6AB21F9"/>
    <w:multiLevelType w:val="multilevel"/>
    <w:tmpl w:val="2DCE98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7004577"/>
    <w:multiLevelType w:val="multilevel"/>
    <w:tmpl w:val="5E8803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7CE1D73"/>
    <w:multiLevelType w:val="multilevel"/>
    <w:tmpl w:val="E64447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73A6685A"/>
    <w:multiLevelType w:val="multilevel"/>
    <w:tmpl w:val="174062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6340B11"/>
    <w:multiLevelType w:val="multilevel"/>
    <w:tmpl w:val="688893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57914679">
    <w:abstractNumId w:val="2"/>
  </w:num>
  <w:num w:numId="2" w16cid:durableId="280649767">
    <w:abstractNumId w:val="3"/>
  </w:num>
  <w:num w:numId="3" w16cid:durableId="1067414983">
    <w:abstractNumId w:val="1"/>
  </w:num>
  <w:num w:numId="4" w16cid:durableId="539981222">
    <w:abstractNumId w:val="5"/>
  </w:num>
  <w:num w:numId="5" w16cid:durableId="1090614357">
    <w:abstractNumId w:val="0"/>
  </w:num>
  <w:num w:numId="6" w16cid:durableId="106125052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CIIT">
    <w15:presenceInfo w15:providerId="None" w15:userId="SCI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trackRevisions/>
  <w:defaultTabStop w:val="709"/>
  <w:autoHyphenation/>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85D"/>
    <w:rsid w:val="000F1EC8"/>
    <w:rsid w:val="000F585D"/>
    <w:rsid w:val="002A30F3"/>
    <w:rsid w:val="00375187"/>
    <w:rsid w:val="003B291D"/>
    <w:rsid w:val="00430F99"/>
    <w:rsid w:val="00477E2D"/>
    <w:rsid w:val="005749FF"/>
    <w:rsid w:val="006C2371"/>
    <w:rsid w:val="00A7097C"/>
    <w:rsid w:val="00C968AC"/>
    <w:rsid w:val="00D0382D"/>
    <w:rsid w:val="00F83F81"/>
    <w:rsid w:val="00FE281A"/>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7A10"/>
  <w15:docId w15:val="{45AAF767-1511-45AB-85E0-64E4A145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B170E8"/>
    <w:pPr>
      <w:pBdr>
        <w:bottom w:val="single" w:sz="12" w:space="1" w:color="000000"/>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000000"/>
      </w:pBdr>
      <w:spacing w:after="101" w:line="216" w:lineRule="atLeast"/>
      <w:jc w:val="both"/>
      <w:outlineLvl w:val="1"/>
    </w:pPr>
    <w:rPr>
      <w:rFonts w:ascii="Arial" w:hAnsi="Arial" w:cs="Helv"/>
      <w:sz w:val="18"/>
      <w:szCs w:val="20"/>
      <w:lang w:val="es-ES_tradnl" w:eastAsia="es-MX"/>
    </w:rPr>
  </w:style>
  <w:style w:type="paragraph" w:styleId="Ttulo3">
    <w:name w:val="heading 3"/>
    <w:basedOn w:val="Normal"/>
    <w:next w:val="Normal"/>
    <w:link w:val="Ttulo3Car"/>
    <w:uiPriority w:val="9"/>
    <w:semiHidden/>
    <w:unhideWhenUsed/>
    <w:qFormat/>
    <w:rsid w:val="005358A6"/>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Car">
    <w:name w:val="Texto Car"/>
    <w:link w:val="Texto"/>
    <w:qFormat/>
    <w:locked/>
    <w:rsid w:val="003E5783"/>
    <w:rPr>
      <w:rFonts w:ascii="Arial" w:hAnsi="Arial" w:cs="Arial"/>
      <w:sz w:val="18"/>
      <w:lang w:val="es-ES" w:eastAsia="es-ES" w:bidi="ar-SA"/>
    </w:rPr>
  </w:style>
  <w:style w:type="character" w:customStyle="1" w:styleId="ROMANOSCar">
    <w:name w:val="ROMANOS Car"/>
    <w:link w:val="ROMANOS"/>
    <w:qFormat/>
    <w:locked/>
    <w:rsid w:val="003E5783"/>
    <w:rPr>
      <w:rFonts w:ascii="Arial" w:hAnsi="Arial" w:cs="Arial"/>
      <w:sz w:val="18"/>
      <w:szCs w:val="18"/>
      <w:lang w:val="es-ES" w:eastAsia="es-ES" w:bidi="ar-SA"/>
    </w:rPr>
  </w:style>
  <w:style w:type="character" w:customStyle="1" w:styleId="ANOTACIONCar">
    <w:name w:val="ANOTACION Car"/>
    <w:link w:val="ANOTACION"/>
    <w:qFormat/>
    <w:locked/>
    <w:rsid w:val="003E5783"/>
    <w:rPr>
      <w:b/>
      <w:sz w:val="18"/>
      <w:lang w:val="es-ES_tradnl" w:eastAsia="es-ES" w:bidi="ar-SA"/>
    </w:rPr>
  </w:style>
  <w:style w:type="character" w:styleId="Nmerodepgina">
    <w:name w:val="page number"/>
    <w:basedOn w:val="Fuentedeprrafopredeter"/>
    <w:qFormat/>
    <w:rsid w:val="00140A5C"/>
  </w:style>
  <w:style w:type="character" w:customStyle="1" w:styleId="TextodegloboCar">
    <w:name w:val="Texto de globo Car"/>
    <w:link w:val="Textodeglobo"/>
    <w:uiPriority w:val="99"/>
    <w:semiHidden/>
    <w:qFormat/>
    <w:rsid w:val="00BB316E"/>
    <w:rPr>
      <w:rFonts w:ascii="Segoe UI" w:hAnsi="Segoe UI" w:cs="Segoe UI"/>
      <w:sz w:val="18"/>
      <w:szCs w:val="18"/>
      <w:lang w:val="es-ES" w:eastAsia="es-ES"/>
    </w:rPr>
  </w:style>
  <w:style w:type="character" w:styleId="Hipervnculo">
    <w:name w:val="Hyperlink"/>
    <w:uiPriority w:val="99"/>
    <w:unhideWhenUsed/>
    <w:rsid w:val="00DE3C3C"/>
    <w:rPr>
      <w:color w:val="0563C1"/>
      <w:u w:val="single"/>
    </w:rPr>
  </w:style>
  <w:style w:type="character" w:styleId="Refdecomentario">
    <w:name w:val="annotation reference"/>
    <w:basedOn w:val="Fuentedeprrafopredeter"/>
    <w:uiPriority w:val="99"/>
    <w:semiHidden/>
    <w:unhideWhenUsed/>
    <w:qFormat/>
    <w:rsid w:val="0050055B"/>
    <w:rPr>
      <w:sz w:val="16"/>
      <w:szCs w:val="16"/>
    </w:rPr>
  </w:style>
  <w:style w:type="character" w:customStyle="1" w:styleId="TextocomentarioCar">
    <w:name w:val="Texto comentario Car"/>
    <w:basedOn w:val="Fuentedeprrafopredeter"/>
    <w:link w:val="Textocomentario"/>
    <w:uiPriority w:val="99"/>
    <w:qFormat/>
    <w:rsid w:val="0050055B"/>
    <w:rPr>
      <w:lang w:val="es-ES" w:eastAsia="es-ES"/>
    </w:rPr>
  </w:style>
  <w:style w:type="character" w:customStyle="1" w:styleId="AsuntodelcomentarioCar">
    <w:name w:val="Asunto del comentario Car"/>
    <w:basedOn w:val="TextocomentarioCar"/>
    <w:link w:val="Asuntodelcomentario"/>
    <w:uiPriority w:val="99"/>
    <w:semiHidden/>
    <w:qFormat/>
    <w:rsid w:val="0050055B"/>
    <w:rPr>
      <w:b/>
      <w:bCs/>
      <w:lang w:val="es-ES" w:eastAsia="es-ES"/>
    </w:rPr>
  </w:style>
  <w:style w:type="character" w:customStyle="1" w:styleId="tit2Car">
    <w:name w:val="tit2 Car"/>
    <w:basedOn w:val="Fuentedeprrafopredeter"/>
    <w:link w:val="tit2"/>
    <w:qFormat/>
    <w:rsid w:val="00BA6457"/>
    <w:rPr>
      <w:rFonts w:ascii="Arial" w:hAnsi="Arial" w:cs="Arial"/>
      <w:b/>
      <w:bCs/>
      <w:spacing w:val="-3"/>
      <w:sz w:val="18"/>
      <w:szCs w:val="18"/>
    </w:rPr>
  </w:style>
  <w:style w:type="character" w:customStyle="1" w:styleId="Ttulo3Car">
    <w:name w:val="Título 3 Car"/>
    <w:basedOn w:val="Fuentedeprrafopredeter"/>
    <w:link w:val="Ttulo3"/>
    <w:uiPriority w:val="9"/>
    <w:semiHidden/>
    <w:qFormat/>
    <w:rsid w:val="005358A6"/>
    <w:rPr>
      <w:rFonts w:asciiTheme="majorHAnsi" w:eastAsiaTheme="majorEastAsia" w:hAnsiTheme="majorHAnsi" w:cstheme="majorBidi"/>
      <w:color w:val="1F3763" w:themeColor="accent1" w:themeShade="7F"/>
      <w:sz w:val="24"/>
      <w:szCs w:val="24"/>
      <w:lang w:val="es-ES" w:eastAsia="es-ES"/>
    </w:rPr>
  </w:style>
  <w:style w:type="character" w:customStyle="1" w:styleId="PiedepginaCar">
    <w:name w:val="Pie de página Car"/>
    <w:basedOn w:val="Fuentedeprrafopredeter"/>
    <w:link w:val="Piedepgina"/>
    <w:uiPriority w:val="99"/>
    <w:qFormat/>
    <w:rsid w:val="005358A6"/>
    <w:rPr>
      <w:sz w:val="24"/>
      <w:szCs w:val="24"/>
      <w:lang w:val="es-ES" w:eastAsia="es-ES"/>
    </w:rPr>
  </w:style>
  <w:style w:type="character" w:styleId="Textoennegrita">
    <w:name w:val="Strong"/>
    <w:basedOn w:val="Fuentedeprrafopredeter"/>
    <w:uiPriority w:val="22"/>
    <w:qFormat/>
    <w:rsid w:val="005358A6"/>
    <w:rPr>
      <w:b/>
      <w:bCs/>
    </w:rPr>
  </w:style>
  <w:style w:type="character" w:customStyle="1" w:styleId="ui-provider">
    <w:name w:val="ui-provider"/>
    <w:basedOn w:val="Fuentedeprrafopredeter"/>
    <w:qFormat/>
    <w:rsid w:val="005358A6"/>
  </w:style>
  <w:style w:type="character" w:customStyle="1" w:styleId="tit1Car">
    <w:name w:val="tit1 Car"/>
    <w:basedOn w:val="Fuentedeprrafopredeter"/>
    <w:link w:val="tit1"/>
    <w:qFormat/>
    <w:locked/>
    <w:rsid w:val="00635559"/>
    <w:rPr>
      <w:b/>
      <w:bCs/>
      <w:sz w:val="18"/>
      <w:szCs w:val="18"/>
    </w:rPr>
  </w:style>
  <w:style w:type="character" w:customStyle="1" w:styleId="tit3Car">
    <w:name w:val="tit3 Car"/>
    <w:basedOn w:val="Fuentedeprrafopredeter"/>
    <w:link w:val="tit32"/>
    <w:qFormat/>
    <w:locked/>
    <w:rsid w:val="00635559"/>
    <w:rPr>
      <w:rFonts w:ascii="Arial" w:hAnsi="Arial" w:cs="Arial"/>
      <w:b/>
      <w:sz w:val="18"/>
      <w:szCs w:val="18"/>
    </w:rPr>
  </w:style>
  <w:style w:type="character" w:customStyle="1" w:styleId="Mencinsinresolver1">
    <w:name w:val="Mención sin resolver1"/>
    <w:basedOn w:val="Fuentedeprrafopredeter"/>
    <w:uiPriority w:val="99"/>
    <w:semiHidden/>
    <w:unhideWhenUsed/>
    <w:qFormat/>
    <w:rsid w:val="00CE1DF7"/>
    <w:rPr>
      <w:color w:val="605E5C"/>
      <w:shd w:val="clear" w:color="auto" w:fill="E1DFDD"/>
    </w:rPr>
  </w:style>
  <w:style w:type="character" w:styleId="Hipervnculovisitado">
    <w:name w:val="FollowedHyperlink"/>
    <w:basedOn w:val="Fuentedeprrafopredeter"/>
    <w:uiPriority w:val="99"/>
    <w:semiHidden/>
    <w:unhideWhenUsed/>
    <w:rsid w:val="00E150DD"/>
    <w:rPr>
      <w:color w:val="954F72" w:themeColor="followedHyperlink"/>
      <w:u w:val="single"/>
    </w:rPr>
  </w:style>
  <w:style w:type="paragraph" w:customStyle="1" w:styleId="Heading">
    <w:name w:val="Heading"/>
    <w:basedOn w:val="Normal"/>
    <w:next w:val="Textoindependiente"/>
    <w:qFormat/>
    <w:pPr>
      <w:keepNext/>
      <w:spacing w:before="240" w:after="120"/>
    </w:pPr>
    <w:rPr>
      <w:rFonts w:ascii="Liberation Sans" w:eastAsia="DejaVu Sans" w:hAnsi="Liberation Sans" w:cs="DejaVu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exto">
    <w:name w:val="Texto"/>
    <w:basedOn w:val="Normal"/>
    <w:link w:val="TextoCar"/>
    <w:qFormat/>
    <w:rsid w:val="00A333DC"/>
    <w:pPr>
      <w:spacing w:after="101" w:line="216" w:lineRule="exact"/>
      <w:ind w:firstLine="288"/>
      <w:jc w:val="both"/>
    </w:pPr>
    <w:rPr>
      <w:rFonts w:ascii="Arial" w:hAnsi="Arial" w:cs="Arial"/>
      <w:sz w:val="18"/>
      <w:szCs w:val="20"/>
    </w:rPr>
  </w:style>
  <w:style w:type="paragraph" w:customStyle="1" w:styleId="CABEZA">
    <w:name w:val="CABEZA"/>
    <w:basedOn w:val="Normal"/>
    <w:qFormat/>
    <w:rsid w:val="000468AF"/>
    <w:pPr>
      <w:jc w:val="center"/>
    </w:pPr>
    <w:rPr>
      <w:rFonts w:eastAsia="Calibri" w:cs="Arial"/>
      <w:b/>
      <w:sz w:val="28"/>
      <w:szCs w:val="28"/>
      <w:lang w:val="es-ES_tradnl" w:eastAsia="es-MX"/>
    </w:rPr>
  </w:style>
  <w:style w:type="paragraph" w:customStyle="1" w:styleId="ROMANOS">
    <w:name w:val="ROMANOS"/>
    <w:basedOn w:val="Normal"/>
    <w:link w:val="ROMANOSCar"/>
    <w:qFormat/>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qFormat/>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qFormat/>
    <w:rsid w:val="00161A39"/>
    <w:pPr>
      <w:widowControl w:val="0"/>
      <w:pBdr>
        <w:bottom w:val="double" w:sz="6" w:space="0" w:color="000000"/>
      </w:pBdr>
      <w:spacing w:after="0" w:line="240" w:lineRule="auto"/>
      <w:ind w:left="289" w:right="289" w:firstLine="0"/>
      <w:jc w:val="left"/>
    </w:pPr>
    <w:rPr>
      <w:rFonts w:ascii="Times New Roman" w:hAnsi="Times New Roman"/>
      <w:lang w:val="es-MX" w:eastAsia="es-MX"/>
    </w:rPr>
  </w:style>
  <w:style w:type="paragraph" w:customStyle="1" w:styleId="ANOTACION">
    <w:name w:val="ANOTACION"/>
    <w:basedOn w:val="Normal"/>
    <w:link w:val="ANOTACIONCar"/>
    <w:qFormat/>
    <w:rsid w:val="009C02DA"/>
    <w:pPr>
      <w:spacing w:before="101" w:after="101" w:line="216" w:lineRule="atLeast"/>
      <w:jc w:val="center"/>
    </w:pPr>
    <w:rPr>
      <w:b/>
      <w:sz w:val="18"/>
      <w:szCs w:val="20"/>
      <w:lang w:val="es-ES_tradnl"/>
    </w:rPr>
  </w:style>
  <w:style w:type="paragraph" w:customStyle="1" w:styleId="SUBIN">
    <w:name w:val="SUBIN"/>
    <w:basedOn w:val="Texto"/>
    <w:qFormat/>
    <w:rsid w:val="00535845"/>
    <w:pPr>
      <w:ind w:left="1987" w:hanging="720"/>
    </w:pPr>
    <w:rPr>
      <w:lang w:val="es-MX"/>
    </w:rPr>
  </w:style>
  <w:style w:type="paragraph" w:customStyle="1" w:styleId="Titulo1">
    <w:name w:val="Titulo 1"/>
    <w:basedOn w:val="Texto"/>
    <w:qFormat/>
    <w:rsid w:val="00875A59"/>
    <w:pPr>
      <w:pBdr>
        <w:bottom w:val="single" w:sz="12" w:space="1" w:color="000000"/>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qFormat/>
    <w:rsid w:val="00FE5F30"/>
    <w:pPr>
      <w:pBdr>
        <w:top w:val="double" w:sz="6" w:space="1" w:color="000000"/>
      </w:pBdr>
      <w:spacing w:line="240" w:lineRule="auto"/>
      <w:ind w:firstLine="0"/>
      <w:outlineLvl w:val="1"/>
    </w:pPr>
    <w:rPr>
      <w:lang w:val="es-MX"/>
    </w:rPr>
  </w:style>
  <w:style w:type="paragraph" w:customStyle="1" w:styleId="tt">
    <w:name w:val="tt"/>
    <w:basedOn w:val="Texto"/>
    <w:qFormat/>
    <w:rsid w:val="00F64B32"/>
    <w:pPr>
      <w:tabs>
        <w:tab w:val="left" w:pos="1320"/>
        <w:tab w:val="left" w:pos="1629"/>
      </w:tabs>
      <w:ind w:left="1647" w:hanging="1440"/>
    </w:pPr>
    <w:rPr>
      <w:lang w:val="es-ES_tradnl"/>
    </w:rPr>
  </w:style>
  <w:style w:type="paragraph" w:customStyle="1" w:styleId="sum">
    <w:name w:val="sum"/>
    <w:basedOn w:val="Texto"/>
    <w:qFormat/>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customStyle="1" w:styleId="HeaderandFooter">
    <w:name w:val="Header and Footer"/>
    <w:basedOn w:val="Normal"/>
    <w:qFormat/>
  </w:style>
  <w:style w:type="paragraph" w:styleId="Encabezado">
    <w:name w:val="header"/>
    <w:basedOn w:val="Normal"/>
    <w:rsid w:val="00140A5C"/>
    <w:pPr>
      <w:tabs>
        <w:tab w:val="center" w:pos="4419"/>
        <w:tab w:val="right" w:pos="8838"/>
      </w:tabs>
    </w:pPr>
  </w:style>
  <w:style w:type="paragraph" w:customStyle="1" w:styleId="EstilotextoPrimeralnea0">
    <w:name w:val="Estilo texto + Primera línea:  0&quot;"/>
    <w:basedOn w:val="Normal"/>
    <w:qFormat/>
    <w:rsid w:val="0054733E"/>
    <w:pPr>
      <w:spacing w:after="101" w:line="216" w:lineRule="exact"/>
      <w:jc w:val="both"/>
    </w:pPr>
    <w:rPr>
      <w:rFonts w:ascii="Arial" w:hAnsi="Arial"/>
      <w:sz w:val="18"/>
      <w:szCs w:val="20"/>
      <w:lang w:val="es-MX" w:eastAsia="es-MX"/>
    </w:rPr>
  </w:style>
  <w:style w:type="paragraph" w:styleId="Piedepgina">
    <w:name w:val="footer"/>
    <w:basedOn w:val="Normal"/>
    <w:link w:val="PiedepginaCar"/>
    <w:uiPriority w:val="99"/>
    <w:rsid w:val="00140A5C"/>
    <w:pPr>
      <w:tabs>
        <w:tab w:val="center" w:pos="4419"/>
        <w:tab w:val="right" w:pos="8838"/>
      </w:tabs>
    </w:pPr>
  </w:style>
  <w:style w:type="paragraph" w:customStyle="1" w:styleId="texto0">
    <w:name w:val="texto"/>
    <w:basedOn w:val="Normal"/>
    <w:qFormat/>
    <w:rsid w:val="003B46F2"/>
    <w:pPr>
      <w:snapToGrid w:val="0"/>
      <w:spacing w:after="101" w:line="216" w:lineRule="exact"/>
      <w:ind w:firstLine="288"/>
      <w:jc w:val="both"/>
    </w:pPr>
    <w:rPr>
      <w:rFonts w:ascii="Arial" w:hAnsi="Arial" w:cs="Arial"/>
      <w:sz w:val="18"/>
      <w:szCs w:val="18"/>
      <w:lang w:val="es-MX"/>
    </w:rPr>
  </w:style>
  <w:style w:type="paragraph" w:styleId="Prrafodelista">
    <w:name w:val="List Paragraph"/>
    <w:basedOn w:val="Normal"/>
    <w:uiPriority w:val="34"/>
    <w:qFormat/>
    <w:rsid w:val="00AD1441"/>
    <w:pPr>
      <w:spacing w:after="112" w:line="249" w:lineRule="atLeast"/>
      <w:ind w:left="720" w:firstLine="280"/>
      <w:jc w:val="both"/>
    </w:pPr>
    <w:rPr>
      <w:rFonts w:ascii="ArAal" w:hAnsi="ArAal" w:cs="ArAal"/>
      <w:color w:val="000000"/>
      <w:sz w:val="18"/>
      <w:szCs w:val="20"/>
      <w:lang w:val="es-MX" w:eastAsia="es-MX"/>
    </w:rPr>
  </w:style>
  <w:style w:type="paragraph" w:styleId="Textodeglobo">
    <w:name w:val="Balloon Text"/>
    <w:basedOn w:val="Normal"/>
    <w:link w:val="TextodegloboCar"/>
    <w:uiPriority w:val="99"/>
    <w:semiHidden/>
    <w:unhideWhenUsed/>
    <w:qFormat/>
    <w:rsid w:val="00BB316E"/>
    <w:rPr>
      <w:rFonts w:ascii="Segoe UI" w:hAnsi="Segoe UI" w:cs="Segoe UI"/>
      <w:sz w:val="18"/>
      <w:szCs w:val="18"/>
    </w:rPr>
  </w:style>
  <w:style w:type="paragraph" w:customStyle="1" w:styleId="Sumario">
    <w:name w:val="Sumario"/>
    <w:basedOn w:val="Normal"/>
    <w:qFormat/>
    <w:rsid w:val="00BB605A"/>
    <w:pPr>
      <w:tabs>
        <w:tab w:val="right" w:leader="dot" w:pos="8107"/>
        <w:tab w:val="right" w:pos="8640"/>
      </w:tabs>
      <w:spacing w:line="260" w:lineRule="exact"/>
      <w:ind w:left="274" w:right="749"/>
      <w:jc w:val="both"/>
    </w:pPr>
    <w:rPr>
      <w:rFonts w:ascii="Arial" w:hAnsi="Arial"/>
      <w:sz w:val="18"/>
      <w:szCs w:val="18"/>
    </w:rPr>
  </w:style>
  <w:style w:type="paragraph" w:customStyle="1" w:styleId="Secreta">
    <w:name w:val="Secreta"/>
    <w:basedOn w:val="Normal"/>
    <w:autoRedefine/>
    <w:qFormat/>
    <w:rsid w:val="00BB605A"/>
    <w:pPr>
      <w:tabs>
        <w:tab w:val="right" w:leader="dot" w:pos="8100"/>
        <w:tab w:val="right" w:pos="8640"/>
      </w:tabs>
      <w:spacing w:line="334" w:lineRule="exact"/>
      <w:ind w:left="274" w:right="749"/>
      <w:jc w:val="both"/>
    </w:pPr>
    <w:rPr>
      <w:b/>
      <w:sz w:val="20"/>
      <w:szCs w:val="20"/>
      <w:u w:val="single"/>
      <w:lang w:val="es-ES_tradnl"/>
    </w:rPr>
  </w:style>
  <w:style w:type="paragraph" w:styleId="Revisin">
    <w:name w:val="Revision"/>
    <w:uiPriority w:val="99"/>
    <w:semiHidden/>
    <w:qFormat/>
    <w:rsid w:val="00512AE0"/>
    <w:rPr>
      <w:sz w:val="24"/>
      <w:szCs w:val="24"/>
      <w:lang w:val="es-ES" w:eastAsia="es-ES"/>
    </w:rPr>
  </w:style>
  <w:style w:type="paragraph" w:styleId="Textocomentario">
    <w:name w:val="annotation text"/>
    <w:basedOn w:val="Normal"/>
    <w:link w:val="TextocomentarioCar"/>
    <w:uiPriority w:val="99"/>
    <w:unhideWhenUsed/>
    <w:qFormat/>
    <w:rsid w:val="0050055B"/>
    <w:rPr>
      <w:sz w:val="20"/>
      <w:szCs w:val="20"/>
    </w:rPr>
  </w:style>
  <w:style w:type="paragraph" w:styleId="Asuntodelcomentario">
    <w:name w:val="annotation subject"/>
    <w:basedOn w:val="Textocomentario"/>
    <w:next w:val="Textocomentario"/>
    <w:link w:val="AsuntodelcomentarioCar"/>
    <w:uiPriority w:val="99"/>
    <w:semiHidden/>
    <w:unhideWhenUsed/>
    <w:qFormat/>
    <w:rsid w:val="0050055B"/>
    <w:rPr>
      <w:b/>
      <w:bCs/>
    </w:rPr>
  </w:style>
  <w:style w:type="paragraph" w:customStyle="1" w:styleId="tit2">
    <w:name w:val="tit2"/>
    <w:basedOn w:val="Normal"/>
    <w:link w:val="tit2Car"/>
    <w:qFormat/>
    <w:rsid w:val="00BA6457"/>
    <w:pPr>
      <w:widowControl w:val="0"/>
      <w:ind w:left="142" w:right="85" w:firstLine="284"/>
      <w:jc w:val="both"/>
    </w:pPr>
    <w:rPr>
      <w:rFonts w:ascii="Arial" w:hAnsi="Arial" w:cs="Arial"/>
      <w:b/>
      <w:bCs/>
      <w:spacing w:val="-3"/>
      <w:sz w:val="18"/>
      <w:szCs w:val="18"/>
      <w:lang w:val="es-MX" w:eastAsia="es-MX"/>
    </w:rPr>
  </w:style>
  <w:style w:type="paragraph" w:customStyle="1" w:styleId="Default">
    <w:name w:val="Default"/>
    <w:qFormat/>
    <w:rsid w:val="00BA6457"/>
    <w:rPr>
      <w:rFonts w:ascii="Arial" w:hAnsi="Arial" w:cs="Arial"/>
      <w:color w:val="000000"/>
      <w:sz w:val="24"/>
      <w:szCs w:val="24"/>
    </w:rPr>
  </w:style>
  <w:style w:type="paragraph" w:customStyle="1" w:styleId="tit1">
    <w:name w:val="tit1"/>
    <w:basedOn w:val="Normal"/>
    <w:link w:val="tit1Car"/>
    <w:qFormat/>
    <w:rsid w:val="00635559"/>
    <w:pPr>
      <w:widowControl w:val="0"/>
      <w:spacing w:before="36"/>
      <w:ind w:left="142" w:right="85" w:firstLine="284"/>
      <w:jc w:val="center"/>
    </w:pPr>
    <w:rPr>
      <w:b/>
      <w:bCs/>
      <w:sz w:val="18"/>
      <w:szCs w:val="18"/>
      <w:lang w:val="es-MX" w:eastAsia="es-MX"/>
    </w:rPr>
  </w:style>
  <w:style w:type="paragraph" w:customStyle="1" w:styleId="tit32">
    <w:name w:val="tit32"/>
    <w:basedOn w:val="Normal"/>
    <w:link w:val="tit3Car"/>
    <w:qFormat/>
    <w:rsid w:val="00635559"/>
    <w:pPr>
      <w:jc w:val="center"/>
    </w:pPr>
    <w:rPr>
      <w:rFonts w:ascii="Arial" w:hAnsi="Arial" w:cs="Arial"/>
      <w:b/>
      <w:sz w:val="18"/>
      <w:szCs w:val="18"/>
      <w:lang w:val="es-MX" w:eastAsia="es-MX"/>
    </w:rPr>
  </w:style>
  <w:style w:type="table" w:customStyle="1" w:styleId="Tablaconcuadrcula2">
    <w:name w:val="Tabla con cuadrícula2"/>
    <w:basedOn w:val="Tablanormal"/>
    <w:uiPriority w:val="39"/>
    <w:rsid w:val="00BA6457"/>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uiPriority w:val="39"/>
    <w:rsid w:val="00BA6457"/>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BA6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472664588DC94F90C2620ADA463822" ma:contentTypeVersion="14" ma:contentTypeDescription="Create a new document." ma:contentTypeScope="" ma:versionID="e47e41d408d54fd044dbe006bce88d94">
  <xsd:schema xmlns:xsd="http://www.w3.org/2001/XMLSchema" xmlns:xs="http://www.w3.org/2001/XMLSchema" xmlns:p="http://schemas.microsoft.com/office/2006/metadata/properties" xmlns:ns3="1624b965-96b8-44d8-8882-28c9d4be8283" xmlns:ns4="42ecace9-6312-40a7-8029-518c5b2013e2" targetNamespace="http://schemas.microsoft.com/office/2006/metadata/properties" ma:root="true" ma:fieldsID="9a12b0a82a4dc47be4f3e594bd18d9f1" ns3:_="" ns4:_="">
    <xsd:import namespace="1624b965-96b8-44d8-8882-28c9d4be8283"/>
    <xsd:import namespace="42ecace9-6312-40a7-8029-518c5b2013e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4b965-96b8-44d8-8882-28c9d4be8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ecace9-6312-40a7-8029-518c5b2013e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F62C0D-A9C1-4A4D-933B-09C21F0BEBA6}">
  <ds:schemaRefs>
    <ds:schemaRef ds:uri="http://schemas.microsoft.com/sharepoint/v3/contenttype/forms"/>
  </ds:schemaRefs>
</ds:datastoreItem>
</file>

<file path=customXml/itemProps2.xml><?xml version="1.0" encoding="utf-8"?>
<ds:datastoreItem xmlns:ds="http://schemas.openxmlformats.org/officeDocument/2006/customXml" ds:itemID="{35DD8485-14CB-49DB-850B-66014436D2A7}">
  <ds:schemaRefs>
    <ds:schemaRef ds:uri="http://schemas.openxmlformats.org/officeDocument/2006/bibliography"/>
  </ds:schemaRefs>
</ds:datastoreItem>
</file>

<file path=customXml/itemProps3.xml><?xml version="1.0" encoding="utf-8"?>
<ds:datastoreItem xmlns:ds="http://schemas.openxmlformats.org/officeDocument/2006/customXml" ds:itemID="{5D9CD34F-7756-44C3-B05A-2F065D605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4b965-96b8-44d8-8882-28c9d4be8283"/>
    <ds:schemaRef ds:uri="42ecace9-6312-40a7-8029-518c5b201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1825</Words>
  <Characters>10041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lpstr>
    </vt:vector>
  </TitlesOfParts>
  <Company>Diario Oficial de la Federación</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DOF</dc:creator>
  <dc:description/>
  <cp:lastModifiedBy>SCIIT</cp:lastModifiedBy>
  <cp:revision>9</cp:revision>
  <cp:lastPrinted>2024-04-24T15:55:00Z</cp:lastPrinted>
  <dcterms:created xsi:type="dcterms:W3CDTF">2024-05-16T18:15:00Z</dcterms:created>
  <dcterms:modified xsi:type="dcterms:W3CDTF">2024-05-24T19:30:00Z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0x010100BA472664588DC94F90C2620ADA463822</vt:lpwstr>
  </property>
  <property fmtid="{D5CDD505-2E9C-101B-9397-08002B2CF9AE}" pid="3" name="GrammarlyDocumentId">
    <vt:lpwstr>221dc5725d7b3b47fa235bda23c825de9bc58a4caba664ae4f3fd116157d1499</vt:lpwstr>
  </property>
  <property fmtid="{D5CDD505-2E9C-101B-9397-08002B2CF9AE}" pid="4" name="_activity">
    <vt:lpwstr/>
  </property>
</Properties>
</file>