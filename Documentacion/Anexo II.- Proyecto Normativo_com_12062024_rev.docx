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E12F6" w14:textId="77777777" w:rsidR="00BA6457" w:rsidRPr="00BB605A" w:rsidRDefault="00BA6457" w:rsidP="00BA6457">
      <w:pPr>
        <w:pStyle w:val="Titulo1"/>
        <w:rPr>
          <w:rFonts w:cs="Times New Roman"/>
        </w:rPr>
      </w:pPr>
      <w:bookmarkStart w:id="0" w:name="N_Hlk121147867"/>
      <w:bookmarkStart w:id="1" w:name="N_Hlk119658125"/>
      <w:r w:rsidRPr="002C725F">
        <w:rPr>
          <w:rFonts w:cs="Times New Roman"/>
        </w:rPr>
        <w:t>ACUERDO por el que se aprueba la Norma Técnica sobre Domicilios Geográficos.</w:t>
      </w:r>
    </w:p>
    <w:p w14:paraId="017A3B84" w14:textId="77777777" w:rsidR="00BA6457" w:rsidRPr="00BB605A" w:rsidRDefault="00BA6457" w:rsidP="00BA6457">
      <w:pPr>
        <w:pStyle w:val="Titulo2"/>
      </w:pPr>
      <w:r w:rsidRPr="00BB605A">
        <w:t>Al margen un sello con el Escudo Nacional, que dice: Estados Unidos Mexicanos.- Instituto Nacional de Estadística y Geografía.- Junta de Gobierno.</w:t>
      </w:r>
    </w:p>
    <w:bookmarkEnd w:id="0"/>
    <w:p w14:paraId="4949E9C1" w14:textId="77777777" w:rsidR="00BA6457" w:rsidRPr="00AD1441" w:rsidRDefault="00BA6457" w:rsidP="00BA6457">
      <w:pPr>
        <w:pStyle w:val="Texto"/>
        <w:spacing w:line="219" w:lineRule="exact"/>
      </w:pPr>
      <w:r w:rsidRPr="00AD1441">
        <w:t xml:space="preserve">Con fundamento en lo dispuesto en los artículos 26 del Apartado B de la Constitución Política de los Estados Unidos Mexicanos; </w:t>
      </w:r>
      <w:r w:rsidRPr="00F203D9">
        <w:t xml:space="preserve">17 fracción III, 26, 30 fracciones III y IV, 32 fracción II, 55 fracciones I y II, 58 y 77 fracción VIII </w:t>
      </w:r>
      <w:r w:rsidRPr="00AD1441">
        <w:t xml:space="preserve">de la Ley del Sistema Nacional de Información Estadística y Geográfica, y </w:t>
      </w:r>
      <w:r w:rsidRPr="00F203D9">
        <w:t xml:space="preserve">5 fracción VIII </w:t>
      </w:r>
      <w:r w:rsidRPr="00AD1441">
        <w:t xml:space="preserve">del Reglamento Interior del </w:t>
      </w:r>
      <w:bookmarkStart w:id="2" w:name="N_Hlk121228820"/>
      <w:r w:rsidRPr="00AD1441">
        <w:t>Instituto Nacional de Estadística y Geografía</w:t>
      </w:r>
      <w:bookmarkEnd w:id="2"/>
      <w:r w:rsidRPr="00AD1441">
        <w:t>, y</w:t>
      </w:r>
    </w:p>
    <w:p w14:paraId="339970CD" w14:textId="77777777" w:rsidR="00BA6457" w:rsidRPr="00AD1441" w:rsidRDefault="00BA6457" w:rsidP="00BA6457">
      <w:pPr>
        <w:pStyle w:val="ANOTACION"/>
        <w:spacing w:line="219" w:lineRule="exact"/>
      </w:pPr>
      <w:r w:rsidRPr="00AD1441">
        <w:t>CONSIDERANDO</w:t>
      </w:r>
    </w:p>
    <w:p w14:paraId="208925B1" w14:textId="77777777" w:rsidR="00BA6457" w:rsidRDefault="00BA6457" w:rsidP="00BA6457">
      <w:pPr>
        <w:pStyle w:val="Texto"/>
        <w:spacing w:line="219" w:lineRule="exact"/>
      </w:pPr>
      <w:bookmarkStart w:id="3" w:name="N_Hlk121228871"/>
      <w:r w:rsidRPr="00AD1441">
        <w:t>Que</w:t>
      </w:r>
      <w:r>
        <w:t xml:space="preserve"> </w:t>
      </w:r>
      <w:r w:rsidRPr="00F203D9">
        <w:t>el Apartado B del artículo 26 de la Constitución Política de los Estados Unidos Mexicanos determina que el Estado contará con un Sistema Nacional de Información Estadística y Geográfica (SNIEG), cuyos datos serán considerados oficiales y además de uso obligatorio para la Federación, las entidades federativas, los municipios, las demarcaciones territoriales de la Ciudad de México, en los términos que establezca la Ley del Sistema Nacional de Información Estadística y Geográfica (LSNIEG).</w:t>
      </w:r>
    </w:p>
    <w:p w14:paraId="4877BA23" w14:textId="77777777" w:rsidR="00BA6457" w:rsidRDefault="00BA6457" w:rsidP="00BA6457">
      <w:pPr>
        <w:pStyle w:val="Texto"/>
        <w:spacing w:line="219" w:lineRule="exact"/>
      </w:pPr>
      <w:r>
        <w:t xml:space="preserve"> </w:t>
      </w:r>
      <w:r w:rsidRPr="00F203D9">
        <w:t>Que el Instituto, en su calidad de unidad central coordinadora del Sistema, tiene entre sus funciones, las de normar y coordinar las Actividades Estadísticas y Geográficas que lleven a cabo las Unidades del Estado, tomando en cuenta los estándares nacionales e internacionales, así como las mejores prácticas en la materia.</w:t>
      </w:r>
    </w:p>
    <w:p w14:paraId="342CAB74" w14:textId="77777777" w:rsidR="00BA6457" w:rsidRDefault="00BA6457" w:rsidP="00BA6457">
      <w:pPr>
        <w:pStyle w:val="Texto"/>
        <w:spacing w:line="219" w:lineRule="exact"/>
      </w:pPr>
      <w:r w:rsidRPr="00F203D9">
        <w:t>Que el Domicilio Geográfico se constituye con algunos elementos que pertenecen al grupo de datos de límites costeros, internacionales, de las entidades federativas, municipales y las demarcaciones territoriales de la Ciudad de México, catastrales, topográficos, así como el de nombres geográficos, pertenecientes a la Infraestructura de Datos Espaciales de México, formando parte del Subsistema Nacional de Información Geográfica, Medio Ambiente, Ordenamiento Territorial y Urbano.</w:t>
      </w:r>
    </w:p>
    <w:bookmarkEnd w:id="3"/>
    <w:p w14:paraId="30BA59B5" w14:textId="77777777" w:rsidR="00BA6457" w:rsidRDefault="00BA6457" w:rsidP="00BA6457">
      <w:pPr>
        <w:pStyle w:val="Texto"/>
        <w:spacing w:line="223" w:lineRule="exact"/>
      </w:pPr>
      <w:r w:rsidRPr="00F203D9">
        <w:t>Que el 12 de noviembre de 2010 se publicó en el Diario Oficial de la Federación la Norma Técnica sobre Domicilios Geográficos, que estableció las especificaciones que permitieron a los usuarios de datos e información geográfica que el acervo puesto a su disposición por los productores o Unidades del Estado, se incluyera con facilidad en sus procesos de producción y en los de toma de decisiones, asimismo, se buscó que las Unidades del Estado al generar e intercambiar datos e información geográfica, mostrara  consistencia, compatibilidad y comparación en sus métodos, como resultado de la estandarización en la comunicación dentro del Sistema Nacional de Información Estadística</w:t>
      </w:r>
      <w:r>
        <w:t xml:space="preserve"> y Geográfica</w:t>
      </w:r>
      <w:r w:rsidRPr="00F203D9">
        <w:t>.</w:t>
      </w:r>
    </w:p>
    <w:p w14:paraId="7810430D" w14:textId="5A0EC9FB" w:rsidR="00BA6457" w:rsidRDefault="00BA6457" w:rsidP="00BA6457">
      <w:pPr>
        <w:pStyle w:val="Texto"/>
        <w:spacing w:line="223" w:lineRule="exact"/>
      </w:pPr>
      <w:r>
        <w:t xml:space="preserve">Que es necesario llevar a cabo una actualización de esta Norma Técnica para incorporar elementos espaciales como: corriente de agua, canal, línea de costa y enlace fluvial, los cuales permitan identificar Domicilios Geográficos referidos a </w:t>
      </w:r>
      <w:r w:rsidRPr="00A80C37">
        <w:t>predio</w:t>
      </w:r>
      <w:r w:rsidR="00A80C37" w:rsidRPr="00A80C37">
        <w:t>s</w:t>
      </w:r>
      <w:r w:rsidRPr="00A80C37">
        <w:t xml:space="preserve"> o inmuebles</w:t>
      </w:r>
      <w:r>
        <w:t xml:space="preserve"> que se encuentran aledaños a estos elementos; ajustar el dominio de valores de los tipos de vialidad y asentamientos humanos, incluyendo otros valores y agregar las definiciones correspondientes; actualizar la denominación de la Entidad Federativa Distrito Federal por Ciudad de México y Delegación por Demarcación Territorial; especificar las fuentes oficiales para la obtención de información de los domicilios; y establecer la ordenación del domicilio.</w:t>
      </w:r>
    </w:p>
    <w:p w14:paraId="22E942CF" w14:textId="77777777" w:rsidR="00BA6457" w:rsidRDefault="00BA6457" w:rsidP="00BA6457">
      <w:pPr>
        <w:pStyle w:val="Texto"/>
        <w:spacing w:line="223" w:lineRule="exact"/>
      </w:pPr>
      <w:r>
        <w:t xml:space="preserve">Que la presente Norma Técnica considera las aportaciones derivadas de la consulta pública realizada a generadores y usuarios de información de Domicilios Geográficos y cuenta con la aprobación del Comité Ejecutivo del Subsistema Nacional de Información Geográfica, Medio Ambiente, Ordenamiento Territorial y Urbano. </w:t>
      </w:r>
    </w:p>
    <w:p w14:paraId="69B4C70E" w14:textId="77777777" w:rsidR="00BA6457" w:rsidRDefault="00BA6457" w:rsidP="00BA6457">
      <w:pPr>
        <w:pStyle w:val="Texto"/>
        <w:spacing w:line="223" w:lineRule="exact"/>
      </w:pPr>
      <w:r>
        <w:t>Que la actualización de esta Norma Técnica considera la participación y aportación de los Comités Ejecutivos del Subsistema Nacional de Información Demográfica y Social (SNIDS), del Subsistema Nacional de Información Económica (SNIE) y del Subsistema Nacional de Información de Gobierno, Seguridad Pública e Impartición de Justicia (SNIGSPIJ), en atención a las implicaciones transversales para estos órganos colegiados sobre sus procesos de producción de información estadística y geográfica para la toma de decisiones.</w:t>
      </w:r>
    </w:p>
    <w:p w14:paraId="57454557" w14:textId="3A5D9CEA" w:rsidR="00BA6457" w:rsidRDefault="00BA6457" w:rsidP="00BA6457">
      <w:pPr>
        <w:pStyle w:val="Texto"/>
        <w:spacing w:line="223" w:lineRule="exact"/>
      </w:pPr>
      <w:r>
        <w:t xml:space="preserve">Que, en </w:t>
      </w:r>
      <w:r w:rsidRPr="00AD1441">
        <w:t xml:space="preserve">virtud de lo anterior, la Junta de Gobierno </w:t>
      </w:r>
      <w:r>
        <w:t xml:space="preserve">del Instituto Nacional de Estadística y Geografía </w:t>
      </w:r>
      <w:r w:rsidRPr="00AD1441">
        <w:t>ha tenido</w:t>
      </w:r>
      <w:r w:rsidR="001A2F3E">
        <w:t xml:space="preserve"> </w:t>
      </w:r>
      <w:r w:rsidRPr="00AD1441">
        <w:t xml:space="preserve">a bien emitir </w:t>
      </w:r>
      <w:r>
        <w:t xml:space="preserve">la </w:t>
      </w:r>
      <w:r w:rsidRPr="00F412D1">
        <w:t>siguiente:</w:t>
      </w:r>
    </w:p>
    <w:p w14:paraId="178211F8" w14:textId="77777777" w:rsidR="00BA6457" w:rsidRDefault="00BA6457" w:rsidP="00BA6457">
      <w:pPr>
        <w:rPr>
          <w:rFonts w:ascii="Arial" w:hAnsi="Arial" w:cs="Arial"/>
          <w:sz w:val="18"/>
          <w:szCs w:val="20"/>
        </w:rPr>
      </w:pPr>
      <w:r>
        <w:br w:type="page"/>
      </w:r>
    </w:p>
    <w:p w14:paraId="73F81821" w14:textId="77777777" w:rsidR="00BA6457" w:rsidRPr="00667EB9" w:rsidRDefault="00BA6457" w:rsidP="00BA6457">
      <w:pPr>
        <w:pStyle w:val="ANOTACION"/>
        <w:spacing w:line="223" w:lineRule="exact"/>
        <w:rPr>
          <w:color w:val="808080"/>
        </w:rPr>
      </w:pPr>
      <w:bookmarkStart w:id="4" w:name="_Hlk127887307"/>
      <w:r w:rsidRPr="00F203D9">
        <w:lastRenderedPageBreak/>
        <w:t>NORMA TÉCNICA SOBRE DOMICILIOS GEOGRÁFICOS</w:t>
      </w:r>
      <w:r>
        <w:t xml:space="preserve"> </w:t>
      </w:r>
      <w:bookmarkEnd w:id="4"/>
    </w:p>
    <w:p w14:paraId="0FC29D4E" w14:textId="77777777" w:rsidR="00BA6457" w:rsidRPr="00102F5E" w:rsidRDefault="00BA6457" w:rsidP="00BA6457">
      <w:pPr>
        <w:pStyle w:val="Texto"/>
        <w:spacing w:line="223" w:lineRule="exact"/>
        <w:ind w:firstLine="0"/>
        <w:jc w:val="center"/>
        <w:rPr>
          <w:b/>
        </w:rPr>
      </w:pPr>
      <w:r>
        <w:rPr>
          <w:b/>
        </w:rPr>
        <w:t>Capítulo</w:t>
      </w:r>
      <w:r w:rsidRPr="00102F5E">
        <w:rPr>
          <w:b/>
        </w:rPr>
        <w:t xml:space="preserve"> I</w:t>
      </w:r>
    </w:p>
    <w:p w14:paraId="381981CB" w14:textId="77777777" w:rsidR="00BA6457" w:rsidRDefault="00BA6457" w:rsidP="00BA6457">
      <w:pPr>
        <w:pStyle w:val="Texto"/>
        <w:spacing w:line="223" w:lineRule="exact"/>
        <w:ind w:firstLine="0"/>
        <w:jc w:val="center"/>
        <w:rPr>
          <w:b/>
        </w:rPr>
      </w:pPr>
      <w:r w:rsidRPr="00AD1441">
        <w:rPr>
          <w:b/>
        </w:rPr>
        <w:t>Disposiciones Generales</w:t>
      </w:r>
      <w:r>
        <w:rPr>
          <w:b/>
        </w:rPr>
        <w:t xml:space="preserve"> </w:t>
      </w:r>
    </w:p>
    <w:p w14:paraId="66738663" w14:textId="77777777" w:rsidR="001C4C9D" w:rsidRDefault="001C4C9D" w:rsidP="00BA6457">
      <w:pPr>
        <w:pStyle w:val="Texto"/>
        <w:spacing w:line="223" w:lineRule="exact"/>
        <w:ind w:firstLine="0"/>
        <w:jc w:val="center"/>
        <w:rPr>
          <w:b/>
        </w:rPr>
      </w:pPr>
    </w:p>
    <w:p w14:paraId="03545D93" w14:textId="77777777" w:rsidR="00BA6457" w:rsidRPr="00AD1441" w:rsidRDefault="00BA6457" w:rsidP="00BA6457">
      <w:pPr>
        <w:pStyle w:val="Texto"/>
        <w:spacing w:line="223" w:lineRule="exact"/>
      </w:pPr>
      <w:r w:rsidRPr="00AD1441">
        <w:rPr>
          <w:b/>
        </w:rPr>
        <w:t xml:space="preserve">Artículo 1. </w:t>
      </w:r>
      <w:r w:rsidRPr="00917788">
        <w:t>L</w:t>
      </w:r>
      <w:r>
        <w:t xml:space="preserve">a </w:t>
      </w:r>
      <w:r w:rsidRPr="00917788">
        <w:t>presente</w:t>
      </w:r>
      <w:r>
        <w:t xml:space="preserve"> </w:t>
      </w:r>
      <w:r w:rsidRPr="00F203D9">
        <w:t xml:space="preserve">Norma Técnica </w:t>
      </w:r>
      <w:r w:rsidRPr="00AD1441">
        <w:t>tiene</w:t>
      </w:r>
      <w:r>
        <w:t xml:space="preserve"> </w:t>
      </w:r>
      <w:r w:rsidRPr="00AD1441">
        <w:t xml:space="preserve">como objetivo establecer </w:t>
      </w:r>
      <w:r w:rsidRPr="00F203D9">
        <w:t xml:space="preserve">las especificaciones de los componentes y características de la información que constituye el Domicilio Geográfico, para identificar cualquier predio o inmueble, como una unidad de estudio geográfico y estadístico, que deberá integrarse en registros administrativos de forma estructurada, sistematizada, estandarizada y consistente, que permitan la vinculación de los mismos, y a su vez contribuya a la interoperabilidad y fortalecimiento del </w:t>
      </w:r>
      <w:r w:rsidRPr="00AD1441">
        <w:t>Sistema Nacional de Información Estadística y Geográfica.</w:t>
      </w:r>
      <w:r>
        <w:t xml:space="preserve">  </w:t>
      </w:r>
    </w:p>
    <w:p w14:paraId="56969470" w14:textId="116EEEDF" w:rsidR="00BA6457" w:rsidRPr="00AD1441" w:rsidRDefault="00BA6457" w:rsidP="00BA6457">
      <w:pPr>
        <w:pStyle w:val="Texto"/>
        <w:spacing w:line="223" w:lineRule="exact"/>
      </w:pPr>
      <w:r w:rsidRPr="00CE202B">
        <w:rPr>
          <w:b/>
        </w:rPr>
        <w:t xml:space="preserve">Artículo 2. </w:t>
      </w:r>
      <w:r w:rsidRPr="00CE202B">
        <w:t>La presente Norma Técnica es de observancia obligatoria para las Unidades del Estado</w:t>
      </w:r>
      <w:r w:rsidRPr="00AD1441">
        <w:t xml:space="preserve"> que</w:t>
      </w:r>
      <w:r w:rsidRPr="002164B0">
        <w:t xml:space="preserve"> sus funciones tengan a su cargo la generación, captación, actualización e integración de registros administrativos que contengan Domicilios Geográficos referidos a un predio o inmueble, realizadas por sí mismas o por terceros, cuando se les encomiende dicha actividad</w:t>
      </w:r>
      <w:r>
        <w:t>.</w:t>
      </w:r>
    </w:p>
    <w:p w14:paraId="69C963D4" w14:textId="77777777" w:rsidR="00BA6457" w:rsidRPr="00AD1441" w:rsidRDefault="00BA6457" w:rsidP="00BA6457">
      <w:pPr>
        <w:pStyle w:val="Texto"/>
        <w:spacing w:line="238" w:lineRule="exact"/>
      </w:pPr>
      <w:r w:rsidRPr="00AD1441">
        <w:rPr>
          <w:b/>
        </w:rPr>
        <w:t xml:space="preserve">Artículo </w:t>
      </w:r>
      <w:r>
        <w:rPr>
          <w:b/>
        </w:rPr>
        <w:t>3</w:t>
      </w:r>
      <w:r w:rsidRPr="00AD1441">
        <w:rPr>
          <w:b/>
        </w:rPr>
        <w:t xml:space="preserve">. </w:t>
      </w:r>
      <w:r w:rsidRPr="00AD1441">
        <w:t>Para efectos de l</w:t>
      </w:r>
      <w:r>
        <w:t xml:space="preserve">a </w:t>
      </w:r>
      <w:r w:rsidRPr="00AD1441">
        <w:t>presente</w:t>
      </w:r>
      <w:r>
        <w:t xml:space="preserve"> </w:t>
      </w:r>
      <w:r w:rsidRPr="00F203D9">
        <w:t>Norma Técnica</w:t>
      </w:r>
      <w:r>
        <w:t xml:space="preserve"> </w:t>
      </w:r>
      <w:r w:rsidRPr="00AD1441">
        <w:t>se entenderá por:</w:t>
      </w:r>
    </w:p>
    <w:p w14:paraId="6E07B65F" w14:textId="7235CA2A" w:rsidR="00BA6457" w:rsidRPr="008A250E" w:rsidRDefault="00BA6457" w:rsidP="001C4C9D">
      <w:pPr>
        <w:pStyle w:val="Texto"/>
        <w:spacing w:line="238" w:lineRule="exact"/>
        <w:ind w:left="864" w:hanging="580"/>
        <w:rPr>
          <w:szCs w:val="18"/>
        </w:rPr>
      </w:pPr>
      <w:r w:rsidRPr="008A250E">
        <w:rPr>
          <w:b/>
          <w:szCs w:val="18"/>
        </w:rPr>
        <w:t>I.</w:t>
      </w:r>
      <w:r w:rsidRPr="008A250E">
        <w:rPr>
          <w:b/>
          <w:szCs w:val="18"/>
        </w:rPr>
        <w:tab/>
      </w:r>
      <w:r w:rsidRPr="008A250E">
        <w:rPr>
          <w:rFonts w:eastAsiaTheme="majorEastAsia"/>
          <w:b/>
          <w:iCs/>
          <w:szCs w:val="18"/>
        </w:rPr>
        <w:t xml:space="preserve">Área geoestadística: </w:t>
      </w:r>
      <w:r w:rsidRPr="008A250E">
        <w:rPr>
          <w:szCs w:val="18"/>
          <w:shd w:val="clear" w:color="auto" w:fill="FFFFFF"/>
        </w:rPr>
        <w:t xml:space="preserve"> </w:t>
      </w:r>
      <w:r w:rsidR="000B7A5A">
        <w:rPr>
          <w:rStyle w:val="ui-provider"/>
        </w:rPr>
        <w:t>al polígono que, con base en los criterios y reglas del Marco Geoestadístico, se conforma por delimitaciones geoestadísticas, identificado con una clave geoestadística según los diferentes niveles de desagregación y cuyo propósito es circunscribir componentes espaciales del Marco Geoestadístico que comparten características de pertenencia, un rango estadístico o una unidad geográfica observada en campo;</w:t>
      </w:r>
    </w:p>
    <w:p w14:paraId="0CAAEF8A" w14:textId="6372DE23" w:rsidR="005310AE" w:rsidRPr="008A250E" w:rsidRDefault="00BA6457" w:rsidP="001C4C9D">
      <w:pPr>
        <w:pStyle w:val="Texto"/>
        <w:spacing w:line="238" w:lineRule="exact"/>
        <w:ind w:left="864" w:hanging="580"/>
        <w:rPr>
          <w:szCs w:val="18"/>
        </w:rPr>
      </w:pPr>
      <w:r w:rsidRPr="008A250E">
        <w:rPr>
          <w:b/>
          <w:szCs w:val="18"/>
        </w:rPr>
        <w:t>II.</w:t>
      </w:r>
      <w:r w:rsidRPr="008A250E">
        <w:rPr>
          <w:b/>
          <w:szCs w:val="18"/>
        </w:rPr>
        <w:tab/>
      </w:r>
      <w:r w:rsidRPr="008A250E">
        <w:rPr>
          <w:b/>
          <w:bCs/>
          <w:szCs w:val="18"/>
        </w:rPr>
        <w:t>Área Geoestadística Estatal o AGEE:</w:t>
      </w:r>
      <w:r w:rsidRPr="008A250E">
        <w:rPr>
          <w:szCs w:val="18"/>
        </w:rPr>
        <w:t xml:space="preserve"> </w:t>
      </w:r>
      <w:r w:rsidR="000B7A5A">
        <w:rPr>
          <w:rStyle w:val="ui-provider"/>
        </w:rPr>
        <w:t>representación territorial de cada entidad federativa, definida por delimitaciones geoestadísticas.</w:t>
      </w:r>
    </w:p>
    <w:p w14:paraId="3C8D3522" w14:textId="27972586" w:rsidR="005310AE" w:rsidRPr="008A250E" w:rsidRDefault="00BA6457" w:rsidP="001C4C9D">
      <w:pPr>
        <w:pStyle w:val="Texto"/>
        <w:spacing w:line="238" w:lineRule="exact"/>
        <w:ind w:left="864" w:hanging="580"/>
        <w:rPr>
          <w:szCs w:val="18"/>
        </w:rPr>
      </w:pPr>
      <w:r w:rsidRPr="008A250E">
        <w:rPr>
          <w:b/>
          <w:szCs w:val="18"/>
        </w:rPr>
        <w:t>III.</w:t>
      </w:r>
      <w:r w:rsidRPr="008A250E">
        <w:rPr>
          <w:b/>
          <w:szCs w:val="18"/>
        </w:rPr>
        <w:tab/>
      </w:r>
      <w:bookmarkStart w:id="5" w:name="_Hlk18930050"/>
      <w:r w:rsidRPr="008A250E">
        <w:rPr>
          <w:b/>
          <w:bCs/>
          <w:szCs w:val="18"/>
        </w:rPr>
        <w:t>Área Geoestadística Municipal o AGEM:</w:t>
      </w:r>
      <w:r w:rsidRPr="008A250E">
        <w:rPr>
          <w:szCs w:val="18"/>
        </w:rPr>
        <w:t xml:space="preserve"> </w:t>
      </w:r>
      <w:bookmarkEnd w:id="5"/>
      <w:r w:rsidR="000B7A5A">
        <w:rPr>
          <w:rStyle w:val="ui-provider"/>
        </w:rPr>
        <w:t>representación territorial de cada municipio del país y demarcación territorial en la Ciudad de México, definida por delimitaciones geoestadísticas.</w:t>
      </w:r>
    </w:p>
    <w:p w14:paraId="484738E1" w14:textId="77777777" w:rsidR="00BA6457" w:rsidRPr="008A250E" w:rsidRDefault="00BA6457" w:rsidP="001C4C9D">
      <w:pPr>
        <w:pStyle w:val="Texto"/>
        <w:spacing w:line="238" w:lineRule="exact"/>
        <w:ind w:left="864" w:hanging="580"/>
        <w:rPr>
          <w:szCs w:val="18"/>
        </w:rPr>
      </w:pPr>
      <w:r w:rsidRPr="008A250E">
        <w:rPr>
          <w:b/>
          <w:szCs w:val="18"/>
        </w:rPr>
        <w:t>IV.</w:t>
      </w:r>
      <w:r w:rsidRPr="008A250E">
        <w:rPr>
          <w:b/>
          <w:szCs w:val="18"/>
        </w:rPr>
        <w:tab/>
      </w:r>
      <w:r w:rsidRPr="008A250E">
        <w:rPr>
          <w:b/>
          <w:spacing w:val="-3"/>
          <w:szCs w:val="18"/>
        </w:rPr>
        <w:t>A</w:t>
      </w:r>
      <w:r w:rsidRPr="008A250E">
        <w:rPr>
          <w:b/>
          <w:szCs w:val="18"/>
        </w:rPr>
        <w:t>sentami</w:t>
      </w:r>
      <w:r w:rsidRPr="008A250E">
        <w:rPr>
          <w:b/>
          <w:spacing w:val="-1"/>
          <w:szCs w:val="18"/>
        </w:rPr>
        <w:t>e</w:t>
      </w:r>
      <w:r w:rsidRPr="008A250E">
        <w:rPr>
          <w:b/>
          <w:szCs w:val="18"/>
        </w:rPr>
        <w:t>nto</w:t>
      </w:r>
      <w:r w:rsidRPr="008A250E">
        <w:rPr>
          <w:b/>
          <w:spacing w:val="14"/>
          <w:szCs w:val="18"/>
        </w:rPr>
        <w:t xml:space="preserve"> </w:t>
      </w:r>
      <w:r w:rsidRPr="008A250E">
        <w:rPr>
          <w:b/>
          <w:szCs w:val="18"/>
        </w:rPr>
        <w:t>hum</w:t>
      </w:r>
      <w:r w:rsidRPr="008A250E">
        <w:rPr>
          <w:b/>
          <w:spacing w:val="-1"/>
          <w:szCs w:val="18"/>
        </w:rPr>
        <w:t>a</w:t>
      </w:r>
      <w:r w:rsidRPr="008A250E">
        <w:rPr>
          <w:b/>
          <w:szCs w:val="18"/>
        </w:rPr>
        <w:t>no</w:t>
      </w:r>
      <w:r w:rsidRPr="008A250E">
        <w:rPr>
          <w:b/>
          <w:bCs/>
          <w:szCs w:val="18"/>
        </w:rPr>
        <w:t>:</w:t>
      </w:r>
      <w:r w:rsidRPr="008A250E">
        <w:rPr>
          <w:b/>
          <w:spacing w:val="12"/>
          <w:szCs w:val="18"/>
        </w:rPr>
        <w:t xml:space="preserve"> </w:t>
      </w:r>
      <w:r w:rsidRPr="008A250E">
        <w:rPr>
          <w:szCs w:val="18"/>
        </w:rPr>
        <w:t>establecimiento de un conglomerado demográfico, con el conjunto de sus sistemas de convivencia, en un área físicamente localizada, considerando dentro de la misma los elementos naturales y las obras materiales que la integran;</w:t>
      </w:r>
    </w:p>
    <w:p w14:paraId="6F5DE1A2" w14:textId="77777777" w:rsidR="00BA6457" w:rsidRPr="008A250E" w:rsidRDefault="00BA6457" w:rsidP="001C4C9D">
      <w:pPr>
        <w:pStyle w:val="Texto"/>
        <w:spacing w:line="238" w:lineRule="exact"/>
        <w:ind w:left="864" w:hanging="580"/>
        <w:rPr>
          <w:b/>
          <w:iCs/>
          <w:szCs w:val="18"/>
          <w:lang w:val="es-MX"/>
        </w:rPr>
      </w:pPr>
      <w:r w:rsidRPr="008A250E">
        <w:rPr>
          <w:b/>
          <w:iCs/>
          <w:szCs w:val="18"/>
          <w:lang w:val="es-MX"/>
        </w:rPr>
        <w:t>V.</w:t>
      </w:r>
      <w:r w:rsidRPr="008A250E">
        <w:rPr>
          <w:b/>
          <w:iCs/>
          <w:szCs w:val="18"/>
          <w:lang w:val="es-MX"/>
        </w:rPr>
        <w:tab/>
      </w:r>
      <w:r w:rsidRPr="008A250E">
        <w:rPr>
          <w:b/>
          <w:bCs/>
          <w:iCs/>
          <w:szCs w:val="18"/>
          <w:lang w:val="es-MX"/>
        </w:rPr>
        <w:t>Atributo</w:t>
      </w:r>
      <w:r w:rsidRPr="008A250E">
        <w:rPr>
          <w:b/>
          <w:iCs/>
          <w:szCs w:val="18"/>
          <w:lang w:val="es-MX"/>
        </w:rPr>
        <w:t>:</w:t>
      </w:r>
      <w:r w:rsidRPr="008A250E">
        <w:rPr>
          <w:b/>
          <w:bCs/>
          <w:iCs/>
          <w:szCs w:val="18"/>
          <w:lang w:val="es-MX"/>
        </w:rPr>
        <w:t xml:space="preserve"> </w:t>
      </w:r>
      <w:r w:rsidRPr="008A250E">
        <w:rPr>
          <w:bCs/>
          <w:iCs/>
          <w:szCs w:val="18"/>
          <w:lang w:val="es-MX"/>
        </w:rPr>
        <w:t>la propiedad de los objetos, que describe sus características geométricas, topológicas u otras;</w:t>
      </w:r>
      <w:r w:rsidRPr="008A250E">
        <w:rPr>
          <w:b/>
          <w:iCs/>
          <w:szCs w:val="18"/>
          <w:lang w:val="es-MX"/>
        </w:rPr>
        <w:t xml:space="preserve"> </w:t>
      </w:r>
    </w:p>
    <w:p w14:paraId="7FA5F224" w14:textId="31424CF9" w:rsidR="00BA6457" w:rsidRPr="008A250E" w:rsidRDefault="00BA6457" w:rsidP="001C4C9D">
      <w:pPr>
        <w:pStyle w:val="Texto"/>
        <w:spacing w:line="238" w:lineRule="exact"/>
        <w:ind w:left="864" w:hanging="580"/>
        <w:rPr>
          <w:szCs w:val="18"/>
        </w:rPr>
      </w:pPr>
      <w:r w:rsidRPr="008A250E">
        <w:rPr>
          <w:b/>
          <w:bCs/>
          <w:szCs w:val="18"/>
        </w:rPr>
        <w:t>VI.</w:t>
      </w:r>
      <w:r w:rsidRPr="008A250E">
        <w:rPr>
          <w:b/>
          <w:bCs/>
          <w:szCs w:val="18"/>
        </w:rPr>
        <w:tab/>
        <w:t xml:space="preserve">Código </w:t>
      </w:r>
      <w:r w:rsidR="00BB2734">
        <w:rPr>
          <w:b/>
          <w:bCs/>
          <w:szCs w:val="18"/>
        </w:rPr>
        <w:t>p</w:t>
      </w:r>
      <w:r w:rsidRPr="008A250E">
        <w:rPr>
          <w:b/>
          <w:bCs/>
          <w:szCs w:val="18"/>
        </w:rPr>
        <w:t xml:space="preserve">ostal: </w:t>
      </w:r>
      <w:r w:rsidRPr="008A250E">
        <w:rPr>
          <w:szCs w:val="18"/>
        </w:rPr>
        <w:t>clave numérica compuesta por cinco dígitos, asignada por el Servicio Postal Mexicano, que identifica y ubica un área geográfica del país y la oficina postal que la sirve, para facilitar al correo, el encaminamiento, la distribución y el reparto de la materia postal;</w:t>
      </w:r>
    </w:p>
    <w:p w14:paraId="1C475DAB" w14:textId="4AD31BDE" w:rsidR="00BA6457" w:rsidRPr="008A250E" w:rsidRDefault="00BA6457" w:rsidP="001C4C9D">
      <w:pPr>
        <w:pStyle w:val="Texto"/>
        <w:spacing w:line="238" w:lineRule="exact"/>
        <w:ind w:left="864" w:hanging="580"/>
        <w:rPr>
          <w:szCs w:val="18"/>
        </w:rPr>
      </w:pPr>
      <w:r w:rsidRPr="008A250E">
        <w:rPr>
          <w:b/>
          <w:bCs/>
          <w:szCs w:val="18"/>
        </w:rPr>
        <w:t>VII.</w:t>
      </w:r>
      <w:r w:rsidRPr="008A250E">
        <w:rPr>
          <w:b/>
          <w:bCs/>
          <w:szCs w:val="18"/>
        </w:rPr>
        <w:tab/>
      </w:r>
      <w:r w:rsidRPr="008A250E">
        <w:rPr>
          <w:b/>
          <w:bCs/>
          <w:spacing w:val="-3"/>
          <w:szCs w:val="18"/>
        </w:rPr>
        <w:t>Componente</w:t>
      </w:r>
      <w:r w:rsidRPr="008A250E">
        <w:rPr>
          <w:b/>
          <w:bCs/>
          <w:szCs w:val="18"/>
        </w:rPr>
        <w:t>:</w:t>
      </w:r>
      <w:r w:rsidRPr="008A250E">
        <w:rPr>
          <w:b/>
          <w:bCs/>
          <w:spacing w:val="24"/>
          <w:szCs w:val="18"/>
        </w:rPr>
        <w:t xml:space="preserve"> </w:t>
      </w:r>
      <w:r w:rsidRPr="008A250E">
        <w:rPr>
          <w:szCs w:val="18"/>
        </w:rPr>
        <w:t>es aquello que forma parte de un todo, en el caso de un Domicilio Geográfico se trata de elementos que se pueden clasificar según su</w:t>
      </w:r>
      <w:r w:rsidR="00F40934">
        <w:rPr>
          <w:szCs w:val="18"/>
        </w:rPr>
        <w:t>s</w:t>
      </w:r>
      <w:r w:rsidRPr="008A250E">
        <w:rPr>
          <w:szCs w:val="18"/>
        </w:rPr>
        <w:t xml:space="preserve"> </w:t>
      </w:r>
      <w:r w:rsidR="00AC32FF">
        <w:rPr>
          <w:szCs w:val="18"/>
        </w:rPr>
        <w:t>características</w:t>
      </w:r>
      <w:r w:rsidRPr="008A250E">
        <w:rPr>
          <w:szCs w:val="18"/>
        </w:rPr>
        <w:t xml:space="preserve"> en espaciales, de referencia y geoestadísticos, o según su jerarquía en principales y complementarios, que, a través de algún tipo de asociación o contigüidad, dan lugar a un conjunto uniforme;</w:t>
      </w:r>
    </w:p>
    <w:p w14:paraId="78E13612" w14:textId="1A10A4B5" w:rsidR="00BA6457" w:rsidRPr="008A250E" w:rsidRDefault="00BA6457" w:rsidP="001C4C9D">
      <w:pPr>
        <w:spacing w:after="101"/>
        <w:ind w:left="850" w:right="85" w:hanging="580"/>
        <w:jc w:val="both"/>
        <w:outlineLvl w:val="3"/>
        <w:rPr>
          <w:rFonts w:ascii="Arial" w:hAnsi="Arial" w:cs="Arial"/>
          <w:bCs/>
          <w:iCs/>
          <w:sz w:val="18"/>
          <w:szCs w:val="18"/>
          <w:lang w:val="es-MX" w:eastAsia="es-MX"/>
        </w:rPr>
      </w:pPr>
      <w:r w:rsidRPr="008A250E">
        <w:rPr>
          <w:rFonts w:ascii="Arial" w:hAnsi="Arial" w:cs="Arial"/>
          <w:b/>
          <w:iCs/>
          <w:sz w:val="18"/>
          <w:szCs w:val="18"/>
          <w:lang w:val="es-MX" w:eastAsia="es-MX"/>
        </w:rPr>
        <w:t>VIII.</w:t>
      </w:r>
      <w:r w:rsidRPr="008A250E">
        <w:rPr>
          <w:rFonts w:ascii="Arial" w:hAnsi="Arial" w:cs="Arial"/>
          <w:b/>
          <w:iCs/>
          <w:sz w:val="18"/>
          <w:szCs w:val="18"/>
          <w:lang w:val="es-MX" w:eastAsia="es-MX"/>
        </w:rPr>
        <w:tab/>
        <w:t xml:space="preserve">Corriente de agua: </w:t>
      </w:r>
      <w:r w:rsidRPr="008A250E">
        <w:rPr>
          <w:rFonts w:ascii="Arial" w:hAnsi="Arial" w:cs="Arial"/>
          <w:bCs/>
          <w:iCs/>
          <w:sz w:val="18"/>
          <w:szCs w:val="18"/>
          <w:lang w:val="es-MX" w:eastAsia="es-MX"/>
        </w:rPr>
        <w:t>el flujo de agua superficial que depende de la precipitación pluvial</w:t>
      </w:r>
      <w:r w:rsidR="00EC7BF3">
        <w:rPr>
          <w:rFonts w:ascii="Arial" w:hAnsi="Arial" w:cs="Arial"/>
          <w:bCs/>
          <w:iCs/>
          <w:sz w:val="18"/>
          <w:szCs w:val="18"/>
          <w:lang w:val="es-MX" w:eastAsia="es-MX"/>
        </w:rPr>
        <w:t xml:space="preserve"> </w:t>
      </w:r>
      <w:r w:rsidRPr="008A250E">
        <w:rPr>
          <w:rFonts w:ascii="Arial" w:hAnsi="Arial" w:cs="Arial"/>
          <w:bCs/>
          <w:iCs/>
          <w:sz w:val="18"/>
          <w:szCs w:val="18"/>
          <w:lang w:val="es-MX" w:eastAsia="es-MX"/>
        </w:rPr>
        <w:t>y/o afloramiento de aguas subterráneas;</w:t>
      </w:r>
    </w:p>
    <w:p w14:paraId="72E43F48" w14:textId="67CEA32C" w:rsidR="00BA6457" w:rsidRPr="008A250E" w:rsidRDefault="00BA6457" w:rsidP="001C4C9D">
      <w:pPr>
        <w:spacing w:after="101"/>
        <w:ind w:left="850" w:right="85" w:hanging="580"/>
        <w:jc w:val="both"/>
        <w:outlineLvl w:val="3"/>
        <w:rPr>
          <w:rFonts w:ascii="Arial" w:hAnsi="Arial"/>
          <w:bCs/>
          <w:iCs/>
          <w:sz w:val="18"/>
          <w:szCs w:val="18"/>
          <w:lang w:val="es-MX" w:eastAsia="es-MX"/>
        </w:rPr>
      </w:pPr>
      <w:r w:rsidRPr="008A250E">
        <w:rPr>
          <w:rFonts w:ascii="Arial" w:hAnsi="Arial" w:cs="Arial"/>
          <w:b/>
          <w:iCs/>
          <w:sz w:val="18"/>
          <w:szCs w:val="18"/>
          <w:lang w:val="es-MX" w:eastAsia="es-MX"/>
        </w:rPr>
        <w:t>IX.</w:t>
      </w:r>
      <w:r w:rsidRPr="008A250E">
        <w:rPr>
          <w:rFonts w:ascii="Arial" w:hAnsi="Arial" w:cs="Arial"/>
          <w:b/>
          <w:iCs/>
          <w:sz w:val="18"/>
          <w:szCs w:val="18"/>
          <w:lang w:val="es-MX" w:eastAsia="es-MX"/>
        </w:rPr>
        <w:tab/>
      </w:r>
      <w:r w:rsidRPr="008A250E">
        <w:rPr>
          <w:rFonts w:ascii="Arial" w:hAnsi="Arial"/>
          <w:b/>
          <w:bCs/>
          <w:iCs/>
          <w:sz w:val="18"/>
          <w:szCs w:val="18"/>
          <w:lang w:val="es-MX" w:eastAsia="es-MX"/>
        </w:rPr>
        <w:t>Dato</w:t>
      </w:r>
      <w:r w:rsidRPr="008A250E">
        <w:rPr>
          <w:rFonts w:ascii="Arial" w:hAnsi="Arial" w:cs="Arial"/>
          <w:b/>
          <w:iCs/>
          <w:sz w:val="18"/>
          <w:szCs w:val="18"/>
          <w:lang w:val="es-MX" w:eastAsia="es-MX"/>
        </w:rPr>
        <w:t>:</w:t>
      </w:r>
      <w:r w:rsidRPr="008A250E">
        <w:rPr>
          <w:rFonts w:ascii="Arial" w:hAnsi="Arial"/>
          <w:b/>
          <w:bCs/>
          <w:iCs/>
          <w:spacing w:val="1"/>
          <w:sz w:val="18"/>
          <w:szCs w:val="18"/>
          <w:lang w:val="es-MX" w:eastAsia="es-MX"/>
        </w:rPr>
        <w:t xml:space="preserve"> </w:t>
      </w:r>
      <w:r w:rsidRPr="008A250E">
        <w:rPr>
          <w:rFonts w:ascii="Arial" w:hAnsi="Arial" w:cs="Arial"/>
          <w:bCs/>
          <w:iCs/>
          <w:sz w:val="18"/>
          <w:szCs w:val="18"/>
          <w:lang w:val="es-MX" w:eastAsia="es-MX"/>
        </w:rPr>
        <w:t>un valor que representa una ocurrencia de los hechos u objetos que se recopilaron o derivaron;</w:t>
      </w:r>
    </w:p>
    <w:p w14:paraId="395C98FB" w14:textId="77777777" w:rsidR="00BA6457" w:rsidRPr="008A250E" w:rsidRDefault="00BA6457" w:rsidP="001C4C9D">
      <w:pPr>
        <w:pStyle w:val="Texto"/>
        <w:spacing w:line="238" w:lineRule="exact"/>
        <w:ind w:left="864" w:hanging="580"/>
        <w:rPr>
          <w:bCs/>
          <w:iCs/>
          <w:szCs w:val="18"/>
          <w:lang w:val="es-MX"/>
        </w:rPr>
      </w:pPr>
      <w:r w:rsidRPr="008A250E">
        <w:rPr>
          <w:b/>
          <w:szCs w:val="18"/>
          <w:lang w:val="es-MX"/>
        </w:rPr>
        <w:t>X.</w:t>
      </w:r>
      <w:r w:rsidRPr="008A250E">
        <w:rPr>
          <w:b/>
          <w:szCs w:val="18"/>
          <w:lang w:val="es-MX"/>
        </w:rPr>
        <w:tab/>
        <w:t>Directorio Estadístico Nacional de Unidades Económicas o DENUE</w:t>
      </w:r>
      <w:r w:rsidRPr="008A250E">
        <w:rPr>
          <w:szCs w:val="18"/>
          <w:lang w:val="es-MX"/>
        </w:rPr>
        <w:t>: registro de establecimientos y empresas, así como de las unidades de producción agropecuaria activas en el país en un momento determinado, el cual se obtiene a partir del Registro Estadístico de Negocios de México (RENEM);</w:t>
      </w:r>
    </w:p>
    <w:p w14:paraId="446BF3B8" w14:textId="169E1AAA" w:rsidR="00BA6457" w:rsidRPr="008A250E" w:rsidRDefault="00BA6457" w:rsidP="00BA6457">
      <w:pPr>
        <w:pStyle w:val="Texto"/>
        <w:spacing w:line="238" w:lineRule="exact"/>
        <w:ind w:left="864" w:hanging="576"/>
        <w:rPr>
          <w:bCs/>
          <w:iCs/>
          <w:szCs w:val="18"/>
          <w:lang w:val="es-MX"/>
        </w:rPr>
      </w:pPr>
      <w:r w:rsidRPr="006A7825">
        <w:rPr>
          <w:b/>
          <w:iCs/>
          <w:szCs w:val="18"/>
          <w:lang w:val="es-MX"/>
        </w:rPr>
        <w:lastRenderedPageBreak/>
        <w:t>XI.</w:t>
      </w:r>
      <w:r w:rsidRPr="006A7825">
        <w:rPr>
          <w:b/>
          <w:iCs/>
          <w:szCs w:val="18"/>
          <w:lang w:val="es-MX"/>
        </w:rPr>
        <w:tab/>
      </w:r>
      <w:bookmarkStart w:id="6" w:name="_Hlk18930354"/>
      <w:r w:rsidRPr="006A7825">
        <w:rPr>
          <w:b/>
          <w:iCs/>
          <w:szCs w:val="18"/>
          <w:lang w:val="es-MX"/>
        </w:rPr>
        <w:t>Domicilio Geográfico:</w:t>
      </w:r>
      <w:r w:rsidR="00EA1E17" w:rsidRPr="006A7825">
        <w:rPr>
          <w:b/>
          <w:iCs/>
          <w:szCs w:val="18"/>
          <w:lang w:val="es-MX"/>
        </w:rPr>
        <w:t xml:space="preserve"> </w:t>
      </w:r>
      <w:r w:rsidRPr="006A7825">
        <w:rPr>
          <w:b/>
          <w:iCs/>
          <w:szCs w:val="18"/>
          <w:lang w:val="es-MX"/>
        </w:rPr>
        <w:t xml:space="preserve"> </w:t>
      </w:r>
      <w:r w:rsidR="00EA1E17" w:rsidRPr="006A7825">
        <w:rPr>
          <w:bCs/>
          <w:iCs/>
          <w:szCs w:val="18"/>
          <w:lang w:val="es-MX"/>
        </w:rPr>
        <w:t xml:space="preserve">El conjunto de atributos que permiten la localización de un </w:t>
      </w:r>
      <w:r w:rsidR="00EA1E17" w:rsidRPr="00BF7461">
        <w:rPr>
          <w:bCs/>
          <w:iCs/>
          <w:szCs w:val="18"/>
          <w:lang w:val="es-MX"/>
        </w:rPr>
        <w:t>espacio ocupado</w:t>
      </w:r>
      <w:r w:rsidR="00EA1E17" w:rsidRPr="006A7825">
        <w:rPr>
          <w:bCs/>
          <w:iCs/>
          <w:szCs w:val="18"/>
          <w:lang w:val="es-MX"/>
        </w:rPr>
        <w:t xml:space="preserve"> por un predio o inmueble, al interior de una localidad o en una vía de comunicación, donde </w:t>
      </w:r>
      <w:r w:rsidR="00EA1E17" w:rsidRPr="00BF7461">
        <w:rPr>
          <w:bCs/>
          <w:iCs/>
          <w:szCs w:val="18"/>
          <w:lang w:val="es-MX"/>
        </w:rPr>
        <w:t>generalmente</w:t>
      </w:r>
      <w:r w:rsidR="00EA1E17" w:rsidRPr="006A7825">
        <w:rPr>
          <w:bCs/>
          <w:iCs/>
          <w:szCs w:val="18"/>
          <w:lang w:val="es-MX"/>
        </w:rPr>
        <w:t xml:space="preserve"> se establecen una o más personas o unidades económicas, a fin de dar cumplimiento a sus obligaciones o derechos;</w:t>
      </w:r>
    </w:p>
    <w:p w14:paraId="7C71B122" w14:textId="77777777" w:rsidR="00BA6457" w:rsidRPr="008A250E" w:rsidRDefault="00BA6457" w:rsidP="00BA6457">
      <w:pPr>
        <w:pStyle w:val="Texto"/>
        <w:spacing w:line="238" w:lineRule="exact"/>
        <w:ind w:left="864" w:hanging="576"/>
        <w:rPr>
          <w:bCs/>
          <w:iCs/>
          <w:szCs w:val="18"/>
          <w:lang w:val="es-MX"/>
        </w:rPr>
      </w:pPr>
      <w:r w:rsidRPr="008A250E">
        <w:rPr>
          <w:b/>
          <w:iCs/>
          <w:szCs w:val="18"/>
          <w:lang w:val="es-MX"/>
        </w:rPr>
        <w:t>XII.</w:t>
      </w:r>
      <w:r w:rsidRPr="008A250E">
        <w:rPr>
          <w:b/>
          <w:iCs/>
          <w:szCs w:val="18"/>
          <w:lang w:val="es-MX"/>
        </w:rPr>
        <w:tab/>
        <w:t>Dominio de valores</w:t>
      </w:r>
      <w:r w:rsidRPr="008A250E">
        <w:rPr>
          <w:b/>
          <w:iCs/>
          <w:szCs w:val="18"/>
        </w:rPr>
        <w:t>:</w:t>
      </w:r>
      <w:r w:rsidRPr="008A250E">
        <w:rPr>
          <w:iCs/>
          <w:szCs w:val="18"/>
        </w:rPr>
        <w:t xml:space="preserve"> el </w:t>
      </w:r>
      <w:r w:rsidRPr="008A250E">
        <w:rPr>
          <w:bCs/>
          <w:iCs/>
          <w:szCs w:val="18"/>
          <w:lang w:val="es-MX"/>
        </w:rPr>
        <w:t>conjunto de valores permitidos que pueden asignarse a un atributo determinado. Cuando no se cuente con un dominio de valores definido, se considera indeterminado;</w:t>
      </w:r>
    </w:p>
    <w:p w14:paraId="30A556A5" w14:textId="77777777" w:rsidR="00BA6457" w:rsidRPr="008A250E" w:rsidRDefault="00BA6457" w:rsidP="00BA6457">
      <w:pPr>
        <w:pStyle w:val="Texto"/>
        <w:spacing w:line="238" w:lineRule="exact"/>
        <w:ind w:left="864" w:hanging="576"/>
        <w:rPr>
          <w:bCs/>
          <w:iCs/>
          <w:szCs w:val="18"/>
          <w:lang w:val="es-MX"/>
        </w:rPr>
      </w:pPr>
      <w:r w:rsidRPr="008A250E">
        <w:rPr>
          <w:b/>
          <w:iCs/>
          <w:szCs w:val="18"/>
          <w:lang w:val="es-MX"/>
        </w:rPr>
        <w:t>XIII.</w:t>
      </w:r>
      <w:r w:rsidRPr="008A250E">
        <w:rPr>
          <w:b/>
          <w:bCs/>
          <w:iCs/>
          <w:szCs w:val="18"/>
          <w:lang w:val="es-MX"/>
        </w:rPr>
        <w:tab/>
        <w:t>Edificación</w:t>
      </w:r>
      <w:r w:rsidRPr="008A250E">
        <w:rPr>
          <w:b/>
          <w:iCs/>
          <w:szCs w:val="18"/>
          <w:lang w:val="es-MX"/>
        </w:rPr>
        <w:t xml:space="preserve">: </w:t>
      </w:r>
      <w:r w:rsidRPr="008A250E">
        <w:rPr>
          <w:bCs/>
          <w:iCs/>
          <w:szCs w:val="18"/>
          <w:lang w:val="es-MX"/>
        </w:rPr>
        <w:t>la construcción permanente en áreas abiertas que sirve para diferentes usos;</w:t>
      </w:r>
    </w:p>
    <w:p w14:paraId="51F9C3FE" w14:textId="77777777" w:rsidR="00BA6457" w:rsidRPr="008A250E" w:rsidRDefault="00BA6457" w:rsidP="00BA6457">
      <w:pPr>
        <w:pStyle w:val="Texto"/>
        <w:spacing w:line="238" w:lineRule="exact"/>
        <w:ind w:left="864" w:hanging="576"/>
        <w:rPr>
          <w:bCs/>
          <w:iCs/>
          <w:szCs w:val="18"/>
          <w:lang w:val="es-MX"/>
        </w:rPr>
      </w:pPr>
      <w:r w:rsidRPr="008A250E">
        <w:rPr>
          <w:b/>
          <w:bCs/>
          <w:iCs/>
          <w:szCs w:val="18"/>
          <w:lang w:val="es-MX"/>
        </w:rPr>
        <w:t>XIV.</w:t>
      </w:r>
      <w:r w:rsidRPr="008A250E">
        <w:rPr>
          <w:b/>
          <w:bCs/>
          <w:iCs/>
          <w:szCs w:val="18"/>
          <w:lang w:val="es-MX"/>
        </w:rPr>
        <w:tab/>
        <w:t>Enlace Fluvial:</w:t>
      </w:r>
      <w:r w:rsidRPr="008A250E">
        <w:rPr>
          <w:bCs/>
          <w:iCs/>
          <w:szCs w:val="18"/>
          <w:lang w:val="es-MX"/>
        </w:rPr>
        <w:t xml:space="preserve"> la ruta que recorre un tipo de embarcación sobre un cuerpo de agua a fin de dar continuidad a las vías de transporte terrestre, solo de uso público que sirven para establecer la comunicación entre vías terrestres;</w:t>
      </w:r>
    </w:p>
    <w:p w14:paraId="75E0CF1F" w14:textId="77777777" w:rsidR="00BA6457" w:rsidRPr="008A250E" w:rsidRDefault="00BA6457" w:rsidP="00BA6457">
      <w:pPr>
        <w:pStyle w:val="Texto"/>
        <w:spacing w:line="238" w:lineRule="exact"/>
        <w:ind w:left="864" w:hanging="576"/>
        <w:rPr>
          <w:bCs/>
          <w:iCs/>
          <w:szCs w:val="18"/>
          <w:lang w:val="es-MX"/>
        </w:rPr>
      </w:pPr>
      <w:r w:rsidRPr="008A250E">
        <w:rPr>
          <w:b/>
          <w:bCs/>
          <w:iCs/>
          <w:szCs w:val="18"/>
          <w:lang w:val="es-MX"/>
        </w:rPr>
        <w:t>XV.</w:t>
      </w:r>
      <w:r w:rsidRPr="008A250E">
        <w:rPr>
          <w:b/>
          <w:bCs/>
          <w:iCs/>
          <w:szCs w:val="18"/>
          <w:lang w:val="es-MX"/>
        </w:rPr>
        <w:tab/>
        <w:t>Estructura domiciliar:</w:t>
      </w:r>
      <w:r w:rsidRPr="008A250E">
        <w:rPr>
          <w:bCs/>
          <w:iCs/>
          <w:szCs w:val="18"/>
        </w:rPr>
        <w:t xml:space="preserve"> </w:t>
      </w:r>
      <w:r w:rsidRPr="008A250E">
        <w:rPr>
          <w:bCs/>
          <w:iCs/>
          <w:szCs w:val="18"/>
          <w:lang w:val="es-MX"/>
        </w:rPr>
        <w:t>es la construcción ordenada de los componentes del Domicilio Geográfico y signos de puntuación que cumplen con lo establecido por esta Norma Técnica, a fin de que cuenten con significado, sentido y coherencia, facilitando su comprensión;</w:t>
      </w:r>
    </w:p>
    <w:p w14:paraId="4C76CF06" w14:textId="77777777" w:rsidR="00BA6457" w:rsidRPr="008A250E" w:rsidRDefault="00BA6457" w:rsidP="00BA6457">
      <w:pPr>
        <w:pStyle w:val="Texto"/>
        <w:spacing w:line="238" w:lineRule="exact"/>
        <w:ind w:left="864" w:hanging="576"/>
        <w:rPr>
          <w:bCs/>
          <w:iCs/>
          <w:szCs w:val="18"/>
          <w:lang w:val="es-MX"/>
        </w:rPr>
      </w:pPr>
      <w:r w:rsidRPr="008A250E">
        <w:rPr>
          <w:b/>
          <w:bCs/>
          <w:iCs/>
          <w:szCs w:val="18"/>
          <w:lang w:val="es-MX"/>
        </w:rPr>
        <w:t>XVI.</w:t>
      </w:r>
      <w:r w:rsidRPr="008A250E">
        <w:rPr>
          <w:b/>
          <w:bCs/>
          <w:iCs/>
          <w:szCs w:val="18"/>
          <w:lang w:val="es-MX"/>
        </w:rPr>
        <w:tab/>
        <w:t>Instituto o INEGI</w:t>
      </w:r>
      <w:r w:rsidRPr="008A250E">
        <w:rPr>
          <w:b/>
          <w:iCs/>
          <w:szCs w:val="18"/>
          <w:lang w:val="es-MX"/>
        </w:rPr>
        <w:t xml:space="preserve">: </w:t>
      </w:r>
      <w:r w:rsidRPr="008A250E">
        <w:rPr>
          <w:bCs/>
          <w:iCs/>
          <w:szCs w:val="18"/>
          <w:lang w:val="es-MX"/>
        </w:rPr>
        <w:t>al Instituto Nacional de Estadística y Geografía;</w:t>
      </w:r>
    </w:p>
    <w:p w14:paraId="04F0EF47" w14:textId="77777777" w:rsidR="00BA6457" w:rsidRPr="008A250E" w:rsidRDefault="00BA6457" w:rsidP="00BA6457">
      <w:pPr>
        <w:pStyle w:val="Texto"/>
        <w:spacing w:line="238" w:lineRule="exact"/>
        <w:ind w:left="864" w:hanging="576"/>
        <w:rPr>
          <w:bCs/>
          <w:iCs/>
          <w:szCs w:val="18"/>
          <w:lang w:val="es-MX"/>
        </w:rPr>
      </w:pPr>
      <w:r w:rsidRPr="008A250E">
        <w:rPr>
          <w:b/>
          <w:iCs/>
          <w:szCs w:val="18"/>
          <w:lang w:val="es-MX"/>
        </w:rPr>
        <w:t>XVII.</w:t>
      </w:r>
      <w:r w:rsidRPr="008A250E">
        <w:rPr>
          <w:b/>
          <w:iCs/>
          <w:szCs w:val="18"/>
          <w:lang w:val="es-MX"/>
        </w:rPr>
        <w:tab/>
        <w:t xml:space="preserve">Línea de costa: </w:t>
      </w:r>
      <w:r w:rsidRPr="008A250E">
        <w:rPr>
          <w:bCs/>
          <w:iCs/>
          <w:szCs w:val="18"/>
          <w:lang w:val="es-MX"/>
        </w:rPr>
        <w:t>el límite para representar convencionalmente el contacto entre la tierra y el mar;</w:t>
      </w:r>
    </w:p>
    <w:p w14:paraId="2A181EF5" w14:textId="77777777" w:rsidR="00BA6457" w:rsidRPr="008A250E" w:rsidRDefault="00BA6457" w:rsidP="00BA6457">
      <w:pPr>
        <w:pStyle w:val="Texto"/>
        <w:spacing w:line="238" w:lineRule="exact"/>
        <w:ind w:left="864" w:hanging="576"/>
        <w:rPr>
          <w:bCs/>
          <w:iCs/>
          <w:szCs w:val="18"/>
          <w:lang w:val="es-MX"/>
        </w:rPr>
      </w:pPr>
      <w:r w:rsidRPr="008A250E">
        <w:rPr>
          <w:b/>
          <w:iCs/>
          <w:szCs w:val="18"/>
          <w:lang w:val="es-MX"/>
        </w:rPr>
        <w:t>XVIII.</w:t>
      </w:r>
      <w:r w:rsidRPr="008A250E">
        <w:rPr>
          <w:b/>
          <w:iCs/>
          <w:szCs w:val="18"/>
          <w:lang w:val="es-MX"/>
        </w:rPr>
        <w:tab/>
      </w:r>
      <w:r w:rsidRPr="008A250E">
        <w:rPr>
          <w:b/>
          <w:bCs/>
          <w:iCs/>
          <w:szCs w:val="18"/>
          <w:lang w:val="es-MX"/>
        </w:rPr>
        <w:t>Localidad</w:t>
      </w:r>
      <w:r w:rsidRPr="008A250E">
        <w:rPr>
          <w:b/>
          <w:iCs/>
          <w:szCs w:val="18"/>
          <w:lang w:val="es-MX"/>
        </w:rPr>
        <w:t>:</w:t>
      </w:r>
      <w:r w:rsidRPr="008A250E">
        <w:rPr>
          <w:b/>
          <w:bCs/>
          <w:iCs/>
          <w:szCs w:val="18"/>
          <w:lang w:val="es-MX"/>
        </w:rPr>
        <w:t xml:space="preserve"> </w:t>
      </w:r>
      <w:r w:rsidRPr="008A250E">
        <w:rPr>
          <w:bCs/>
          <w:iCs/>
          <w:szCs w:val="18"/>
          <w:lang w:val="es-MX"/>
        </w:rPr>
        <w:t xml:space="preserve">el lugar ocupado con una o más edificaciones utilizadas como viviendas, las cuales pueden estar habitadas o no, este lugar es reconocido por un nombre dado por alguna disposición legal o la costumbre; </w:t>
      </w:r>
    </w:p>
    <w:p w14:paraId="7A685E43" w14:textId="77777777" w:rsidR="00BA6457" w:rsidRPr="008A250E" w:rsidRDefault="00BA6457" w:rsidP="00BA6457">
      <w:pPr>
        <w:pStyle w:val="Texto"/>
        <w:spacing w:line="238" w:lineRule="exact"/>
        <w:ind w:left="864" w:hanging="576"/>
        <w:rPr>
          <w:szCs w:val="18"/>
          <w:lang w:val="es-MX"/>
        </w:rPr>
      </w:pPr>
      <w:r w:rsidRPr="008A250E">
        <w:rPr>
          <w:b/>
          <w:bCs/>
          <w:iCs/>
          <w:szCs w:val="18"/>
          <w:lang w:val="es-MX"/>
        </w:rPr>
        <w:t>XIX.</w:t>
      </w:r>
      <w:r w:rsidRPr="008A250E">
        <w:rPr>
          <w:b/>
          <w:bCs/>
          <w:iCs/>
          <w:szCs w:val="18"/>
          <w:lang w:val="es-MX"/>
        </w:rPr>
        <w:tab/>
        <w:t>Manzana:</w:t>
      </w:r>
      <w:r w:rsidRPr="008A250E">
        <w:rPr>
          <w:szCs w:val="18"/>
          <w:lang w:val="es-MX"/>
        </w:rPr>
        <w:t xml:space="preserve"> </w:t>
      </w:r>
      <w:r w:rsidRPr="008A250E">
        <w:rPr>
          <w:bCs/>
          <w:iCs/>
          <w:szCs w:val="18"/>
          <w:lang w:val="es-MX"/>
        </w:rPr>
        <w:t>la extensión territorial que está constituida por un grupo de viviendas, edificios, predios, lotes o terrenos de uso habitacional, comercial, industrial o de servicios; generalmente se puede rodear en su totalidad y está delimitada por calles, andadores, brechas, veredas, cercas, arroyos, barrancos o límites prediales;</w:t>
      </w:r>
    </w:p>
    <w:p w14:paraId="780E56B1" w14:textId="77777777" w:rsidR="005736CC" w:rsidRDefault="00BA6457" w:rsidP="00BA6457">
      <w:pPr>
        <w:pStyle w:val="Texto"/>
        <w:spacing w:line="238" w:lineRule="exact"/>
        <w:ind w:left="864" w:hanging="576"/>
        <w:rPr>
          <w:rStyle w:val="ui-provider"/>
        </w:rPr>
      </w:pPr>
      <w:r w:rsidRPr="008A250E">
        <w:rPr>
          <w:b/>
          <w:szCs w:val="18"/>
          <w:lang w:val="es-MX"/>
        </w:rPr>
        <w:t>XX.</w:t>
      </w:r>
      <w:r w:rsidRPr="008A250E">
        <w:rPr>
          <w:b/>
          <w:szCs w:val="18"/>
          <w:lang w:val="es-MX"/>
        </w:rPr>
        <w:tab/>
        <w:t>Marco Geoestadístico (MG):</w:t>
      </w:r>
      <w:r w:rsidRPr="008A250E">
        <w:rPr>
          <w:bCs/>
          <w:iCs/>
          <w:szCs w:val="18"/>
          <w:lang w:val="es-MX"/>
        </w:rPr>
        <w:t xml:space="preserve"> </w:t>
      </w:r>
      <w:r w:rsidR="000B7A5A">
        <w:rPr>
          <w:rStyle w:val="ui-provider"/>
        </w:rPr>
        <w:t>al sistema único de carácter nacional, cartográfico y tabular, diseñado por el INEGI, el cual presenta la división geoestadística del territorio continental e insular en diferentes niveles de desagregación para referir geográficamente la información estadística y geográfica de los censos, conteos, encuestas institucionales, registros administrativos y los resultados generados por los diversos proyectos y programas estadísticos de las Unidades del Estado. Dicho sistema forma parte de la infraestructura de información del Sistema Nacional de Información Estadística y Geográfica;</w:t>
      </w:r>
      <w:bookmarkEnd w:id="6"/>
    </w:p>
    <w:p w14:paraId="2A87A87B" w14:textId="6DEEAA76" w:rsidR="00BA6457" w:rsidRPr="008A250E" w:rsidRDefault="00BA6457" w:rsidP="00BA6457">
      <w:pPr>
        <w:pStyle w:val="Texto"/>
        <w:spacing w:line="238" w:lineRule="exact"/>
        <w:ind w:left="864" w:hanging="576"/>
        <w:rPr>
          <w:szCs w:val="18"/>
          <w:lang w:val="es-MX"/>
        </w:rPr>
      </w:pPr>
      <w:r w:rsidRPr="008A250E">
        <w:rPr>
          <w:b/>
          <w:bCs/>
          <w:szCs w:val="18"/>
          <w:lang w:val="es-MX"/>
        </w:rPr>
        <w:t>XXI.</w:t>
      </w:r>
      <w:r w:rsidRPr="008A250E">
        <w:rPr>
          <w:b/>
          <w:szCs w:val="18"/>
          <w:lang w:val="es-MX"/>
        </w:rPr>
        <w:tab/>
      </w:r>
      <w:r w:rsidRPr="008A250E">
        <w:rPr>
          <w:b/>
          <w:bCs/>
          <w:iCs/>
          <w:szCs w:val="18"/>
          <w:lang w:val="es-MX"/>
        </w:rPr>
        <w:t>Nombre</w:t>
      </w:r>
      <w:r w:rsidRPr="008A250E">
        <w:rPr>
          <w:b/>
          <w:bCs/>
          <w:szCs w:val="18"/>
          <w:lang w:val="es-MX"/>
        </w:rPr>
        <w:t>:</w:t>
      </w:r>
      <w:r w:rsidRPr="008A250E">
        <w:rPr>
          <w:b/>
          <w:szCs w:val="18"/>
          <w:lang w:val="es-MX"/>
        </w:rPr>
        <w:t xml:space="preserve"> </w:t>
      </w:r>
      <w:r w:rsidRPr="008A250E">
        <w:rPr>
          <w:szCs w:val="18"/>
          <w:lang w:val="es-MX"/>
        </w:rPr>
        <w:t>el sustantivo propio que identifica un objeto espacial y que es sujeto de registro;</w:t>
      </w:r>
    </w:p>
    <w:p w14:paraId="31574B0E" w14:textId="0051C0E9" w:rsidR="00BA6457" w:rsidRPr="008A250E" w:rsidRDefault="00BA6457" w:rsidP="00BA6457">
      <w:pPr>
        <w:pStyle w:val="Texto"/>
        <w:spacing w:line="238" w:lineRule="exact"/>
        <w:ind w:left="864" w:hanging="576"/>
        <w:rPr>
          <w:szCs w:val="18"/>
          <w:lang w:val="es-MX"/>
        </w:rPr>
      </w:pPr>
      <w:r w:rsidRPr="008A250E">
        <w:rPr>
          <w:b/>
          <w:bCs/>
          <w:szCs w:val="18"/>
          <w:lang w:val="es-MX"/>
        </w:rPr>
        <w:t>XXII.</w:t>
      </w:r>
      <w:r w:rsidRPr="008A250E">
        <w:rPr>
          <w:b/>
          <w:bCs/>
          <w:szCs w:val="18"/>
          <w:lang w:val="es-MX"/>
        </w:rPr>
        <w:tab/>
      </w:r>
      <w:r w:rsidRPr="008A250E">
        <w:rPr>
          <w:b/>
          <w:bCs/>
          <w:iCs/>
          <w:szCs w:val="18"/>
          <w:lang w:val="es-MX"/>
        </w:rPr>
        <w:t>Norma</w:t>
      </w:r>
      <w:r w:rsidRPr="008A250E">
        <w:rPr>
          <w:b/>
          <w:bCs/>
          <w:szCs w:val="18"/>
          <w:lang w:val="es-MX"/>
        </w:rPr>
        <w:t>:</w:t>
      </w:r>
      <w:r w:rsidRPr="008A250E">
        <w:rPr>
          <w:b/>
          <w:szCs w:val="18"/>
          <w:lang w:val="es-MX"/>
        </w:rPr>
        <w:t xml:space="preserve"> </w:t>
      </w:r>
      <w:r w:rsidRPr="008A250E">
        <w:rPr>
          <w:szCs w:val="18"/>
          <w:lang w:val="es-MX"/>
        </w:rPr>
        <w:t xml:space="preserve">la </w:t>
      </w:r>
      <w:r w:rsidR="00FA087F">
        <w:rPr>
          <w:szCs w:val="18"/>
          <w:lang w:val="es-MX"/>
        </w:rPr>
        <w:t xml:space="preserve">presente </w:t>
      </w:r>
      <w:r w:rsidRPr="008A250E">
        <w:rPr>
          <w:szCs w:val="18"/>
          <w:lang w:val="es-MX"/>
        </w:rPr>
        <w:t>Norma Técnica sobre Domicilios Geográficos;</w:t>
      </w:r>
    </w:p>
    <w:p w14:paraId="7CE71FCA" w14:textId="51932E09" w:rsidR="00BA6457" w:rsidRPr="008A250E" w:rsidRDefault="00BA6457" w:rsidP="00BA6457">
      <w:pPr>
        <w:pStyle w:val="Texto"/>
        <w:spacing w:line="238" w:lineRule="exact"/>
        <w:ind w:left="864" w:hanging="576"/>
        <w:rPr>
          <w:szCs w:val="18"/>
          <w:lang w:val="es-MX"/>
        </w:rPr>
      </w:pPr>
      <w:r w:rsidRPr="008A250E">
        <w:rPr>
          <w:b/>
          <w:bCs/>
          <w:szCs w:val="18"/>
          <w:lang w:val="es-MX"/>
        </w:rPr>
        <w:t>XXIII.</w:t>
      </w:r>
      <w:r w:rsidRPr="008A250E">
        <w:rPr>
          <w:b/>
          <w:bCs/>
          <w:szCs w:val="18"/>
          <w:lang w:val="es-MX"/>
        </w:rPr>
        <w:tab/>
      </w:r>
      <w:r w:rsidRPr="008A250E">
        <w:rPr>
          <w:b/>
          <w:bCs/>
          <w:iCs/>
          <w:szCs w:val="18"/>
          <w:lang w:val="es-MX"/>
        </w:rPr>
        <w:t>Número</w:t>
      </w:r>
      <w:r w:rsidRPr="008A250E">
        <w:rPr>
          <w:b/>
          <w:szCs w:val="18"/>
          <w:lang w:val="es-MX"/>
        </w:rPr>
        <w:t xml:space="preserve"> exterior</w:t>
      </w:r>
      <w:r w:rsidRPr="008A250E">
        <w:rPr>
          <w:b/>
          <w:bCs/>
          <w:szCs w:val="18"/>
          <w:lang w:val="es-MX"/>
        </w:rPr>
        <w:t xml:space="preserve">: </w:t>
      </w:r>
      <w:r w:rsidRPr="008A250E">
        <w:rPr>
          <w:iCs/>
          <w:szCs w:val="18"/>
          <w:lang w:val="es-MX"/>
        </w:rPr>
        <w:t xml:space="preserve"> caracteres alfanuméricos y símbolos que identifican un inmueble en una vialidad</w:t>
      </w:r>
      <w:r w:rsidR="0041267A">
        <w:rPr>
          <w:iCs/>
          <w:szCs w:val="18"/>
          <w:lang w:val="es-MX"/>
        </w:rPr>
        <w:t>;</w:t>
      </w:r>
    </w:p>
    <w:p w14:paraId="49BB8211" w14:textId="77777777" w:rsidR="00BA6457" w:rsidRPr="008A250E" w:rsidRDefault="00BA6457" w:rsidP="00BA6457">
      <w:pPr>
        <w:pStyle w:val="Texto"/>
        <w:spacing w:line="238" w:lineRule="exact"/>
        <w:ind w:left="864" w:hanging="576"/>
        <w:rPr>
          <w:szCs w:val="18"/>
          <w:lang w:val="es-MX"/>
        </w:rPr>
      </w:pPr>
      <w:r w:rsidRPr="008A250E">
        <w:rPr>
          <w:b/>
          <w:bCs/>
          <w:szCs w:val="18"/>
          <w:lang w:val="es-MX"/>
        </w:rPr>
        <w:t>XXIV.</w:t>
      </w:r>
      <w:r w:rsidRPr="008A250E">
        <w:rPr>
          <w:b/>
          <w:bCs/>
          <w:szCs w:val="18"/>
          <w:lang w:val="es-MX"/>
        </w:rPr>
        <w:tab/>
      </w:r>
      <w:r w:rsidRPr="008A250E">
        <w:rPr>
          <w:b/>
          <w:bCs/>
          <w:iCs/>
          <w:szCs w:val="18"/>
          <w:lang w:val="es-MX"/>
        </w:rPr>
        <w:t>Número</w:t>
      </w:r>
      <w:r w:rsidRPr="008A250E">
        <w:rPr>
          <w:b/>
          <w:szCs w:val="18"/>
          <w:lang w:val="es-MX"/>
        </w:rPr>
        <w:t xml:space="preserve"> interior</w:t>
      </w:r>
      <w:r w:rsidRPr="008A250E">
        <w:rPr>
          <w:b/>
          <w:bCs/>
          <w:szCs w:val="18"/>
          <w:lang w:val="es-MX"/>
        </w:rPr>
        <w:t xml:space="preserve">: </w:t>
      </w:r>
      <w:r w:rsidRPr="008A250E">
        <w:rPr>
          <w:bCs/>
          <w:szCs w:val="18"/>
          <w:lang w:val="es-MX"/>
        </w:rPr>
        <w:t>caracteres alfanuméricos y símbolos que identifican una vivienda o establecimiento al interior de un predio o inmueble, con número exterior designado</w:t>
      </w:r>
      <w:r w:rsidRPr="008A250E">
        <w:rPr>
          <w:szCs w:val="18"/>
          <w:lang w:val="es-MX"/>
        </w:rPr>
        <w:t>;</w:t>
      </w:r>
    </w:p>
    <w:p w14:paraId="39799F6B" w14:textId="77777777" w:rsidR="00BA6457" w:rsidRDefault="00BA6457" w:rsidP="00BA6457">
      <w:pPr>
        <w:pStyle w:val="Texto"/>
        <w:spacing w:line="238" w:lineRule="exact"/>
        <w:ind w:left="864" w:hanging="576"/>
        <w:rPr>
          <w:szCs w:val="18"/>
          <w:lang w:val="es-MX"/>
        </w:rPr>
      </w:pPr>
      <w:r w:rsidRPr="008A250E">
        <w:rPr>
          <w:b/>
          <w:szCs w:val="18"/>
          <w:lang w:val="es-MX"/>
        </w:rPr>
        <w:t>XXV.</w:t>
      </w:r>
      <w:r w:rsidRPr="008A250E">
        <w:rPr>
          <w:szCs w:val="18"/>
          <w:lang w:val="es-MX"/>
        </w:rPr>
        <w:tab/>
      </w:r>
      <w:r w:rsidRPr="008A250E">
        <w:rPr>
          <w:b/>
          <w:szCs w:val="18"/>
          <w:lang w:val="es-MX"/>
        </w:rPr>
        <w:t>Objeto espacial:</w:t>
      </w:r>
      <w:r w:rsidRPr="008A250E">
        <w:rPr>
          <w:szCs w:val="18"/>
          <w:lang w:val="es-MX"/>
        </w:rPr>
        <w:t xml:space="preserve"> el que se refiere a la abstracción a partir de un elemento del espacio geográfico. Puede corresponder con elementos de la naturaleza, con elementos producto de la mano del hombre o con abstracciones numéricas derivadas de las dos anteriores. Su característica intrínseca es la referencia espacial en dos o tres dimensiones, expresada en coordenadas geográficas o cartesianas;</w:t>
      </w:r>
    </w:p>
    <w:p w14:paraId="09E58C2A" w14:textId="77777777" w:rsidR="00BA6457" w:rsidRPr="008A250E" w:rsidRDefault="00BA6457" w:rsidP="00BA6457">
      <w:pPr>
        <w:pStyle w:val="Texto"/>
        <w:spacing w:line="238" w:lineRule="exact"/>
        <w:ind w:left="864" w:hanging="576"/>
        <w:rPr>
          <w:bCs/>
          <w:iCs/>
          <w:szCs w:val="18"/>
          <w:lang w:val="es-MX"/>
        </w:rPr>
      </w:pPr>
      <w:r w:rsidRPr="008A250E">
        <w:rPr>
          <w:b/>
          <w:bCs/>
          <w:szCs w:val="18"/>
          <w:lang w:val="es-MX"/>
        </w:rPr>
        <w:t>XXVI.</w:t>
      </w:r>
      <w:r w:rsidRPr="008A250E">
        <w:rPr>
          <w:b/>
          <w:bCs/>
          <w:iCs/>
          <w:szCs w:val="18"/>
          <w:lang w:val="es-MX"/>
        </w:rPr>
        <w:tab/>
      </w:r>
      <w:r w:rsidRPr="008A250E">
        <w:rPr>
          <w:b/>
          <w:iCs/>
          <w:szCs w:val="18"/>
          <w:lang w:val="es-MX"/>
        </w:rPr>
        <w:t>Predio o Inmueble:</w:t>
      </w:r>
      <w:r w:rsidRPr="008A250E">
        <w:rPr>
          <w:szCs w:val="18"/>
          <w:lang w:val="es-MX"/>
        </w:rPr>
        <w:t xml:space="preserve"> </w:t>
      </w:r>
      <w:r w:rsidRPr="008A250E">
        <w:rPr>
          <w:bCs/>
          <w:iCs/>
          <w:szCs w:val="18"/>
          <w:lang w:val="es-MX"/>
        </w:rPr>
        <w:t>el terreno urbano o rústico que contiene o no construcción, el cual está sujeto en su caso a un régimen de propiedad con extensión y límites físicos reconocidos, en posesión y administrados por una sola entidad, ya sea de manera particular, colectiva, social o pública y es avalada por la autoridad competente;</w:t>
      </w:r>
    </w:p>
    <w:p w14:paraId="463ED4E4" w14:textId="77777777" w:rsidR="00BA6457" w:rsidRPr="008A250E" w:rsidRDefault="00BA6457" w:rsidP="00BA6457">
      <w:pPr>
        <w:pStyle w:val="Texto"/>
        <w:spacing w:line="238" w:lineRule="exact"/>
        <w:ind w:left="864" w:hanging="576"/>
        <w:rPr>
          <w:b/>
          <w:bCs/>
          <w:iCs/>
          <w:szCs w:val="18"/>
          <w:lang w:val="es-MX"/>
        </w:rPr>
      </w:pPr>
      <w:bookmarkStart w:id="7" w:name="_Hlk142312941"/>
      <w:r w:rsidRPr="008A250E">
        <w:rPr>
          <w:b/>
          <w:bCs/>
          <w:iCs/>
          <w:szCs w:val="18"/>
          <w:lang w:val="es-MX"/>
        </w:rPr>
        <w:lastRenderedPageBreak/>
        <w:t xml:space="preserve">XXVII. </w:t>
      </w:r>
      <w:r w:rsidRPr="008A250E">
        <w:rPr>
          <w:b/>
          <w:bCs/>
          <w:iCs/>
          <w:szCs w:val="18"/>
          <w:lang w:val="es-MX"/>
        </w:rPr>
        <w:tab/>
        <w:t xml:space="preserve"> Registro</w:t>
      </w:r>
      <w:r w:rsidRPr="008A250E">
        <w:rPr>
          <w:b/>
          <w:szCs w:val="18"/>
          <w:lang w:val="es-MX"/>
        </w:rPr>
        <w:t xml:space="preserve"> Administrativo</w:t>
      </w:r>
      <w:r w:rsidRPr="008A250E">
        <w:rPr>
          <w:b/>
          <w:bCs/>
          <w:iCs/>
          <w:szCs w:val="18"/>
          <w:lang w:val="es-MX"/>
        </w:rPr>
        <w:t>:</w:t>
      </w:r>
      <w:r w:rsidRPr="008A250E">
        <w:rPr>
          <w:bCs/>
          <w:iCs/>
          <w:szCs w:val="18"/>
          <w:lang w:val="es-MX"/>
        </w:rPr>
        <w:t xml:space="preserve"> conjunto de datos que fueron generados con fines operacionales o como parte de las funciones de una institución pública o privada sobre un tipo de objeto, sujeto, acción, hecho o evento, y obtenidos sistemáticamente con base en un formato específico ya sea impreso, digital u otro y bajo un marco de funciones y facultades formalmente establecidas en instrumentos jurídicos o reglamentarios;</w:t>
      </w:r>
    </w:p>
    <w:p w14:paraId="7379FA0E" w14:textId="68521159" w:rsidR="00BA6457" w:rsidRPr="008A250E" w:rsidRDefault="00BA6457" w:rsidP="00BA6457">
      <w:pPr>
        <w:pStyle w:val="Texto"/>
        <w:spacing w:line="238" w:lineRule="exact"/>
        <w:ind w:left="864" w:hanging="576"/>
        <w:rPr>
          <w:bCs/>
          <w:iCs/>
          <w:szCs w:val="18"/>
          <w:lang w:val="es-MX"/>
        </w:rPr>
      </w:pPr>
      <w:bookmarkStart w:id="8" w:name="_Hlk140842873"/>
      <w:bookmarkEnd w:id="7"/>
      <w:r w:rsidRPr="00BA6457">
        <w:rPr>
          <w:b/>
          <w:szCs w:val="18"/>
          <w:lang w:val="es-MX"/>
        </w:rPr>
        <w:t>XXVIII.</w:t>
      </w:r>
      <w:bookmarkStart w:id="9" w:name="_Hlk140842900"/>
      <w:r w:rsidRPr="00BA6457">
        <w:rPr>
          <w:b/>
          <w:szCs w:val="18"/>
          <w:lang w:val="es-MX"/>
        </w:rPr>
        <w:tab/>
      </w:r>
      <w:bookmarkEnd w:id="9"/>
      <w:r>
        <w:rPr>
          <w:b/>
          <w:szCs w:val="18"/>
          <w:lang w:val="es-MX"/>
        </w:rPr>
        <w:t xml:space="preserve"> </w:t>
      </w:r>
      <w:r w:rsidRPr="00BA6457">
        <w:rPr>
          <w:b/>
          <w:szCs w:val="18"/>
          <w:lang w:val="es-MX"/>
        </w:rPr>
        <w:t>Unidades</w:t>
      </w:r>
      <w:r w:rsidRPr="008A250E">
        <w:rPr>
          <w:b/>
          <w:bCs/>
          <w:iCs/>
          <w:szCs w:val="18"/>
          <w:lang w:val="es-MX"/>
        </w:rPr>
        <w:t xml:space="preserve"> del Estado o Unidades</w:t>
      </w:r>
      <w:r w:rsidRPr="008A250E">
        <w:rPr>
          <w:b/>
          <w:iCs/>
          <w:szCs w:val="18"/>
          <w:lang w:val="es-MX"/>
        </w:rPr>
        <w:t>:</w:t>
      </w:r>
      <w:r w:rsidRPr="008A250E">
        <w:rPr>
          <w:bCs/>
          <w:iCs/>
          <w:szCs w:val="18"/>
          <w:lang w:val="es-MX"/>
        </w:rPr>
        <w:t xml:space="preserve"> </w:t>
      </w:r>
      <w:bookmarkEnd w:id="8"/>
      <w:r w:rsidRPr="008A250E">
        <w:rPr>
          <w:bCs/>
          <w:iCs/>
          <w:szCs w:val="18"/>
          <w:lang w:val="es-MX"/>
        </w:rPr>
        <w:t>las áreas administrativas que cuenten con atribuciones para desarrollar Actividades Estadísticas y Geográficas o que cuenten con registros administrativos que permitan obtener Información de Interés Nacional de:</w:t>
      </w:r>
    </w:p>
    <w:p w14:paraId="297AD303" w14:textId="6D641811" w:rsidR="00BA6457" w:rsidRPr="008A250E" w:rsidRDefault="00BA6457" w:rsidP="00BA6457">
      <w:pPr>
        <w:pStyle w:val="Texto"/>
        <w:spacing w:line="238" w:lineRule="exact"/>
        <w:ind w:left="1701" w:hanging="283"/>
        <w:rPr>
          <w:szCs w:val="18"/>
          <w:lang w:val="es-MX"/>
        </w:rPr>
      </w:pPr>
      <w:r w:rsidRPr="008A250E">
        <w:rPr>
          <w:b/>
          <w:bCs/>
          <w:szCs w:val="18"/>
          <w:lang w:val="es-MX"/>
        </w:rPr>
        <w:t>a)</w:t>
      </w:r>
      <w:r>
        <w:rPr>
          <w:szCs w:val="18"/>
          <w:lang w:val="es-MX"/>
        </w:rPr>
        <w:t xml:space="preserve"> </w:t>
      </w:r>
      <w:r w:rsidRPr="008A250E">
        <w:rPr>
          <w:szCs w:val="18"/>
          <w:lang w:val="es-MX"/>
        </w:rPr>
        <w:t>Las dependencias y entidades de la Administración Pública Federal, incluyendo a las de la</w:t>
      </w:r>
      <w:r w:rsidR="00D73194">
        <w:rPr>
          <w:szCs w:val="18"/>
          <w:lang w:val="es-MX"/>
        </w:rPr>
        <w:t xml:space="preserve"> </w:t>
      </w:r>
      <w:r w:rsidRPr="008A250E">
        <w:rPr>
          <w:szCs w:val="18"/>
          <w:lang w:val="es-MX"/>
        </w:rPr>
        <w:t>Presidencia de la República;</w:t>
      </w:r>
    </w:p>
    <w:p w14:paraId="67FDF187" w14:textId="77777777" w:rsidR="00BA6457" w:rsidRPr="008A250E" w:rsidRDefault="00BA6457" w:rsidP="00BA6457">
      <w:pPr>
        <w:pStyle w:val="Texto"/>
        <w:spacing w:line="238" w:lineRule="exact"/>
        <w:ind w:left="864" w:firstLine="554"/>
        <w:rPr>
          <w:szCs w:val="18"/>
          <w:lang w:val="es-MX"/>
        </w:rPr>
      </w:pPr>
      <w:r w:rsidRPr="008A250E">
        <w:rPr>
          <w:b/>
          <w:szCs w:val="18"/>
          <w:lang w:val="es-MX"/>
        </w:rPr>
        <w:t>b)</w:t>
      </w:r>
      <w:r>
        <w:rPr>
          <w:szCs w:val="18"/>
          <w:lang w:val="es-MX"/>
        </w:rPr>
        <w:t xml:space="preserve"> </w:t>
      </w:r>
      <w:r w:rsidRPr="008A250E">
        <w:rPr>
          <w:szCs w:val="18"/>
          <w:lang w:val="es-MX"/>
        </w:rPr>
        <w:t>Los Poderes Legislativo y Judicial de la Federación;</w:t>
      </w:r>
    </w:p>
    <w:p w14:paraId="1427C746" w14:textId="2EE99F8C" w:rsidR="00BA6457" w:rsidRPr="008A250E" w:rsidRDefault="00BA6457" w:rsidP="00D73194">
      <w:pPr>
        <w:pStyle w:val="Texto"/>
        <w:spacing w:line="238" w:lineRule="exact"/>
        <w:ind w:left="1701" w:hanging="283"/>
        <w:rPr>
          <w:szCs w:val="18"/>
          <w:lang w:val="es-MX"/>
        </w:rPr>
      </w:pPr>
      <w:r w:rsidRPr="008A250E">
        <w:rPr>
          <w:b/>
          <w:szCs w:val="18"/>
          <w:lang w:val="es-MX"/>
        </w:rPr>
        <w:t>c)</w:t>
      </w:r>
      <w:r>
        <w:rPr>
          <w:szCs w:val="18"/>
          <w:lang w:val="es-MX"/>
        </w:rPr>
        <w:t xml:space="preserve"> </w:t>
      </w:r>
      <w:r w:rsidRPr="008A250E">
        <w:rPr>
          <w:szCs w:val="18"/>
          <w:lang w:val="es-MX"/>
        </w:rPr>
        <w:t>Las entidades federativas, los municipios y las demarcaciones territoriales de la Ciudad de</w:t>
      </w:r>
      <w:r w:rsidR="00D73194">
        <w:rPr>
          <w:szCs w:val="18"/>
          <w:lang w:val="es-MX"/>
        </w:rPr>
        <w:t xml:space="preserve">     </w:t>
      </w:r>
      <w:r w:rsidRPr="008A250E">
        <w:rPr>
          <w:szCs w:val="18"/>
          <w:lang w:val="es-MX"/>
        </w:rPr>
        <w:t>México;</w:t>
      </w:r>
    </w:p>
    <w:p w14:paraId="55148C3D" w14:textId="77777777" w:rsidR="00BA6457" w:rsidRPr="008A250E" w:rsidRDefault="00BA6457" w:rsidP="00BA6457">
      <w:pPr>
        <w:pStyle w:val="Texto"/>
        <w:spacing w:line="238" w:lineRule="exact"/>
        <w:ind w:left="1418" w:hanging="13"/>
        <w:rPr>
          <w:szCs w:val="18"/>
          <w:lang w:val="es-MX"/>
        </w:rPr>
      </w:pPr>
      <w:r w:rsidRPr="008A250E">
        <w:rPr>
          <w:b/>
          <w:szCs w:val="18"/>
          <w:lang w:val="es-MX"/>
        </w:rPr>
        <w:t>d)</w:t>
      </w:r>
      <w:r>
        <w:rPr>
          <w:szCs w:val="18"/>
          <w:lang w:val="es-MX"/>
        </w:rPr>
        <w:t xml:space="preserve"> </w:t>
      </w:r>
      <w:r w:rsidRPr="008A250E">
        <w:rPr>
          <w:szCs w:val="18"/>
          <w:lang w:val="es-MX"/>
        </w:rPr>
        <w:t>Los organismos constitucionales autónomos, y</w:t>
      </w:r>
    </w:p>
    <w:p w14:paraId="1054E8C3" w14:textId="77777777" w:rsidR="00BA6457" w:rsidRPr="008A250E" w:rsidRDefault="00BA6457" w:rsidP="00BA6457">
      <w:pPr>
        <w:pStyle w:val="Texto"/>
        <w:spacing w:line="238" w:lineRule="exact"/>
        <w:ind w:left="1418" w:hanging="13"/>
        <w:rPr>
          <w:szCs w:val="18"/>
          <w:lang w:val="es-MX"/>
        </w:rPr>
      </w:pPr>
      <w:r w:rsidRPr="008A250E">
        <w:rPr>
          <w:b/>
          <w:szCs w:val="18"/>
          <w:lang w:val="es-MX"/>
        </w:rPr>
        <w:t>e)</w:t>
      </w:r>
      <w:r>
        <w:rPr>
          <w:szCs w:val="18"/>
          <w:lang w:val="es-MX"/>
        </w:rPr>
        <w:t xml:space="preserve"> </w:t>
      </w:r>
      <w:r w:rsidRPr="008A250E">
        <w:rPr>
          <w:szCs w:val="18"/>
          <w:lang w:val="es-MX"/>
        </w:rPr>
        <w:t>Los tribunales administrativos federales.</w:t>
      </w:r>
    </w:p>
    <w:p w14:paraId="24724A32" w14:textId="2C9B1B74" w:rsidR="00BA6457" w:rsidRPr="008A250E" w:rsidRDefault="00BA6457" w:rsidP="00BA6457">
      <w:pPr>
        <w:pStyle w:val="Texto"/>
        <w:spacing w:line="238" w:lineRule="exact"/>
        <w:ind w:left="864" w:hanging="13"/>
        <w:rPr>
          <w:bCs/>
          <w:iCs/>
          <w:szCs w:val="18"/>
          <w:lang w:val="es-MX"/>
        </w:rPr>
      </w:pPr>
      <w:r w:rsidRPr="008A250E">
        <w:rPr>
          <w:bCs/>
          <w:iCs/>
          <w:szCs w:val="18"/>
          <w:lang w:val="es-MX"/>
        </w:rPr>
        <w:t>Cuando el Instituto genere Información, se considerará como Unidad del Estado</w:t>
      </w:r>
      <w:r w:rsidR="003866D0">
        <w:rPr>
          <w:bCs/>
          <w:iCs/>
          <w:szCs w:val="18"/>
          <w:lang w:val="es-MX"/>
        </w:rPr>
        <w:t xml:space="preserve"> para efectos de la LS</w:t>
      </w:r>
      <w:r w:rsidR="0041267A">
        <w:rPr>
          <w:bCs/>
          <w:iCs/>
          <w:szCs w:val="18"/>
          <w:lang w:val="es-MX"/>
        </w:rPr>
        <w:t>N</w:t>
      </w:r>
      <w:r w:rsidR="003866D0">
        <w:rPr>
          <w:bCs/>
          <w:iCs/>
          <w:szCs w:val="18"/>
          <w:lang w:val="es-MX"/>
        </w:rPr>
        <w:t>IEG</w:t>
      </w:r>
      <w:r w:rsidRPr="008A250E">
        <w:rPr>
          <w:bCs/>
          <w:iCs/>
          <w:szCs w:val="18"/>
          <w:lang w:val="es-MX"/>
        </w:rPr>
        <w:t xml:space="preserve">; </w:t>
      </w:r>
    </w:p>
    <w:p w14:paraId="4F953355" w14:textId="77777777" w:rsidR="00BA6457" w:rsidRPr="008A250E" w:rsidRDefault="00BA6457" w:rsidP="00BA6457">
      <w:pPr>
        <w:pStyle w:val="Texto"/>
        <w:spacing w:line="238" w:lineRule="exact"/>
        <w:ind w:left="864" w:hanging="576"/>
        <w:rPr>
          <w:szCs w:val="18"/>
          <w:lang w:val="es-MX"/>
        </w:rPr>
      </w:pPr>
      <w:r w:rsidRPr="008A250E">
        <w:rPr>
          <w:b/>
          <w:szCs w:val="18"/>
          <w:lang w:val="es-MX"/>
        </w:rPr>
        <w:t>XXIX.</w:t>
      </w:r>
      <w:r w:rsidRPr="008A250E">
        <w:rPr>
          <w:b/>
          <w:szCs w:val="18"/>
          <w:lang w:val="es-MX"/>
        </w:rPr>
        <w:tab/>
      </w:r>
      <w:r w:rsidRPr="008A250E">
        <w:rPr>
          <w:b/>
          <w:bCs/>
          <w:szCs w:val="18"/>
          <w:lang w:val="es-MX"/>
        </w:rPr>
        <w:t>Usuarios:</w:t>
      </w:r>
      <w:r w:rsidRPr="008A250E">
        <w:rPr>
          <w:szCs w:val="18"/>
          <w:lang w:val="es-MX"/>
        </w:rPr>
        <w:t xml:space="preserve"> Unidades del Estado, personas físicas o morales y la sociedad en general, que soliciten        información estadística y/o geográfica;</w:t>
      </w:r>
    </w:p>
    <w:p w14:paraId="29DF358C" w14:textId="77777777" w:rsidR="00BA6457" w:rsidRPr="008A250E" w:rsidRDefault="00BA6457" w:rsidP="00BA6457">
      <w:pPr>
        <w:pStyle w:val="Texto"/>
        <w:spacing w:line="238" w:lineRule="exact"/>
        <w:ind w:left="864" w:hanging="576"/>
        <w:rPr>
          <w:bCs/>
          <w:iCs/>
          <w:szCs w:val="18"/>
          <w:lang w:val="es-MX"/>
        </w:rPr>
      </w:pPr>
      <w:r w:rsidRPr="008A250E">
        <w:rPr>
          <w:b/>
          <w:iCs/>
          <w:szCs w:val="18"/>
          <w:lang w:val="es-MX"/>
        </w:rPr>
        <w:t>XXX.</w:t>
      </w:r>
      <w:r w:rsidRPr="008A250E">
        <w:rPr>
          <w:b/>
          <w:iCs/>
          <w:szCs w:val="18"/>
          <w:lang w:val="es-MX"/>
        </w:rPr>
        <w:tab/>
        <w:t>Vía de comunicación:</w:t>
      </w:r>
      <w:r w:rsidRPr="008A250E">
        <w:rPr>
          <w:iCs/>
          <w:szCs w:val="18"/>
          <w:lang w:val="es-MX"/>
        </w:rPr>
        <w:t xml:space="preserve"> </w:t>
      </w:r>
      <w:r w:rsidRPr="008A250E">
        <w:rPr>
          <w:bCs/>
          <w:iCs/>
          <w:szCs w:val="18"/>
          <w:lang w:val="es-MX"/>
        </w:rPr>
        <w:t>la ruta destinada al tránsito de personas, vehículos o animales, pueden ser terrestres, acuáticas o</w:t>
      </w:r>
      <w:r>
        <w:rPr>
          <w:bCs/>
          <w:iCs/>
          <w:szCs w:val="18"/>
          <w:lang w:val="es-MX"/>
        </w:rPr>
        <w:t xml:space="preserve"> aéreas, y</w:t>
      </w:r>
      <w:r w:rsidRPr="008A250E">
        <w:rPr>
          <w:bCs/>
          <w:iCs/>
          <w:szCs w:val="18"/>
          <w:lang w:val="es-MX"/>
        </w:rPr>
        <w:t xml:space="preserve"> </w:t>
      </w:r>
    </w:p>
    <w:p w14:paraId="73160463" w14:textId="7CF59FE9" w:rsidR="00BA6457" w:rsidRPr="008A250E" w:rsidRDefault="00BA6457" w:rsidP="00BA6457">
      <w:pPr>
        <w:pStyle w:val="Texto"/>
        <w:spacing w:line="238" w:lineRule="exact"/>
        <w:ind w:left="864" w:hanging="576"/>
        <w:rPr>
          <w:bCs/>
          <w:iCs/>
          <w:szCs w:val="18"/>
          <w:lang w:val="es-MX"/>
        </w:rPr>
      </w:pPr>
      <w:r w:rsidRPr="008A250E">
        <w:rPr>
          <w:b/>
          <w:iCs/>
          <w:szCs w:val="18"/>
          <w:lang w:val="es-MX"/>
        </w:rPr>
        <w:t>XXXI.</w:t>
      </w:r>
      <w:r w:rsidRPr="008A250E">
        <w:rPr>
          <w:b/>
          <w:iCs/>
          <w:szCs w:val="18"/>
          <w:lang w:val="es-MX"/>
        </w:rPr>
        <w:tab/>
      </w:r>
      <w:r w:rsidRPr="008A250E">
        <w:rPr>
          <w:b/>
          <w:bCs/>
          <w:iCs/>
          <w:szCs w:val="18"/>
          <w:lang w:val="es-MX"/>
        </w:rPr>
        <w:t>Vialidad</w:t>
      </w:r>
      <w:r w:rsidRPr="008A250E">
        <w:rPr>
          <w:b/>
          <w:iCs/>
          <w:szCs w:val="18"/>
          <w:lang w:val="es-MX"/>
        </w:rPr>
        <w:t>:</w:t>
      </w:r>
      <w:r w:rsidRPr="008A250E">
        <w:rPr>
          <w:b/>
          <w:bCs/>
          <w:iCs/>
          <w:szCs w:val="18"/>
          <w:lang w:val="es-MX"/>
        </w:rPr>
        <w:t xml:space="preserve"> </w:t>
      </w:r>
      <w:r w:rsidRPr="008A250E">
        <w:rPr>
          <w:bCs/>
          <w:iCs/>
          <w:szCs w:val="18"/>
          <w:lang w:val="es-MX"/>
        </w:rPr>
        <w:t>la superficie del terreno destinada para el tránsito vehicular y/o peatonal</w:t>
      </w:r>
      <w:r w:rsidR="001348E0">
        <w:rPr>
          <w:bCs/>
          <w:iCs/>
          <w:szCs w:val="18"/>
          <w:lang w:val="es-MX"/>
        </w:rPr>
        <w:t>.</w:t>
      </w:r>
    </w:p>
    <w:p w14:paraId="2E3430C0" w14:textId="77777777" w:rsidR="00BA6457" w:rsidRPr="00102F5E" w:rsidRDefault="00BA6457" w:rsidP="00BA6457">
      <w:pPr>
        <w:pStyle w:val="Texto"/>
        <w:spacing w:line="239" w:lineRule="exact"/>
        <w:ind w:firstLine="0"/>
        <w:jc w:val="center"/>
        <w:rPr>
          <w:b/>
        </w:rPr>
      </w:pPr>
      <w:r>
        <w:rPr>
          <w:b/>
        </w:rPr>
        <w:t>Capítulo</w:t>
      </w:r>
      <w:r w:rsidRPr="00102F5E">
        <w:rPr>
          <w:b/>
        </w:rPr>
        <w:t xml:space="preserve"> II</w:t>
      </w:r>
    </w:p>
    <w:p w14:paraId="233F0121" w14:textId="77777777" w:rsidR="00BA6457" w:rsidRDefault="00BA6457" w:rsidP="00BA6457">
      <w:pPr>
        <w:pStyle w:val="Texto"/>
        <w:spacing w:line="239" w:lineRule="exact"/>
        <w:ind w:firstLine="0"/>
        <w:jc w:val="center"/>
        <w:rPr>
          <w:b/>
        </w:rPr>
      </w:pPr>
      <w:r>
        <w:rPr>
          <w:b/>
        </w:rPr>
        <w:t>Disposiciones específicas</w:t>
      </w:r>
    </w:p>
    <w:p w14:paraId="2D336BC3" w14:textId="578FACD2" w:rsidR="00BA6457" w:rsidRPr="000B6E65" w:rsidRDefault="00BA6457" w:rsidP="00BA6457">
      <w:pPr>
        <w:pStyle w:val="Texto"/>
        <w:spacing w:line="239" w:lineRule="exact"/>
        <w:rPr>
          <w:szCs w:val="18"/>
        </w:rPr>
      </w:pPr>
      <w:r w:rsidRPr="00AD1441">
        <w:rPr>
          <w:b/>
        </w:rPr>
        <w:t xml:space="preserve">Artículo </w:t>
      </w:r>
      <w:r>
        <w:rPr>
          <w:b/>
        </w:rPr>
        <w:t>4</w:t>
      </w:r>
      <w:r w:rsidRPr="00AD1441">
        <w:rPr>
          <w:b/>
        </w:rPr>
        <w:t xml:space="preserve">. </w:t>
      </w:r>
      <w:r w:rsidRPr="000B6E65">
        <w:rPr>
          <w:rStyle w:val="tit2Car"/>
          <w:b w:val="0"/>
          <w:color w:val="000000" w:themeColor="text1"/>
        </w:rPr>
        <w:t xml:space="preserve">El </w:t>
      </w:r>
      <w:r w:rsidR="004672CF" w:rsidRPr="00F203D9">
        <w:t xml:space="preserve">Domicilio Geográfico </w:t>
      </w:r>
      <w:r w:rsidRPr="000B6E65">
        <w:rPr>
          <w:rStyle w:val="tit2Car"/>
          <w:b w:val="0"/>
          <w:color w:val="000000" w:themeColor="text1"/>
        </w:rPr>
        <w:t>deberá comprender atributos del ámbito urbano-rural, y deberá aplicarse para el concepto de un lugar localizable espacialmente, donde alguien o algo se considere establecido.</w:t>
      </w:r>
    </w:p>
    <w:p w14:paraId="28B9EDDC" w14:textId="3DE5CF41" w:rsidR="00BA6457" w:rsidRPr="006A7825" w:rsidRDefault="00BA6457" w:rsidP="00BA6457">
      <w:pPr>
        <w:pStyle w:val="Texto"/>
        <w:spacing w:line="239" w:lineRule="exact"/>
        <w:rPr>
          <w:szCs w:val="18"/>
        </w:rPr>
      </w:pPr>
      <w:bookmarkStart w:id="10" w:name="_Hlk164857038"/>
      <w:r w:rsidRPr="006A7825">
        <w:rPr>
          <w:b/>
          <w:szCs w:val="18"/>
        </w:rPr>
        <w:t>Artículo 5.</w:t>
      </w:r>
      <w:bookmarkStart w:id="11" w:name="_Hlk18931585"/>
      <w:r w:rsidRPr="00BF7461">
        <w:rPr>
          <w:rFonts w:cs="Times New Roman"/>
          <w:szCs w:val="18"/>
          <w:lang w:val="es-MX" w:eastAsia="es-MX"/>
        </w:rPr>
        <w:t xml:space="preserve"> </w:t>
      </w:r>
      <w:bookmarkStart w:id="12" w:name="_Hlk164856964"/>
      <w:r w:rsidR="00424100" w:rsidRPr="00BF7461">
        <w:rPr>
          <w:rFonts w:cs="Times New Roman"/>
          <w:szCs w:val="18"/>
          <w:lang w:val="es-MX" w:eastAsia="es-MX"/>
        </w:rPr>
        <w:t xml:space="preserve">El concepto de Domicilio Geográfico de la presente </w:t>
      </w:r>
      <w:r w:rsidR="00AB0C63">
        <w:rPr>
          <w:rFonts w:cs="Times New Roman"/>
          <w:szCs w:val="18"/>
          <w:lang w:val="es-MX" w:eastAsia="es-MX"/>
        </w:rPr>
        <w:t>N</w:t>
      </w:r>
      <w:r w:rsidR="00424100" w:rsidRPr="00BF7461">
        <w:rPr>
          <w:rFonts w:cs="Times New Roman"/>
          <w:szCs w:val="18"/>
          <w:lang w:val="es-MX" w:eastAsia="es-MX"/>
        </w:rPr>
        <w:t xml:space="preserve">orma se aplicará con un enfoque amplio que permita la inclusión de todas las variantes que puedan presentarse en la forma de escribir los domicilios a lo largo de todo el territorio nacional, tanto en zonas urbanas como en zonas rurales. </w:t>
      </w:r>
      <w:bookmarkEnd w:id="11"/>
      <w:bookmarkEnd w:id="12"/>
    </w:p>
    <w:bookmarkEnd w:id="10"/>
    <w:p w14:paraId="745A165E" w14:textId="77777777" w:rsidR="00E80E7D" w:rsidRDefault="00BA6457" w:rsidP="00E80E7D">
      <w:pPr>
        <w:pStyle w:val="Texto"/>
        <w:spacing w:line="239" w:lineRule="exact"/>
        <w:ind w:left="851" w:hanging="567"/>
        <w:rPr>
          <w:szCs w:val="18"/>
        </w:rPr>
      </w:pPr>
      <w:r w:rsidRPr="00AD1441">
        <w:rPr>
          <w:b/>
        </w:rPr>
        <w:t xml:space="preserve">Artículo </w:t>
      </w:r>
      <w:r>
        <w:rPr>
          <w:b/>
        </w:rPr>
        <w:t>6</w:t>
      </w:r>
      <w:r w:rsidRPr="00E576D0">
        <w:rPr>
          <w:b/>
          <w:szCs w:val="18"/>
        </w:rPr>
        <w:t xml:space="preserve">. </w:t>
      </w:r>
      <w:bookmarkStart w:id="13" w:name="_Hlk18931727"/>
      <w:r w:rsidRPr="00E576D0">
        <w:rPr>
          <w:szCs w:val="18"/>
        </w:rPr>
        <w:t>Los componentes del Domicilio Geográfico pueden clasificarse según su</w:t>
      </w:r>
      <w:bookmarkEnd w:id="13"/>
      <w:r w:rsidRPr="00E576D0">
        <w:rPr>
          <w:szCs w:val="18"/>
        </w:rPr>
        <w:t>s características en</w:t>
      </w:r>
      <w:r>
        <w:rPr>
          <w:sz w:val="20"/>
        </w:rPr>
        <w:t>:</w:t>
      </w:r>
    </w:p>
    <w:p w14:paraId="61D8CCD5" w14:textId="77777777" w:rsidR="00E80E7D" w:rsidRDefault="00BA6457" w:rsidP="00E80E7D">
      <w:pPr>
        <w:pStyle w:val="Texto"/>
        <w:numPr>
          <w:ilvl w:val="0"/>
          <w:numId w:val="33"/>
        </w:numPr>
        <w:spacing w:line="239" w:lineRule="exact"/>
        <w:rPr>
          <w:szCs w:val="18"/>
        </w:rPr>
      </w:pPr>
      <w:r w:rsidRPr="00E576D0">
        <w:rPr>
          <w:b/>
        </w:rPr>
        <w:t xml:space="preserve">Espaciales: </w:t>
      </w:r>
      <w:r w:rsidRPr="00E576D0">
        <w:t>Corresponden a elementos de la naturaleza o producto de la mano del hombre y que son identificables físicamente en el terreno, (vialidad, carretera, camino, corriente de agua, canal, línea de costa y enlace fluvial);</w:t>
      </w:r>
    </w:p>
    <w:p w14:paraId="293C6184" w14:textId="77777777" w:rsidR="00E80E7D" w:rsidRPr="00E80E7D" w:rsidRDefault="00BA6457" w:rsidP="00E80E7D">
      <w:pPr>
        <w:pStyle w:val="Texto"/>
        <w:numPr>
          <w:ilvl w:val="0"/>
          <w:numId w:val="33"/>
        </w:numPr>
        <w:spacing w:line="239" w:lineRule="exact"/>
        <w:rPr>
          <w:szCs w:val="18"/>
        </w:rPr>
      </w:pPr>
      <w:r w:rsidRPr="00E80E7D">
        <w:rPr>
          <w:b/>
          <w:bCs/>
          <w:szCs w:val="18"/>
          <w:lang w:val="es-MX" w:eastAsia="es-MX"/>
        </w:rPr>
        <w:t xml:space="preserve">De Referencia: </w:t>
      </w:r>
      <w:r w:rsidRPr="00E80E7D">
        <w:rPr>
          <w:bCs/>
          <w:szCs w:val="18"/>
          <w:lang w:val="es-MX" w:eastAsia="es-MX"/>
        </w:rPr>
        <w:t>Es la</w:t>
      </w:r>
      <w:r w:rsidRPr="00E80E7D">
        <w:rPr>
          <w:b/>
          <w:bCs/>
          <w:szCs w:val="18"/>
          <w:lang w:val="es-MX" w:eastAsia="es-MX"/>
        </w:rPr>
        <w:t xml:space="preserve"> </w:t>
      </w:r>
      <w:r w:rsidRPr="00E80E7D">
        <w:rPr>
          <w:szCs w:val="18"/>
          <w:lang w:val="es-MX" w:eastAsia="es-MX"/>
        </w:rPr>
        <w:t>información que es útil para ubicarse y desplazarse por el entorno geográfico, a partir de elementos reconocibles de un determinado lugar, que pueden o no ser identificables físicamente en el terreno, (número exterior, número interior, asentamiento humano, código postal y descripción de ubicación)</w:t>
      </w:r>
      <w:r w:rsidR="00A30E85" w:rsidRPr="00E80E7D">
        <w:rPr>
          <w:szCs w:val="18"/>
          <w:lang w:val="es-MX" w:eastAsia="es-MX"/>
        </w:rPr>
        <w:t>, y</w:t>
      </w:r>
    </w:p>
    <w:p w14:paraId="3B1A77AD" w14:textId="7E3A9A3F" w:rsidR="00BA6457" w:rsidRPr="00E80E7D" w:rsidRDefault="00BA6457" w:rsidP="00E80E7D">
      <w:pPr>
        <w:pStyle w:val="Texto"/>
        <w:numPr>
          <w:ilvl w:val="0"/>
          <w:numId w:val="33"/>
        </w:numPr>
        <w:spacing w:line="239" w:lineRule="exact"/>
        <w:rPr>
          <w:szCs w:val="18"/>
        </w:rPr>
      </w:pPr>
      <w:r w:rsidRPr="00E80E7D">
        <w:rPr>
          <w:b/>
        </w:rPr>
        <w:t xml:space="preserve">Geoestadísticos: </w:t>
      </w:r>
      <w:r w:rsidRPr="00E80E7D">
        <w:rPr>
          <w:szCs w:val="18"/>
          <w:lang w:val="es-MX" w:eastAsia="es-MX"/>
        </w:rPr>
        <w:t>Es el valor dentro de un rango determinado, que se asigna a un área en el terreno, según se define en el Marco Geoestadístico (AGEE, AGEM y localidad).</w:t>
      </w:r>
      <w:r w:rsidRPr="00E80E7D">
        <w:rPr>
          <w:b/>
        </w:rPr>
        <w:t xml:space="preserve"> </w:t>
      </w:r>
      <w:r w:rsidRPr="00D82488">
        <w:t>Elementos específicos</w:t>
      </w:r>
      <w:r w:rsidR="0072012E">
        <w:t>.</w:t>
      </w:r>
    </w:p>
    <w:p w14:paraId="36AE881E" w14:textId="77777777" w:rsidR="00E80E7D" w:rsidRDefault="00A207C3" w:rsidP="00E80E7D">
      <w:pPr>
        <w:pStyle w:val="Texto"/>
        <w:spacing w:line="239" w:lineRule="exact"/>
        <w:rPr>
          <w:rFonts w:cs="Times New Roman"/>
          <w:szCs w:val="18"/>
          <w:lang w:val="es-MX" w:eastAsia="es-MX"/>
        </w:rPr>
      </w:pPr>
      <w:r w:rsidRPr="00AD1441">
        <w:rPr>
          <w:b/>
        </w:rPr>
        <w:t xml:space="preserve">Artículo </w:t>
      </w:r>
      <w:r>
        <w:rPr>
          <w:b/>
        </w:rPr>
        <w:t>7</w:t>
      </w:r>
      <w:r w:rsidRPr="00AD1441">
        <w:rPr>
          <w:b/>
        </w:rPr>
        <w:t>.</w:t>
      </w:r>
      <w:r w:rsidRPr="00E576D0">
        <w:rPr>
          <w:rFonts w:cs="Times New Roman"/>
          <w:sz w:val="20"/>
          <w:lang w:val="es-MX" w:eastAsia="es-MX"/>
        </w:rPr>
        <w:t xml:space="preserve"> </w:t>
      </w:r>
      <w:r w:rsidRPr="00A207C3">
        <w:rPr>
          <w:rFonts w:cs="Times New Roman"/>
          <w:szCs w:val="18"/>
          <w:lang w:val="es-MX" w:eastAsia="es-MX"/>
        </w:rPr>
        <w:t xml:space="preserve">Las Unidades del Estado deberán recopilar los componentes que integran el Domicilio Geográfico, en función de las características de la localidad o su entorno, a través de los instrumentos diseñados por las propias Unidades, de conformidad con lo </w:t>
      </w:r>
      <w:r w:rsidR="00947757" w:rsidRPr="00A207C3">
        <w:rPr>
          <w:rFonts w:cs="Times New Roman"/>
          <w:szCs w:val="18"/>
          <w:lang w:val="es-MX" w:eastAsia="es-MX"/>
        </w:rPr>
        <w:t>siguiente:</w:t>
      </w:r>
    </w:p>
    <w:p w14:paraId="6C2EFD0F" w14:textId="77777777" w:rsidR="00E80E7D" w:rsidRPr="00E80E7D" w:rsidRDefault="00BA6457" w:rsidP="00E80E7D">
      <w:pPr>
        <w:pStyle w:val="Texto"/>
        <w:numPr>
          <w:ilvl w:val="0"/>
          <w:numId w:val="4"/>
        </w:numPr>
        <w:spacing w:line="239" w:lineRule="exact"/>
        <w:rPr>
          <w:lang w:val="es-MX"/>
        </w:rPr>
      </w:pPr>
      <w:r w:rsidRPr="00E80E7D">
        <w:rPr>
          <w:bCs/>
          <w:iCs/>
        </w:rPr>
        <w:lastRenderedPageBreak/>
        <w:t>En las localidades con amanzanamiento definido, recopilar los componentes principales y complementarios, referidos en el artículo 8 de la presente Norma, y</w:t>
      </w:r>
    </w:p>
    <w:p w14:paraId="60E7EE57" w14:textId="7661A5D3" w:rsidR="00BA6457" w:rsidRPr="00E80E7D" w:rsidRDefault="00BA6457" w:rsidP="00E80E7D">
      <w:pPr>
        <w:pStyle w:val="Texto"/>
        <w:numPr>
          <w:ilvl w:val="0"/>
          <w:numId w:val="4"/>
        </w:numPr>
        <w:spacing w:line="239" w:lineRule="exact"/>
        <w:rPr>
          <w:lang w:val="es-MX"/>
        </w:rPr>
      </w:pPr>
      <w:r w:rsidRPr="00E80E7D">
        <w:rPr>
          <w:bCs/>
          <w:iCs/>
        </w:rPr>
        <w:t xml:space="preserve">Cuando los Domicilios Geográficos se encuentran en localidades donde no existe una numeración regular ni vialidades, porque carecen de amanzanamiento definido, caserío disperso, o bien de una sola edificación, se deben considerar los componentes espaciales de carretera, camino, corriente de agua, canal, enlace fluvial y línea de costa, como elementos análogos a la </w:t>
      </w:r>
      <w:r w:rsidR="006833A8">
        <w:rPr>
          <w:bCs/>
          <w:iCs/>
        </w:rPr>
        <w:t>vi</w:t>
      </w:r>
      <w:r w:rsidRPr="00E80E7D">
        <w:rPr>
          <w:bCs/>
          <w:iCs/>
        </w:rPr>
        <w:t>alidad, puesto que se caracterizan por su similitud con las vialidades al permitir el tránsito o desplazamiento de personas o vehículos a través de estos, así como para ubicar o referir un Domicilio Geográfico.</w:t>
      </w:r>
    </w:p>
    <w:p w14:paraId="304FAE11" w14:textId="41893BC9" w:rsidR="00DB0CFA" w:rsidRDefault="00BA6457" w:rsidP="00DB0CFA">
      <w:pPr>
        <w:pStyle w:val="Texto"/>
        <w:spacing w:line="245" w:lineRule="exact"/>
        <w:rPr>
          <w:lang w:val="es-MX"/>
        </w:rPr>
      </w:pPr>
      <w:bookmarkStart w:id="14" w:name="_Hlk164858551"/>
      <w:r w:rsidRPr="00AD1441">
        <w:rPr>
          <w:b/>
        </w:rPr>
        <w:t xml:space="preserve">Artículo </w:t>
      </w:r>
      <w:r>
        <w:rPr>
          <w:b/>
        </w:rPr>
        <w:t>8</w:t>
      </w:r>
      <w:r w:rsidRPr="00AD1441">
        <w:rPr>
          <w:b/>
        </w:rPr>
        <w:t xml:space="preserve">. </w:t>
      </w:r>
      <w:r w:rsidRPr="00EC340E">
        <w:rPr>
          <w:lang w:val="es-MX"/>
        </w:rPr>
        <w:t xml:space="preserve">Los componentes que constituyen un Domicilio </w:t>
      </w:r>
      <w:r w:rsidR="00712ADD" w:rsidRPr="00EC340E">
        <w:rPr>
          <w:lang w:val="es-MX"/>
        </w:rPr>
        <w:t>Geográfico</w:t>
      </w:r>
      <w:r w:rsidRPr="00EC340E">
        <w:rPr>
          <w:lang w:val="es-MX"/>
        </w:rPr>
        <w:t xml:space="preserve"> pueden clasificarse según su jerarquía en Principales y Complementarios, como se describen a continuación: </w:t>
      </w:r>
    </w:p>
    <w:bookmarkEnd w:id="14"/>
    <w:p w14:paraId="2E7FF6A8" w14:textId="6F7E5805" w:rsidR="00BA6457" w:rsidRPr="00DB0CFA" w:rsidRDefault="00BA6457" w:rsidP="00DB0CFA">
      <w:pPr>
        <w:pStyle w:val="Texto"/>
        <w:numPr>
          <w:ilvl w:val="0"/>
          <w:numId w:val="34"/>
        </w:numPr>
        <w:spacing w:line="245" w:lineRule="exact"/>
        <w:rPr>
          <w:lang w:val="es-MX"/>
        </w:rPr>
      </w:pPr>
      <w:r w:rsidRPr="00EC4842">
        <w:rPr>
          <w:b/>
          <w:bCs/>
          <w:iCs/>
          <w:lang w:val="es-MX"/>
        </w:rPr>
        <w:t>Principales:</w:t>
      </w:r>
      <w:r w:rsidRPr="00EC340E">
        <w:rPr>
          <w:bCs/>
          <w:iCs/>
          <w:lang w:val="es-MX"/>
        </w:rPr>
        <w:t xml:space="preserve"> Son los componentes que identifican un domicilio y permiten su ubicación, los mismos son establecidos y regulados por autoridades </w:t>
      </w:r>
      <w:r w:rsidR="000F185D">
        <w:rPr>
          <w:bCs/>
          <w:iCs/>
          <w:lang w:val="es-MX"/>
        </w:rPr>
        <w:t>f</w:t>
      </w:r>
      <w:r w:rsidRPr="00EC340E">
        <w:rPr>
          <w:bCs/>
          <w:iCs/>
          <w:lang w:val="es-MX"/>
        </w:rPr>
        <w:t xml:space="preserve">ederales, </w:t>
      </w:r>
      <w:r w:rsidR="000F185D">
        <w:rPr>
          <w:bCs/>
          <w:iCs/>
          <w:lang w:val="es-MX"/>
        </w:rPr>
        <w:t>e</w:t>
      </w:r>
      <w:r w:rsidRPr="00EC340E">
        <w:rPr>
          <w:bCs/>
          <w:iCs/>
          <w:lang w:val="es-MX"/>
        </w:rPr>
        <w:t xml:space="preserve">statales o </w:t>
      </w:r>
      <w:r w:rsidR="000F185D">
        <w:rPr>
          <w:bCs/>
          <w:iCs/>
          <w:lang w:val="es-MX"/>
        </w:rPr>
        <w:t>m</w:t>
      </w:r>
      <w:r w:rsidRPr="00EC340E">
        <w:rPr>
          <w:bCs/>
          <w:iCs/>
          <w:lang w:val="es-MX"/>
        </w:rPr>
        <w:t xml:space="preserve">unicipales y </w:t>
      </w:r>
      <w:r w:rsidR="000F185D">
        <w:rPr>
          <w:bCs/>
          <w:iCs/>
          <w:lang w:val="es-MX"/>
        </w:rPr>
        <w:t>d</w:t>
      </w:r>
      <w:r w:rsidRPr="00EC340E">
        <w:rPr>
          <w:bCs/>
          <w:iCs/>
          <w:lang w:val="es-MX"/>
        </w:rPr>
        <w:t xml:space="preserve">emarcaciones </w:t>
      </w:r>
      <w:r w:rsidR="000F185D">
        <w:rPr>
          <w:bCs/>
          <w:iCs/>
          <w:lang w:val="es-MX"/>
        </w:rPr>
        <w:t>t</w:t>
      </w:r>
      <w:r w:rsidRPr="00EC340E">
        <w:rPr>
          <w:bCs/>
          <w:iCs/>
          <w:lang w:val="es-MX"/>
        </w:rPr>
        <w:t>erritoriales, de acuerdo con el ámbito de su respectiva competencia, y deberán seguir el orden que se indica a continuación:</w:t>
      </w:r>
    </w:p>
    <w:tbl>
      <w:tblPr>
        <w:tblW w:w="0" w:type="auto"/>
        <w:tblCellMar>
          <w:left w:w="0" w:type="dxa"/>
          <w:right w:w="0" w:type="dxa"/>
        </w:tblCellMar>
        <w:tblLook w:val="0000" w:firstRow="0" w:lastRow="0" w:firstColumn="0" w:lastColumn="0" w:noHBand="0" w:noVBand="0"/>
      </w:tblPr>
      <w:tblGrid>
        <w:gridCol w:w="4790"/>
        <w:gridCol w:w="4065"/>
      </w:tblGrid>
      <w:tr w:rsidR="00BA6457" w:rsidRPr="003E4F8D" w14:paraId="661C886A" w14:textId="77777777" w:rsidTr="00026EC2">
        <w:trPr>
          <w:trHeight w:hRule="exact" w:val="393"/>
          <w:tblHeader/>
        </w:trPr>
        <w:tc>
          <w:tcPr>
            <w:tcW w:w="0" w:type="auto"/>
            <w:gridSpan w:val="2"/>
            <w:tcBorders>
              <w:top w:val="single" w:sz="8" w:space="0" w:color="000000"/>
              <w:left w:val="single" w:sz="4" w:space="0" w:color="auto"/>
              <w:bottom w:val="single" w:sz="8" w:space="0" w:color="000000"/>
              <w:right w:val="single" w:sz="6" w:space="0" w:color="000000"/>
            </w:tcBorders>
            <w:shd w:val="clear" w:color="auto" w:fill="E4E4E4"/>
            <w:vAlign w:val="center"/>
          </w:tcPr>
          <w:p w14:paraId="1EF63358" w14:textId="77777777" w:rsidR="00BA6457" w:rsidRPr="003E4F8D" w:rsidRDefault="00BA6457" w:rsidP="00F9441D">
            <w:pPr>
              <w:widowControl w:val="0"/>
              <w:tabs>
                <w:tab w:val="left" w:pos="8701"/>
              </w:tabs>
              <w:autoSpaceDE w:val="0"/>
              <w:autoSpaceDN w:val="0"/>
              <w:adjustRightInd w:val="0"/>
              <w:spacing w:before="11"/>
              <w:ind w:left="50" w:right="15"/>
              <w:jc w:val="center"/>
              <w:rPr>
                <w:rFonts w:ascii="Arial" w:hAnsi="Arial" w:cs="Arial"/>
                <w:b/>
                <w:bCs/>
                <w:sz w:val="18"/>
                <w:szCs w:val="18"/>
              </w:rPr>
            </w:pPr>
            <w:r w:rsidRPr="003E4F8D">
              <w:rPr>
                <w:rFonts w:ascii="Arial" w:hAnsi="Arial" w:cs="Arial"/>
                <w:b/>
                <w:sz w:val="18"/>
                <w:szCs w:val="18"/>
              </w:rPr>
              <w:t>COMPONENTES PRINCIPALES</w:t>
            </w:r>
            <w:r w:rsidRPr="003E4F8D">
              <w:rPr>
                <w:rFonts w:ascii="Arial" w:hAnsi="Arial" w:cs="Arial"/>
                <w:b/>
                <w:bCs/>
                <w:sz w:val="18"/>
                <w:szCs w:val="18"/>
              </w:rPr>
              <w:t xml:space="preserve"> </w:t>
            </w:r>
            <w:r w:rsidRPr="003E4F8D">
              <w:rPr>
                <w:rFonts w:ascii="Arial" w:hAnsi="Arial" w:cs="Arial"/>
                <w:b/>
                <w:sz w:val="18"/>
                <w:szCs w:val="18"/>
              </w:rPr>
              <w:t>DEL DOMICILIO GEOGRÁFICO</w:t>
            </w:r>
          </w:p>
        </w:tc>
      </w:tr>
      <w:tr w:rsidR="00BA6457" w:rsidRPr="003E4F8D" w14:paraId="4317B102" w14:textId="77777777" w:rsidTr="00026EC2">
        <w:trPr>
          <w:trHeight w:hRule="exact" w:val="393"/>
          <w:tblHeader/>
        </w:trPr>
        <w:tc>
          <w:tcPr>
            <w:tcW w:w="0" w:type="auto"/>
            <w:tcBorders>
              <w:top w:val="single" w:sz="8" w:space="0" w:color="000000"/>
              <w:left w:val="single" w:sz="4" w:space="0" w:color="auto"/>
              <w:bottom w:val="single" w:sz="8" w:space="0" w:color="000000"/>
              <w:right w:val="single" w:sz="6" w:space="0" w:color="000000"/>
            </w:tcBorders>
            <w:shd w:val="clear" w:color="auto" w:fill="E4E4E4"/>
            <w:vAlign w:val="center"/>
          </w:tcPr>
          <w:p w14:paraId="6FAA355A" w14:textId="77777777" w:rsidR="00BA6457" w:rsidRPr="003E4F8D" w:rsidRDefault="00BA6457" w:rsidP="00F9441D">
            <w:pPr>
              <w:widowControl w:val="0"/>
              <w:autoSpaceDE w:val="0"/>
              <w:autoSpaceDN w:val="0"/>
              <w:adjustRightInd w:val="0"/>
              <w:spacing w:before="13"/>
              <w:ind w:left="42"/>
              <w:jc w:val="center"/>
              <w:rPr>
                <w:rFonts w:ascii="Arial" w:hAnsi="Arial"/>
                <w:sz w:val="18"/>
                <w:szCs w:val="18"/>
              </w:rPr>
            </w:pPr>
            <w:r w:rsidRPr="003E4F8D">
              <w:rPr>
                <w:rFonts w:ascii="Arial" w:hAnsi="Arial" w:cs="Arial"/>
                <w:b/>
                <w:bCs/>
                <w:sz w:val="18"/>
                <w:szCs w:val="18"/>
              </w:rPr>
              <w:t>COMPONENTE</w:t>
            </w:r>
          </w:p>
        </w:tc>
        <w:tc>
          <w:tcPr>
            <w:tcW w:w="0" w:type="auto"/>
            <w:tcBorders>
              <w:top w:val="single" w:sz="8" w:space="0" w:color="000000"/>
              <w:left w:val="single" w:sz="4" w:space="0" w:color="auto"/>
              <w:bottom w:val="single" w:sz="8" w:space="0" w:color="000000"/>
              <w:right w:val="single" w:sz="6" w:space="0" w:color="000000"/>
            </w:tcBorders>
            <w:shd w:val="clear" w:color="auto" w:fill="E4E4E4"/>
            <w:vAlign w:val="center"/>
          </w:tcPr>
          <w:p w14:paraId="6FCDBEA5" w14:textId="77777777" w:rsidR="00BA6457" w:rsidRPr="003E4F8D" w:rsidRDefault="00BA6457" w:rsidP="00F9441D">
            <w:pPr>
              <w:widowControl w:val="0"/>
              <w:autoSpaceDE w:val="0"/>
              <w:autoSpaceDN w:val="0"/>
              <w:adjustRightInd w:val="0"/>
              <w:spacing w:before="13"/>
              <w:ind w:left="42"/>
              <w:jc w:val="center"/>
              <w:rPr>
                <w:rFonts w:ascii="Arial" w:hAnsi="Arial" w:cs="Arial"/>
                <w:b/>
                <w:bCs/>
                <w:sz w:val="18"/>
                <w:szCs w:val="18"/>
              </w:rPr>
            </w:pPr>
            <w:r w:rsidRPr="003E4F8D">
              <w:rPr>
                <w:rFonts w:ascii="Arial" w:hAnsi="Arial" w:cs="Arial"/>
                <w:b/>
                <w:bCs/>
                <w:sz w:val="18"/>
                <w:szCs w:val="18"/>
              </w:rPr>
              <w:t>DESCRIPCIÓN</w:t>
            </w:r>
          </w:p>
        </w:tc>
      </w:tr>
      <w:tr w:rsidR="00BA6457" w:rsidRPr="003E4F8D" w14:paraId="224F0542"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7EEE774F" w14:textId="60880028" w:rsidR="00BA6457" w:rsidRPr="004E11F7" w:rsidRDefault="00BA6457" w:rsidP="00BA6457">
            <w:pPr>
              <w:widowControl w:val="0"/>
              <w:numPr>
                <w:ilvl w:val="0"/>
                <w:numId w:val="6"/>
              </w:numPr>
              <w:autoSpaceDE w:val="0"/>
              <w:autoSpaceDN w:val="0"/>
              <w:adjustRightInd w:val="0"/>
              <w:ind w:left="459" w:hanging="395"/>
              <w:rPr>
                <w:rFonts w:ascii="Arial" w:hAnsi="Arial"/>
                <w:b/>
                <w:bCs/>
                <w:sz w:val="18"/>
                <w:szCs w:val="18"/>
              </w:rPr>
            </w:pPr>
            <w:r w:rsidRPr="004E11F7">
              <w:rPr>
                <w:rFonts w:ascii="Arial" w:hAnsi="Arial" w:cs="Arial"/>
                <w:b/>
                <w:bCs/>
                <w:spacing w:val="2"/>
                <w:sz w:val="18"/>
                <w:szCs w:val="18"/>
              </w:rPr>
              <w:t>T</w:t>
            </w:r>
            <w:r w:rsidRPr="004E11F7">
              <w:rPr>
                <w:rFonts w:ascii="Arial" w:hAnsi="Arial" w:cs="Arial"/>
                <w:b/>
                <w:bCs/>
                <w:sz w:val="18"/>
                <w:szCs w:val="18"/>
              </w:rPr>
              <w:t xml:space="preserve">ipo de </w:t>
            </w:r>
            <w:r w:rsidR="00BB2734">
              <w:rPr>
                <w:rFonts w:ascii="Arial" w:hAnsi="Arial" w:cs="Arial"/>
                <w:b/>
                <w:bCs/>
                <w:sz w:val="18"/>
                <w:szCs w:val="18"/>
              </w:rPr>
              <w:t>v</w:t>
            </w:r>
            <w:r w:rsidRPr="004E11F7">
              <w:rPr>
                <w:rFonts w:ascii="Arial" w:hAnsi="Arial" w:cs="Arial"/>
                <w:b/>
                <w:bCs/>
                <w:sz w:val="18"/>
                <w:szCs w:val="18"/>
              </w:rPr>
              <w:t>ial</w:t>
            </w:r>
            <w:r w:rsidRPr="004E11F7">
              <w:rPr>
                <w:rFonts w:ascii="Arial" w:hAnsi="Arial" w:cs="Arial"/>
                <w:b/>
                <w:bCs/>
                <w:spacing w:val="1"/>
                <w:sz w:val="18"/>
                <w:szCs w:val="18"/>
              </w:rPr>
              <w:t>i</w:t>
            </w:r>
            <w:r w:rsidRPr="004E11F7">
              <w:rPr>
                <w:rFonts w:ascii="Arial" w:hAnsi="Arial" w:cs="Arial"/>
                <w:b/>
                <w:bCs/>
                <w:spacing w:val="-1"/>
                <w:sz w:val="18"/>
                <w:szCs w:val="18"/>
              </w:rPr>
              <w:t>d</w:t>
            </w:r>
            <w:r w:rsidRPr="004E11F7">
              <w:rPr>
                <w:rFonts w:ascii="Arial" w:hAnsi="Arial" w:cs="Arial"/>
                <w:b/>
                <w:bCs/>
                <w:spacing w:val="1"/>
                <w:sz w:val="18"/>
                <w:szCs w:val="18"/>
              </w:rPr>
              <w:t>a</w:t>
            </w:r>
            <w:r w:rsidRPr="004E11F7">
              <w:rPr>
                <w:rFonts w:ascii="Arial" w:hAnsi="Arial" w:cs="Arial"/>
                <w:b/>
                <w:bCs/>
                <w:sz w:val="18"/>
                <w:szCs w:val="18"/>
              </w:rPr>
              <w:t>d</w:t>
            </w:r>
          </w:p>
        </w:tc>
        <w:tc>
          <w:tcPr>
            <w:tcW w:w="0" w:type="auto"/>
          </w:tcPr>
          <w:p w14:paraId="1D640CE2" w14:textId="77777777" w:rsidR="00BA6457" w:rsidRPr="003E4F8D" w:rsidRDefault="00BA6457" w:rsidP="00F9441D">
            <w:pPr>
              <w:widowControl w:val="0"/>
              <w:autoSpaceDE w:val="0"/>
              <w:autoSpaceDN w:val="0"/>
              <w:adjustRightInd w:val="0"/>
              <w:ind w:left="34"/>
              <w:jc w:val="both"/>
              <w:rPr>
                <w:rFonts w:ascii="Arial" w:hAnsi="Arial" w:cs="Arial"/>
                <w:spacing w:val="2"/>
                <w:sz w:val="18"/>
                <w:szCs w:val="18"/>
              </w:rPr>
            </w:pPr>
            <w:r w:rsidRPr="003E4F8D">
              <w:rPr>
                <w:rFonts w:ascii="Arial" w:hAnsi="Arial" w:cs="Arial"/>
                <w:sz w:val="18"/>
                <w:szCs w:val="18"/>
              </w:rPr>
              <w:t>Se</w:t>
            </w:r>
            <w:r w:rsidRPr="003E4F8D">
              <w:rPr>
                <w:rFonts w:ascii="Arial" w:hAnsi="Arial" w:cs="Arial"/>
                <w:spacing w:val="17"/>
                <w:sz w:val="18"/>
                <w:szCs w:val="18"/>
              </w:rPr>
              <w:t xml:space="preserve"> </w:t>
            </w:r>
            <w:r w:rsidRPr="003E4F8D">
              <w:rPr>
                <w:rFonts w:ascii="Arial" w:hAnsi="Arial" w:cs="Arial"/>
                <w:sz w:val="18"/>
                <w:szCs w:val="18"/>
              </w:rPr>
              <w:t>refiere</w:t>
            </w:r>
            <w:r w:rsidRPr="003E4F8D">
              <w:rPr>
                <w:rFonts w:ascii="Arial" w:hAnsi="Arial" w:cs="Arial"/>
                <w:spacing w:val="17"/>
                <w:sz w:val="18"/>
                <w:szCs w:val="18"/>
              </w:rPr>
              <w:t xml:space="preserve"> </w:t>
            </w:r>
            <w:r w:rsidRPr="003E4F8D">
              <w:rPr>
                <w:rFonts w:ascii="Arial" w:hAnsi="Arial" w:cs="Arial"/>
                <w:sz w:val="18"/>
                <w:szCs w:val="18"/>
              </w:rPr>
              <w:t>a</w:t>
            </w:r>
            <w:r w:rsidRPr="003E4F8D">
              <w:rPr>
                <w:rFonts w:ascii="Arial" w:hAnsi="Arial" w:cs="Arial"/>
                <w:spacing w:val="17"/>
                <w:sz w:val="18"/>
                <w:szCs w:val="18"/>
              </w:rPr>
              <w:t xml:space="preserve"> </w:t>
            </w:r>
            <w:r w:rsidRPr="003E4F8D">
              <w:rPr>
                <w:rFonts w:ascii="Arial" w:hAnsi="Arial" w:cs="Arial"/>
                <w:spacing w:val="1"/>
                <w:sz w:val="18"/>
                <w:szCs w:val="18"/>
              </w:rPr>
              <w:t>l</w:t>
            </w:r>
            <w:r w:rsidRPr="003E4F8D">
              <w:rPr>
                <w:rFonts w:ascii="Arial" w:hAnsi="Arial" w:cs="Arial"/>
                <w:sz w:val="18"/>
                <w:szCs w:val="18"/>
              </w:rPr>
              <w:t>a</w:t>
            </w:r>
            <w:r w:rsidRPr="003E4F8D">
              <w:rPr>
                <w:rFonts w:ascii="Arial" w:hAnsi="Arial" w:cs="Arial"/>
                <w:spacing w:val="18"/>
                <w:sz w:val="18"/>
                <w:szCs w:val="18"/>
              </w:rPr>
              <w:t xml:space="preserve"> </w:t>
            </w:r>
            <w:r w:rsidRPr="003E4F8D">
              <w:rPr>
                <w:rFonts w:ascii="Arial" w:hAnsi="Arial" w:cs="Arial"/>
                <w:sz w:val="18"/>
                <w:szCs w:val="18"/>
              </w:rPr>
              <w:t>clasificac</w:t>
            </w:r>
            <w:r w:rsidRPr="003E4F8D">
              <w:rPr>
                <w:rFonts w:ascii="Arial" w:hAnsi="Arial" w:cs="Arial"/>
                <w:spacing w:val="1"/>
                <w:sz w:val="18"/>
                <w:szCs w:val="18"/>
              </w:rPr>
              <w:t>i</w:t>
            </w:r>
            <w:r w:rsidRPr="003E4F8D">
              <w:rPr>
                <w:rFonts w:ascii="Arial" w:hAnsi="Arial" w:cs="Arial"/>
                <w:sz w:val="18"/>
                <w:szCs w:val="18"/>
              </w:rPr>
              <w:t>ón</w:t>
            </w:r>
            <w:r w:rsidRPr="003E4F8D">
              <w:rPr>
                <w:rFonts w:ascii="Arial" w:hAnsi="Arial" w:cs="Arial"/>
                <w:spacing w:val="17"/>
                <w:sz w:val="18"/>
                <w:szCs w:val="18"/>
              </w:rPr>
              <w:t xml:space="preserve"> </w:t>
            </w:r>
            <w:r w:rsidRPr="003E4F8D">
              <w:rPr>
                <w:rFonts w:ascii="Arial" w:hAnsi="Arial" w:cs="Arial"/>
                <w:spacing w:val="1"/>
                <w:sz w:val="18"/>
                <w:szCs w:val="18"/>
              </w:rPr>
              <w:t>q</w:t>
            </w:r>
            <w:r w:rsidRPr="003E4F8D">
              <w:rPr>
                <w:rFonts w:ascii="Arial" w:hAnsi="Arial" w:cs="Arial"/>
                <w:sz w:val="18"/>
                <w:szCs w:val="18"/>
              </w:rPr>
              <w:t>ue</w:t>
            </w:r>
            <w:r w:rsidRPr="003E4F8D">
              <w:rPr>
                <w:rFonts w:ascii="Arial" w:hAnsi="Arial" w:cs="Arial"/>
                <w:spacing w:val="17"/>
                <w:sz w:val="18"/>
                <w:szCs w:val="18"/>
              </w:rPr>
              <w:t xml:space="preserve"> </w:t>
            </w:r>
            <w:r w:rsidRPr="003E4F8D">
              <w:rPr>
                <w:rFonts w:ascii="Arial" w:hAnsi="Arial" w:cs="Arial"/>
                <w:sz w:val="18"/>
                <w:szCs w:val="18"/>
              </w:rPr>
              <w:t>se</w:t>
            </w:r>
            <w:r w:rsidRPr="003E4F8D">
              <w:rPr>
                <w:rFonts w:ascii="Arial" w:hAnsi="Arial" w:cs="Arial"/>
                <w:spacing w:val="17"/>
                <w:sz w:val="18"/>
                <w:szCs w:val="18"/>
              </w:rPr>
              <w:t xml:space="preserve"> </w:t>
            </w:r>
            <w:r w:rsidRPr="003E4F8D">
              <w:rPr>
                <w:rFonts w:ascii="Arial" w:hAnsi="Arial" w:cs="Arial"/>
                <w:sz w:val="18"/>
                <w:szCs w:val="18"/>
              </w:rPr>
              <w:t>le</w:t>
            </w:r>
            <w:r w:rsidRPr="003E4F8D">
              <w:rPr>
                <w:rFonts w:ascii="Arial" w:hAnsi="Arial" w:cs="Arial"/>
                <w:spacing w:val="17"/>
                <w:sz w:val="18"/>
                <w:szCs w:val="18"/>
              </w:rPr>
              <w:t xml:space="preserve"> </w:t>
            </w:r>
            <w:r w:rsidRPr="003E4F8D">
              <w:rPr>
                <w:rFonts w:ascii="Arial" w:hAnsi="Arial" w:cs="Arial"/>
                <w:spacing w:val="1"/>
                <w:sz w:val="18"/>
                <w:szCs w:val="18"/>
              </w:rPr>
              <w:t>d</w:t>
            </w:r>
            <w:r w:rsidRPr="003E4F8D">
              <w:rPr>
                <w:rFonts w:ascii="Arial" w:hAnsi="Arial" w:cs="Arial"/>
                <w:sz w:val="18"/>
                <w:szCs w:val="18"/>
              </w:rPr>
              <w:t>a</w:t>
            </w:r>
            <w:r w:rsidRPr="003E4F8D">
              <w:rPr>
                <w:rFonts w:ascii="Arial" w:hAnsi="Arial" w:cs="Arial"/>
                <w:spacing w:val="17"/>
                <w:sz w:val="18"/>
                <w:szCs w:val="18"/>
              </w:rPr>
              <w:t xml:space="preserve"> </w:t>
            </w:r>
            <w:r w:rsidRPr="003E4F8D">
              <w:rPr>
                <w:rFonts w:ascii="Arial" w:hAnsi="Arial" w:cs="Arial"/>
                <w:sz w:val="18"/>
                <w:szCs w:val="18"/>
              </w:rPr>
              <w:t>a</w:t>
            </w:r>
            <w:r w:rsidRPr="003E4F8D">
              <w:rPr>
                <w:rFonts w:ascii="Arial" w:hAnsi="Arial" w:cs="Arial"/>
                <w:spacing w:val="17"/>
                <w:sz w:val="18"/>
                <w:szCs w:val="18"/>
              </w:rPr>
              <w:t xml:space="preserve"> </w:t>
            </w:r>
            <w:r w:rsidRPr="003E4F8D">
              <w:rPr>
                <w:rFonts w:ascii="Arial" w:hAnsi="Arial" w:cs="Arial"/>
                <w:spacing w:val="1"/>
                <w:sz w:val="18"/>
                <w:szCs w:val="18"/>
              </w:rPr>
              <w:t>l</w:t>
            </w:r>
            <w:r w:rsidRPr="003E4F8D">
              <w:rPr>
                <w:rFonts w:ascii="Arial" w:hAnsi="Arial" w:cs="Arial"/>
                <w:sz w:val="18"/>
                <w:szCs w:val="18"/>
              </w:rPr>
              <w:t>a</w:t>
            </w:r>
            <w:r w:rsidRPr="003E4F8D">
              <w:rPr>
                <w:rFonts w:ascii="Arial" w:hAnsi="Arial" w:cs="Arial"/>
                <w:spacing w:val="17"/>
                <w:sz w:val="18"/>
                <w:szCs w:val="18"/>
              </w:rPr>
              <w:t xml:space="preserve"> </w:t>
            </w:r>
            <w:r w:rsidRPr="003E4F8D">
              <w:rPr>
                <w:rFonts w:ascii="Arial" w:hAnsi="Arial" w:cs="Arial"/>
                <w:sz w:val="18"/>
                <w:szCs w:val="18"/>
              </w:rPr>
              <w:t>vial</w:t>
            </w:r>
            <w:r w:rsidRPr="003E4F8D">
              <w:rPr>
                <w:rFonts w:ascii="Arial" w:hAnsi="Arial" w:cs="Arial"/>
                <w:spacing w:val="1"/>
                <w:sz w:val="18"/>
                <w:szCs w:val="18"/>
              </w:rPr>
              <w:t>i</w:t>
            </w:r>
            <w:r w:rsidRPr="003E4F8D">
              <w:rPr>
                <w:rFonts w:ascii="Arial" w:hAnsi="Arial" w:cs="Arial"/>
                <w:spacing w:val="-1"/>
                <w:sz w:val="18"/>
                <w:szCs w:val="18"/>
              </w:rPr>
              <w:t>d</w:t>
            </w:r>
            <w:r w:rsidRPr="003E4F8D">
              <w:rPr>
                <w:rFonts w:ascii="Arial" w:hAnsi="Arial" w:cs="Arial"/>
                <w:spacing w:val="1"/>
                <w:sz w:val="18"/>
                <w:szCs w:val="18"/>
              </w:rPr>
              <w:t>a</w:t>
            </w:r>
            <w:r w:rsidRPr="003E4F8D">
              <w:rPr>
                <w:rFonts w:ascii="Arial" w:hAnsi="Arial" w:cs="Arial"/>
                <w:spacing w:val="-1"/>
                <w:sz w:val="18"/>
                <w:szCs w:val="18"/>
              </w:rPr>
              <w:t>d</w:t>
            </w:r>
            <w:r w:rsidRPr="003E4F8D">
              <w:rPr>
                <w:rFonts w:ascii="Arial" w:hAnsi="Arial" w:cs="Arial"/>
                <w:sz w:val="18"/>
                <w:szCs w:val="18"/>
              </w:rPr>
              <w:t>, en func</w:t>
            </w:r>
            <w:r w:rsidRPr="003E4F8D">
              <w:rPr>
                <w:rFonts w:ascii="Arial" w:hAnsi="Arial" w:cs="Arial"/>
                <w:spacing w:val="1"/>
                <w:sz w:val="18"/>
                <w:szCs w:val="18"/>
              </w:rPr>
              <w:t>i</w:t>
            </w:r>
            <w:r w:rsidRPr="003E4F8D">
              <w:rPr>
                <w:rFonts w:ascii="Arial" w:hAnsi="Arial" w:cs="Arial"/>
                <w:sz w:val="18"/>
                <w:szCs w:val="18"/>
              </w:rPr>
              <w:t xml:space="preserve">ón </w:t>
            </w:r>
            <w:r w:rsidRPr="003E4F8D">
              <w:rPr>
                <w:rFonts w:ascii="Arial" w:hAnsi="Arial" w:cs="Arial"/>
                <w:spacing w:val="1"/>
                <w:sz w:val="18"/>
                <w:szCs w:val="18"/>
              </w:rPr>
              <w:t>d</w:t>
            </w:r>
            <w:r w:rsidRPr="003E4F8D">
              <w:rPr>
                <w:rFonts w:ascii="Arial" w:hAnsi="Arial" w:cs="Arial"/>
                <w:spacing w:val="-1"/>
                <w:sz w:val="18"/>
                <w:szCs w:val="18"/>
              </w:rPr>
              <w:t>e</w:t>
            </w:r>
            <w:r w:rsidRPr="003E4F8D">
              <w:rPr>
                <w:rFonts w:ascii="Arial" w:hAnsi="Arial" w:cs="Arial"/>
                <w:sz w:val="18"/>
                <w:szCs w:val="18"/>
              </w:rPr>
              <w:t>l tránsito v</w:t>
            </w:r>
            <w:r w:rsidRPr="003E4F8D">
              <w:rPr>
                <w:rFonts w:ascii="Arial" w:hAnsi="Arial" w:cs="Arial"/>
                <w:spacing w:val="1"/>
                <w:sz w:val="18"/>
                <w:szCs w:val="18"/>
              </w:rPr>
              <w:t>e</w:t>
            </w:r>
            <w:r w:rsidRPr="003E4F8D">
              <w:rPr>
                <w:rFonts w:ascii="Arial" w:hAnsi="Arial" w:cs="Arial"/>
                <w:sz w:val="18"/>
                <w:szCs w:val="18"/>
              </w:rPr>
              <w:t>hic</w:t>
            </w:r>
            <w:r w:rsidRPr="003E4F8D">
              <w:rPr>
                <w:rFonts w:ascii="Arial" w:hAnsi="Arial" w:cs="Arial"/>
                <w:spacing w:val="1"/>
                <w:sz w:val="18"/>
                <w:szCs w:val="18"/>
              </w:rPr>
              <w:t>ul</w:t>
            </w:r>
            <w:r w:rsidRPr="003E4F8D">
              <w:rPr>
                <w:rFonts w:ascii="Arial" w:hAnsi="Arial" w:cs="Arial"/>
                <w:spacing w:val="-1"/>
                <w:sz w:val="18"/>
                <w:szCs w:val="18"/>
              </w:rPr>
              <w:t>a</w:t>
            </w:r>
            <w:r w:rsidRPr="003E4F8D">
              <w:rPr>
                <w:rFonts w:ascii="Arial" w:hAnsi="Arial" w:cs="Arial"/>
                <w:sz w:val="18"/>
                <w:szCs w:val="18"/>
              </w:rPr>
              <w:t>r</w:t>
            </w:r>
            <w:r w:rsidRPr="003E4F8D">
              <w:rPr>
                <w:rFonts w:ascii="Arial" w:hAnsi="Arial" w:cs="Arial"/>
                <w:spacing w:val="2"/>
                <w:sz w:val="18"/>
                <w:szCs w:val="18"/>
              </w:rPr>
              <w:t xml:space="preserve"> </w:t>
            </w:r>
            <w:r w:rsidRPr="003E4F8D">
              <w:rPr>
                <w:rFonts w:ascii="Arial" w:hAnsi="Arial" w:cs="Arial"/>
                <w:spacing w:val="-2"/>
                <w:sz w:val="18"/>
                <w:szCs w:val="18"/>
              </w:rPr>
              <w:t>y</w:t>
            </w:r>
            <w:r w:rsidRPr="003E4F8D">
              <w:rPr>
                <w:rFonts w:ascii="Arial" w:hAnsi="Arial" w:cs="Arial"/>
                <w:sz w:val="18"/>
                <w:szCs w:val="18"/>
              </w:rPr>
              <w:t xml:space="preserve">/o </w:t>
            </w:r>
            <w:r w:rsidRPr="003E4F8D">
              <w:rPr>
                <w:rFonts w:ascii="Arial" w:hAnsi="Arial" w:cs="Arial"/>
                <w:spacing w:val="1"/>
                <w:sz w:val="18"/>
                <w:szCs w:val="18"/>
              </w:rPr>
              <w:t>p</w:t>
            </w:r>
            <w:r w:rsidRPr="003E4F8D">
              <w:rPr>
                <w:rFonts w:ascii="Arial" w:hAnsi="Arial" w:cs="Arial"/>
                <w:sz w:val="18"/>
                <w:szCs w:val="18"/>
              </w:rPr>
              <w:t>eat</w:t>
            </w:r>
            <w:r w:rsidRPr="003E4F8D">
              <w:rPr>
                <w:rFonts w:ascii="Arial" w:hAnsi="Arial" w:cs="Arial"/>
                <w:spacing w:val="1"/>
                <w:sz w:val="18"/>
                <w:szCs w:val="18"/>
              </w:rPr>
              <w:t>o</w:t>
            </w:r>
            <w:r w:rsidRPr="003E4F8D">
              <w:rPr>
                <w:rFonts w:ascii="Arial" w:hAnsi="Arial" w:cs="Arial"/>
                <w:sz w:val="18"/>
                <w:szCs w:val="18"/>
              </w:rPr>
              <w:t>na</w:t>
            </w:r>
            <w:r w:rsidRPr="003E4F8D">
              <w:rPr>
                <w:rFonts w:ascii="Arial" w:hAnsi="Arial" w:cs="Arial"/>
                <w:spacing w:val="1"/>
                <w:sz w:val="18"/>
                <w:szCs w:val="18"/>
              </w:rPr>
              <w:t>l.</w:t>
            </w:r>
            <w:r>
              <w:rPr>
                <w:rFonts w:ascii="Arial" w:hAnsi="Arial" w:cs="Arial"/>
                <w:spacing w:val="1"/>
                <w:sz w:val="18"/>
                <w:szCs w:val="18"/>
              </w:rPr>
              <w:t xml:space="preserve"> La descripción y la clasificación de los tipos de vialidad se muestran en el ANEXO I parte 1 Tipos de vialidad.</w:t>
            </w:r>
          </w:p>
        </w:tc>
      </w:tr>
      <w:tr w:rsidR="00BA6457" w:rsidRPr="003E4F8D" w14:paraId="7E827F90"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C896F92" w14:textId="5C7ADE5D" w:rsidR="00BA6457" w:rsidRPr="004E11F7" w:rsidRDefault="00BA6457" w:rsidP="00BA6457">
            <w:pPr>
              <w:widowControl w:val="0"/>
              <w:numPr>
                <w:ilvl w:val="0"/>
                <w:numId w:val="6"/>
              </w:numPr>
              <w:autoSpaceDE w:val="0"/>
              <w:autoSpaceDN w:val="0"/>
              <w:adjustRightInd w:val="0"/>
              <w:ind w:left="459" w:hanging="395"/>
              <w:rPr>
                <w:rFonts w:ascii="Arial" w:hAnsi="Arial"/>
                <w:b/>
                <w:bCs/>
                <w:sz w:val="18"/>
                <w:szCs w:val="18"/>
              </w:rPr>
            </w:pPr>
            <w:r w:rsidRPr="004E11F7">
              <w:rPr>
                <w:rFonts w:ascii="Arial" w:hAnsi="Arial" w:cs="Arial"/>
                <w:b/>
                <w:bCs/>
                <w:sz w:val="18"/>
                <w:szCs w:val="18"/>
              </w:rPr>
              <w:t>Nombre</w:t>
            </w:r>
            <w:r w:rsidRPr="004E11F7">
              <w:rPr>
                <w:rFonts w:ascii="Arial" w:hAnsi="Arial" w:cs="Arial"/>
                <w:b/>
                <w:bCs/>
                <w:spacing w:val="1"/>
                <w:sz w:val="18"/>
                <w:szCs w:val="18"/>
              </w:rPr>
              <w:t xml:space="preserve"> </w:t>
            </w:r>
            <w:r w:rsidRPr="004E11F7">
              <w:rPr>
                <w:rFonts w:ascii="Arial" w:hAnsi="Arial" w:cs="Arial"/>
                <w:b/>
                <w:bCs/>
                <w:sz w:val="18"/>
                <w:szCs w:val="18"/>
              </w:rPr>
              <w:t xml:space="preserve">de </w:t>
            </w:r>
            <w:r w:rsidR="00BB2734">
              <w:rPr>
                <w:rFonts w:ascii="Arial" w:hAnsi="Arial" w:cs="Arial"/>
                <w:b/>
                <w:bCs/>
                <w:sz w:val="18"/>
                <w:szCs w:val="18"/>
              </w:rPr>
              <w:t>v</w:t>
            </w:r>
            <w:r w:rsidRPr="004E11F7">
              <w:rPr>
                <w:rFonts w:ascii="Arial" w:hAnsi="Arial" w:cs="Arial"/>
                <w:b/>
                <w:bCs/>
                <w:sz w:val="18"/>
                <w:szCs w:val="18"/>
              </w:rPr>
              <w:t>i</w:t>
            </w:r>
            <w:r w:rsidRPr="004E11F7">
              <w:rPr>
                <w:rFonts w:ascii="Arial" w:hAnsi="Arial" w:cs="Arial"/>
                <w:b/>
                <w:bCs/>
                <w:spacing w:val="1"/>
                <w:sz w:val="18"/>
                <w:szCs w:val="18"/>
              </w:rPr>
              <w:t>a</w:t>
            </w:r>
            <w:r w:rsidRPr="004E11F7">
              <w:rPr>
                <w:rFonts w:ascii="Arial" w:hAnsi="Arial" w:cs="Arial"/>
                <w:b/>
                <w:bCs/>
                <w:sz w:val="18"/>
                <w:szCs w:val="18"/>
              </w:rPr>
              <w:t>lid</w:t>
            </w:r>
            <w:r w:rsidRPr="004E11F7">
              <w:rPr>
                <w:rFonts w:ascii="Arial" w:hAnsi="Arial" w:cs="Arial"/>
                <w:b/>
                <w:bCs/>
                <w:spacing w:val="1"/>
                <w:sz w:val="18"/>
                <w:szCs w:val="18"/>
              </w:rPr>
              <w:t>a</w:t>
            </w:r>
            <w:r w:rsidRPr="004E11F7">
              <w:rPr>
                <w:rFonts w:ascii="Arial" w:hAnsi="Arial" w:cs="Arial"/>
                <w:b/>
                <w:bCs/>
                <w:sz w:val="18"/>
                <w:szCs w:val="18"/>
              </w:rPr>
              <w:t>d</w:t>
            </w:r>
          </w:p>
        </w:tc>
        <w:tc>
          <w:tcPr>
            <w:tcW w:w="0" w:type="auto"/>
          </w:tcPr>
          <w:p w14:paraId="4F8A0F87" w14:textId="77777777" w:rsidR="00BA6457" w:rsidRPr="003E4F8D" w:rsidRDefault="00BA6457" w:rsidP="00F9441D">
            <w:pPr>
              <w:widowControl w:val="0"/>
              <w:autoSpaceDE w:val="0"/>
              <w:autoSpaceDN w:val="0"/>
              <w:adjustRightInd w:val="0"/>
              <w:ind w:left="34"/>
              <w:jc w:val="both"/>
              <w:rPr>
                <w:rFonts w:ascii="Arial" w:hAnsi="Arial" w:cs="Arial"/>
                <w:sz w:val="18"/>
                <w:szCs w:val="18"/>
              </w:rPr>
            </w:pPr>
            <w:r w:rsidRPr="003E4F8D">
              <w:rPr>
                <w:rFonts w:ascii="Arial" w:hAnsi="Arial" w:cs="Arial"/>
                <w:sz w:val="18"/>
                <w:szCs w:val="18"/>
              </w:rPr>
              <w:t>Sustantivo p</w:t>
            </w:r>
            <w:r w:rsidRPr="003E4F8D">
              <w:rPr>
                <w:rFonts w:ascii="Arial" w:hAnsi="Arial" w:cs="Arial"/>
                <w:spacing w:val="1"/>
                <w:sz w:val="18"/>
                <w:szCs w:val="18"/>
              </w:rPr>
              <w:t>ro</w:t>
            </w:r>
            <w:r w:rsidRPr="003E4F8D">
              <w:rPr>
                <w:rFonts w:ascii="Arial" w:hAnsi="Arial" w:cs="Arial"/>
                <w:spacing w:val="-1"/>
                <w:sz w:val="18"/>
                <w:szCs w:val="18"/>
              </w:rPr>
              <w:t>p</w:t>
            </w:r>
            <w:r w:rsidRPr="003E4F8D">
              <w:rPr>
                <w:rFonts w:ascii="Arial" w:hAnsi="Arial" w:cs="Arial"/>
                <w:sz w:val="18"/>
                <w:szCs w:val="18"/>
              </w:rPr>
              <w:t xml:space="preserve">io </w:t>
            </w:r>
            <w:r w:rsidRPr="003E4F8D">
              <w:rPr>
                <w:rFonts w:ascii="Arial" w:hAnsi="Arial" w:cs="Arial"/>
                <w:spacing w:val="1"/>
                <w:sz w:val="18"/>
                <w:szCs w:val="18"/>
              </w:rPr>
              <w:t>q</w:t>
            </w:r>
            <w:r w:rsidRPr="003E4F8D">
              <w:rPr>
                <w:rFonts w:ascii="Arial" w:hAnsi="Arial" w:cs="Arial"/>
                <w:sz w:val="18"/>
                <w:szCs w:val="18"/>
              </w:rPr>
              <w:t xml:space="preserve">ue </w:t>
            </w:r>
            <w:r w:rsidRPr="003E4F8D">
              <w:rPr>
                <w:rFonts w:ascii="Arial" w:hAnsi="Arial" w:cs="Arial"/>
                <w:spacing w:val="1"/>
                <w:sz w:val="18"/>
                <w:szCs w:val="18"/>
              </w:rPr>
              <w:t>i</w:t>
            </w:r>
            <w:r w:rsidRPr="003E4F8D">
              <w:rPr>
                <w:rFonts w:ascii="Arial" w:hAnsi="Arial" w:cs="Arial"/>
                <w:sz w:val="18"/>
                <w:szCs w:val="18"/>
              </w:rPr>
              <w:t>dentif</w:t>
            </w:r>
            <w:r w:rsidRPr="003E4F8D">
              <w:rPr>
                <w:rFonts w:ascii="Arial" w:hAnsi="Arial" w:cs="Arial"/>
                <w:spacing w:val="1"/>
                <w:sz w:val="18"/>
                <w:szCs w:val="18"/>
              </w:rPr>
              <w:t>i</w:t>
            </w:r>
            <w:r w:rsidRPr="003E4F8D">
              <w:rPr>
                <w:rFonts w:ascii="Arial" w:hAnsi="Arial" w:cs="Arial"/>
                <w:sz w:val="18"/>
                <w:szCs w:val="18"/>
              </w:rPr>
              <w:t>ca a la vi</w:t>
            </w:r>
            <w:r w:rsidRPr="003E4F8D">
              <w:rPr>
                <w:rFonts w:ascii="Arial" w:hAnsi="Arial" w:cs="Arial"/>
                <w:spacing w:val="1"/>
                <w:sz w:val="18"/>
                <w:szCs w:val="18"/>
              </w:rPr>
              <w:t>a</w:t>
            </w:r>
            <w:r w:rsidRPr="003E4F8D">
              <w:rPr>
                <w:rFonts w:ascii="Arial" w:hAnsi="Arial" w:cs="Arial"/>
                <w:sz w:val="18"/>
                <w:szCs w:val="18"/>
              </w:rPr>
              <w:t>li</w:t>
            </w:r>
            <w:r w:rsidRPr="003E4F8D">
              <w:rPr>
                <w:rFonts w:ascii="Arial" w:hAnsi="Arial" w:cs="Arial"/>
                <w:spacing w:val="1"/>
                <w:sz w:val="18"/>
                <w:szCs w:val="18"/>
              </w:rPr>
              <w:t>d</w:t>
            </w:r>
            <w:r w:rsidRPr="003E4F8D">
              <w:rPr>
                <w:rFonts w:ascii="Arial" w:hAnsi="Arial" w:cs="Arial"/>
                <w:sz w:val="18"/>
                <w:szCs w:val="18"/>
              </w:rPr>
              <w:t>ad.</w:t>
            </w:r>
          </w:p>
        </w:tc>
      </w:tr>
      <w:tr w:rsidR="00BA6457" w:rsidRPr="003E4F8D" w14:paraId="72148C73"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6F64A920" w14:textId="70B17BD6" w:rsidR="00BA6457" w:rsidRPr="004E11F7"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4E11F7">
              <w:rPr>
                <w:rFonts w:ascii="Arial" w:hAnsi="Arial" w:cs="Arial"/>
                <w:b/>
                <w:bCs/>
                <w:sz w:val="18"/>
                <w:szCs w:val="18"/>
              </w:rPr>
              <w:t xml:space="preserve">Número </w:t>
            </w:r>
            <w:r w:rsidR="00BB2734">
              <w:rPr>
                <w:rFonts w:ascii="Arial" w:hAnsi="Arial" w:cs="Arial"/>
                <w:b/>
                <w:bCs/>
                <w:sz w:val="18"/>
                <w:szCs w:val="18"/>
              </w:rPr>
              <w:t>e</w:t>
            </w:r>
            <w:r w:rsidRPr="004E11F7">
              <w:rPr>
                <w:rFonts w:ascii="Arial" w:hAnsi="Arial" w:cs="Arial"/>
                <w:b/>
                <w:bCs/>
                <w:sz w:val="18"/>
                <w:szCs w:val="18"/>
              </w:rPr>
              <w:t>xterior</w:t>
            </w:r>
          </w:p>
        </w:tc>
        <w:tc>
          <w:tcPr>
            <w:tcW w:w="0" w:type="auto"/>
          </w:tcPr>
          <w:p w14:paraId="03B92D89" w14:textId="77777777" w:rsidR="00BA6457" w:rsidRPr="003E4F8D" w:rsidRDefault="00BA6457" w:rsidP="00F9441D">
            <w:pPr>
              <w:widowControl w:val="0"/>
              <w:autoSpaceDE w:val="0"/>
              <w:autoSpaceDN w:val="0"/>
              <w:adjustRightInd w:val="0"/>
              <w:jc w:val="both"/>
              <w:rPr>
                <w:rFonts w:ascii="Arial" w:hAnsi="Arial" w:cs="Arial"/>
                <w:sz w:val="18"/>
                <w:szCs w:val="18"/>
              </w:rPr>
            </w:pPr>
            <w:r>
              <w:rPr>
                <w:rFonts w:ascii="Arial" w:hAnsi="Arial" w:cs="Arial"/>
                <w:sz w:val="18"/>
                <w:szCs w:val="18"/>
              </w:rPr>
              <w:t>C</w:t>
            </w:r>
            <w:r w:rsidRPr="00EA688E">
              <w:rPr>
                <w:rFonts w:ascii="Arial" w:hAnsi="Arial" w:cs="Arial"/>
                <w:sz w:val="18"/>
                <w:szCs w:val="18"/>
              </w:rPr>
              <w:t>aractere</w:t>
            </w:r>
            <w:r>
              <w:rPr>
                <w:rFonts w:ascii="Arial" w:hAnsi="Arial" w:cs="Arial"/>
                <w:sz w:val="18"/>
                <w:szCs w:val="18"/>
              </w:rPr>
              <w:t>s</w:t>
            </w:r>
            <w:r w:rsidRPr="00EA688E">
              <w:rPr>
                <w:rFonts w:ascii="Arial" w:hAnsi="Arial" w:cs="Arial"/>
                <w:sz w:val="18"/>
                <w:szCs w:val="18"/>
              </w:rPr>
              <w:t xml:space="preserve"> alfanuméricos y símbolos que identifican un inmueble en una vialidad.</w:t>
            </w:r>
          </w:p>
        </w:tc>
      </w:tr>
      <w:tr w:rsidR="00BA6457" w:rsidRPr="003E4F8D" w14:paraId="7157837B"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195D1403" w14:textId="63E8A9B7" w:rsidR="00BA6457" w:rsidRPr="004E11F7"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4E11F7">
              <w:rPr>
                <w:rFonts w:ascii="Arial" w:hAnsi="Arial" w:cs="Arial"/>
                <w:b/>
                <w:bCs/>
                <w:sz w:val="18"/>
                <w:szCs w:val="18"/>
              </w:rPr>
              <w:t xml:space="preserve">Número </w:t>
            </w:r>
            <w:r w:rsidR="00BB2734">
              <w:rPr>
                <w:rFonts w:ascii="Arial" w:hAnsi="Arial" w:cs="Arial"/>
                <w:b/>
                <w:bCs/>
                <w:sz w:val="18"/>
                <w:szCs w:val="18"/>
              </w:rPr>
              <w:t>i</w:t>
            </w:r>
            <w:r w:rsidRPr="004E11F7">
              <w:rPr>
                <w:rFonts w:ascii="Arial" w:hAnsi="Arial" w:cs="Arial"/>
                <w:b/>
                <w:bCs/>
                <w:sz w:val="18"/>
                <w:szCs w:val="18"/>
              </w:rPr>
              <w:t>nterior</w:t>
            </w:r>
          </w:p>
        </w:tc>
        <w:tc>
          <w:tcPr>
            <w:tcW w:w="0" w:type="auto"/>
          </w:tcPr>
          <w:p w14:paraId="22D570DD" w14:textId="77777777" w:rsidR="00BA6457" w:rsidRPr="003E4F8D" w:rsidRDefault="00BA6457" w:rsidP="00F9441D">
            <w:pPr>
              <w:widowControl w:val="0"/>
              <w:autoSpaceDE w:val="0"/>
              <w:autoSpaceDN w:val="0"/>
              <w:adjustRightInd w:val="0"/>
              <w:ind w:left="34"/>
              <w:jc w:val="both"/>
              <w:rPr>
                <w:rFonts w:ascii="Arial" w:hAnsi="Arial" w:cs="Arial"/>
                <w:sz w:val="18"/>
                <w:szCs w:val="18"/>
              </w:rPr>
            </w:pPr>
            <w:bookmarkStart w:id="15" w:name="_Hlk163660308"/>
            <w:r w:rsidRPr="00487821">
              <w:rPr>
                <w:rFonts w:ascii="Arial" w:hAnsi="Arial" w:cs="Arial"/>
                <w:sz w:val="18"/>
                <w:szCs w:val="18"/>
              </w:rPr>
              <w:t xml:space="preserve">Caracteres alfanuméricos </w:t>
            </w:r>
            <w:r>
              <w:rPr>
                <w:rFonts w:ascii="Arial" w:hAnsi="Arial" w:cs="Arial"/>
                <w:sz w:val="18"/>
                <w:szCs w:val="18"/>
              </w:rPr>
              <w:t xml:space="preserve">y </w:t>
            </w:r>
            <w:r w:rsidRPr="003E4F8D">
              <w:rPr>
                <w:rFonts w:ascii="Arial" w:hAnsi="Arial" w:cs="Arial"/>
                <w:sz w:val="18"/>
                <w:szCs w:val="18"/>
              </w:rPr>
              <w:t>símbolo</w:t>
            </w:r>
            <w:r>
              <w:rPr>
                <w:rFonts w:ascii="Arial" w:hAnsi="Arial" w:cs="Arial"/>
                <w:sz w:val="18"/>
                <w:szCs w:val="18"/>
              </w:rPr>
              <w:t>s</w:t>
            </w:r>
            <w:r w:rsidRPr="003E4F8D">
              <w:rPr>
                <w:rFonts w:ascii="Arial" w:hAnsi="Arial" w:cs="Arial"/>
                <w:sz w:val="18"/>
                <w:szCs w:val="18"/>
              </w:rPr>
              <w:t xml:space="preserve"> que identifica</w:t>
            </w:r>
            <w:r>
              <w:rPr>
                <w:rFonts w:ascii="Arial" w:hAnsi="Arial" w:cs="Arial"/>
                <w:sz w:val="18"/>
                <w:szCs w:val="18"/>
              </w:rPr>
              <w:t>n</w:t>
            </w:r>
            <w:r w:rsidRPr="003E4F8D">
              <w:rPr>
                <w:rFonts w:ascii="Arial" w:hAnsi="Arial" w:cs="Arial"/>
                <w:sz w:val="18"/>
                <w:szCs w:val="18"/>
              </w:rPr>
              <w:t xml:space="preserve"> una vivienda o establecimiento al interior de un </w:t>
            </w:r>
            <w:r>
              <w:rPr>
                <w:rFonts w:ascii="Arial" w:hAnsi="Arial" w:cs="Arial"/>
                <w:sz w:val="18"/>
                <w:szCs w:val="18"/>
              </w:rPr>
              <w:t xml:space="preserve">predio o </w:t>
            </w:r>
            <w:r w:rsidRPr="003E4F8D">
              <w:rPr>
                <w:rFonts w:ascii="Arial" w:hAnsi="Arial" w:cs="Arial"/>
                <w:sz w:val="18"/>
                <w:szCs w:val="18"/>
              </w:rPr>
              <w:t>inmueble, con número exterior designado</w:t>
            </w:r>
            <w:bookmarkEnd w:id="15"/>
            <w:r w:rsidRPr="003E4F8D">
              <w:rPr>
                <w:rFonts w:ascii="Arial" w:hAnsi="Arial" w:cs="Arial"/>
                <w:sz w:val="18"/>
                <w:szCs w:val="18"/>
              </w:rPr>
              <w:t xml:space="preserve">. </w:t>
            </w:r>
          </w:p>
        </w:tc>
      </w:tr>
      <w:tr w:rsidR="00BA6457" w:rsidRPr="003E4F8D" w14:paraId="4DDA30F1"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55C048A" w14:textId="43535AA6" w:rsidR="00BA6457" w:rsidRPr="004E11F7"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4E11F7">
              <w:rPr>
                <w:rFonts w:ascii="Arial" w:hAnsi="Arial" w:cs="Arial"/>
                <w:b/>
                <w:bCs/>
                <w:sz w:val="18"/>
                <w:szCs w:val="18"/>
              </w:rPr>
              <w:t xml:space="preserve">Tipo del </w:t>
            </w:r>
            <w:r w:rsidR="00E150DD">
              <w:rPr>
                <w:rFonts w:ascii="Arial" w:hAnsi="Arial" w:cs="Arial"/>
                <w:b/>
                <w:bCs/>
                <w:sz w:val="18"/>
                <w:szCs w:val="18"/>
              </w:rPr>
              <w:t>a</w:t>
            </w:r>
            <w:r w:rsidRPr="004E11F7">
              <w:rPr>
                <w:rFonts w:ascii="Arial" w:hAnsi="Arial" w:cs="Arial"/>
                <w:b/>
                <w:bCs/>
                <w:sz w:val="18"/>
                <w:szCs w:val="18"/>
              </w:rPr>
              <w:t xml:space="preserve">sentamiento </w:t>
            </w:r>
            <w:r w:rsidR="0010136C">
              <w:rPr>
                <w:rFonts w:ascii="Arial" w:hAnsi="Arial" w:cs="Arial"/>
                <w:b/>
                <w:bCs/>
                <w:sz w:val="18"/>
                <w:szCs w:val="18"/>
              </w:rPr>
              <w:t>h</w:t>
            </w:r>
            <w:r w:rsidRPr="004E11F7">
              <w:rPr>
                <w:rFonts w:ascii="Arial" w:hAnsi="Arial" w:cs="Arial"/>
                <w:b/>
                <w:bCs/>
                <w:sz w:val="18"/>
                <w:szCs w:val="18"/>
              </w:rPr>
              <w:t>umano</w:t>
            </w:r>
          </w:p>
        </w:tc>
        <w:tc>
          <w:tcPr>
            <w:tcW w:w="0" w:type="auto"/>
          </w:tcPr>
          <w:p w14:paraId="7626E989" w14:textId="1AC2B616" w:rsidR="00BA6457" w:rsidRPr="003E4F8D" w:rsidRDefault="00BA6457" w:rsidP="00F9441D">
            <w:pPr>
              <w:widowControl w:val="0"/>
              <w:tabs>
                <w:tab w:val="left" w:pos="1325"/>
              </w:tabs>
              <w:autoSpaceDE w:val="0"/>
              <w:autoSpaceDN w:val="0"/>
              <w:adjustRightInd w:val="0"/>
              <w:ind w:left="34"/>
              <w:jc w:val="both"/>
              <w:rPr>
                <w:rFonts w:ascii="Arial" w:hAnsi="Arial" w:cs="Arial"/>
                <w:sz w:val="18"/>
                <w:szCs w:val="18"/>
              </w:rPr>
            </w:pPr>
            <w:r w:rsidRPr="003E4F8D">
              <w:rPr>
                <w:rFonts w:ascii="Arial" w:hAnsi="Arial" w:cs="Arial"/>
                <w:bCs/>
                <w:sz w:val="18"/>
                <w:szCs w:val="18"/>
              </w:rPr>
              <w:t>Se refiere a la clasificación que se le da al asentamiento humano, en función de sus características.</w:t>
            </w:r>
            <w:r>
              <w:t xml:space="preserve"> </w:t>
            </w:r>
            <w:r>
              <w:rPr>
                <w:rFonts w:ascii="Arial" w:hAnsi="Arial" w:cs="Arial"/>
                <w:spacing w:val="1"/>
                <w:sz w:val="18"/>
                <w:szCs w:val="18"/>
              </w:rPr>
              <w:t xml:space="preserve">La descripción y la clasificación de los tipos de asentamientos humanos se muestran en el ANEXO I parte 2 Tipos de </w:t>
            </w:r>
            <w:r w:rsidR="00E150DD">
              <w:rPr>
                <w:rFonts w:ascii="Arial" w:hAnsi="Arial" w:cs="Arial"/>
                <w:spacing w:val="1"/>
                <w:sz w:val="18"/>
                <w:szCs w:val="18"/>
              </w:rPr>
              <w:t>a</w:t>
            </w:r>
            <w:r>
              <w:rPr>
                <w:rFonts w:ascii="Arial" w:hAnsi="Arial" w:cs="Arial"/>
                <w:spacing w:val="1"/>
                <w:sz w:val="18"/>
                <w:szCs w:val="18"/>
              </w:rPr>
              <w:t xml:space="preserve">sentamientos </w:t>
            </w:r>
            <w:r w:rsidR="00E150DD">
              <w:rPr>
                <w:rFonts w:ascii="Arial" w:hAnsi="Arial" w:cs="Arial"/>
                <w:spacing w:val="1"/>
                <w:sz w:val="18"/>
                <w:szCs w:val="18"/>
              </w:rPr>
              <w:t>h</w:t>
            </w:r>
            <w:r>
              <w:rPr>
                <w:rFonts w:ascii="Arial" w:hAnsi="Arial" w:cs="Arial"/>
                <w:spacing w:val="1"/>
                <w:sz w:val="18"/>
                <w:szCs w:val="18"/>
              </w:rPr>
              <w:t>umanos.</w:t>
            </w:r>
          </w:p>
        </w:tc>
      </w:tr>
      <w:tr w:rsidR="00BA6457" w:rsidRPr="003E4F8D" w14:paraId="3A9A3F36"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6947746" w14:textId="5D57D2A5" w:rsidR="00BA6457" w:rsidRPr="004E11F7"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4E11F7">
              <w:rPr>
                <w:rFonts w:ascii="Arial" w:hAnsi="Arial" w:cs="Arial"/>
                <w:b/>
                <w:bCs/>
                <w:sz w:val="18"/>
                <w:szCs w:val="18"/>
              </w:rPr>
              <w:t xml:space="preserve">Nombre del </w:t>
            </w:r>
            <w:r w:rsidR="00E150DD">
              <w:rPr>
                <w:rFonts w:ascii="Arial" w:hAnsi="Arial" w:cs="Arial"/>
                <w:b/>
                <w:bCs/>
                <w:sz w:val="18"/>
                <w:szCs w:val="18"/>
              </w:rPr>
              <w:t>a</w:t>
            </w:r>
            <w:r w:rsidRPr="004E11F7">
              <w:rPr>
                <w:rFonts w:ascii="Arial" w:hAnsi="Arial" w:cs="Arial"/>
                <w:b/>
                <w:bCs/>
                <w:sz w:val="18"/>
                <w:szCs w:val="18"/>
              </w:rPr>
              <w:t xml:space="preserve">sentamiento </w:t>
            </w:r>
            <w:r w:rsidR="0010136C">
              <w:rPr>
                <w:rFonts w:ascii="Arial" w:hAnsi="Arial" w:cs="Arial"/>
                <w:b/>
                <w:bCs/>
                <w:sz w:val="18"/>
                <w:szCs w:val="18"/>
              </w:rPr>
              <w:t>h</w:t>
            </w:r>
            <w:r w:rsidRPr="004E11F7">
              <w:rPr>
                <w:rFonts w:ascii="Arial" w:hAnsi="Arial" w:cs="Arial"/>
                <w:b/>
                <w:bCs/>
                <w:sz w:val="18"/>
                <w:szCs w:val="18"/>
              </w:rPr>
              <w:t>umano</w:t>
            </w:r>
          </w:p>
        </w:tc>
        <w:tc>
          <w:tcPr>
            <w:tcW w:w="0" w:type="auto"/>
          </w:tcPr>
          <w:p w14:paraId="48B09D95" w14:textId="77777777" w:rsidR="00BA6457" w:rsidRPr="003E4F8D" w:rsidRDefault="00BA6457" w:rsidP="00F9441D">
            <w:pPr>
              <w:widowControl w:val="0"/>
              <w:autoSpaceDE w:val="0"/>
              <w:autoSpaceDN w:val="0"/>
              <w:adjustRightInd w:val="0"/>
              <w:ind w:left="34"/>
              <w:jc w:val="both"/>
              <w:rPr>
                <w:rFonts w:ascii="Arial" w:hAnsi="Arial" w:cs="Arial"/>
                <w:sz w:val="18"/>
                <w:szCs w:val="18"/>
              </w:rPr>
            </w:pPr>
            <w:r w:rsidRPr="003E4F8D">
              <w:rPr>
                <w:rFonts w:ascii="Arial" w:hAnsi="Arial" w:cs="Arial"/>
                <w:bCs/>
                <w:sz w:val="18"/>
                <w:szCs w:val="18"/>
              </w:rPr>
              <w:t>Sustantivo propio que identifica al asentamiento humano.</w:t>
            </w:r>
          </w:p>
        </w:tc>
      </w:tr>
      <w:tr w:rsidR="00BA6457" w:rsidRPr="003E4F8D" w14:paraId="4F5484BF"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4A77CB8A" w14:textId="0D38DD09" w:rsidR="00BA6457" w:rsidRPr="004E11F7"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4E11F7">
              <w:rPr>
                <w:rFonts w:ascii="Arial" w:hAnsi="Arial" w:cs="Arial"/>
                <w:b/>
                <w:bCs/>
                <w:sz w:val="18"/>
                <w:szCs w:val="18"/>
              </w:rPr>
              <w:t xml:space="preserve">Código </w:t>
            </w:r>
            <w:r w:rsidR="00125E23">
              <w:rPr>
                <w:rFonts w:ascii="Arial" w:hAnsi="Arial" w:cs="Arial"/>
                <w:b/>
                <w:bCs/>
                <w:sz w:val="18"/>
                <w:szCs w:val="18"/>
              </w:rPr>
              <w:t>p</w:t>
            </w:r>
            <w:r w:rsidRPr="004E11F7">
              <w:rPr>
                <w:rFonts w:ascii="Arial" w:hAnsi="Arial" w:cs="Arial"/>
                <w:b/>
                <w:bCs/>
                <w:sz w:val="18"/>
                <w:szCs w:val="18"/>
              </w:rPr>
              <w:t>ostal</w:t>
            </w:r>
          </w:p>
        </w:tc>
        <w:tc>
          <w:tcPr>
            <w:tcW w:w="0" w:type="auto"/>
          </w:tcPr>
          <w:p w14:paraId="70C84D90" w14:textId="77777777" w:rsidR="00BA6457" w:rsidRPr="003E4F8D" w:rsidRDefault="00BA6457" w:rsidP="00F9441D">
            <w:pPr>
              <w:widowControl w:val="0"/>
              <w:autoSpaceDE w:val="0"/>
              <w:autoSpaceDN w:val="0"/>
              <w:adjustRightInd w:val="0"/>
              <w:ind w:left="34"/>
              <w:jc w:val="both"/>
              <w:rPr>
                <w:rFonts w:ascii="Arial" w:hAnsi="Arial" w:cs="Arial"/>
                <w:sz w:val="18"/>
                <w:szCs w:val="18"/>
              </w:rPr>
            </w:pPr>
            <w:r w:rsidRPr="00917D09">
              <w:rPr>
                <w:rFonts w:ascii="Arial" w:hAnsi="Arial" w:cs="Arial"/>
                <w:bCs/>
                <w:sz w:val="18"/>
                <w:szCs w:val="18"/>
              </w:rPr>
              <w:t>Clave numérica compuesta por cinco dígitos, asignada por el Servicio Postal Mexicano, que identifica y ubica un área geográfica del país y la oficina postal que la sirve, para facilitar al correo, el encaminamiento, la distribución y el reparto de la materia postal.</w:t>
            </w:r>
          </w:p>
        </w:tc>
      </w:tr>
      <w:tr w:rsidR="00BA6457" w:rsidRPr="003E4F8D" w14:paraId="1FDB4B63"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787581E7" w14:textId="5984549F" w:rsidR="00BA6457" w:rsidRPr="004E11F7"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4E11F7">
              <w:rPr>
                <w:rFonts w:ascii="Arial" w:hAnsi="Arial" w:cs="Arial"/>
                <w:b/>
                <w:bCs/>
                <w:sz w:val="18"/>
                <w:szCs w:val="18"/>
              </w:rPr>
              <w:t xml:space="preserve">Nombre de la </w:t>
            </w:r>
            <w:r w:rsidR="00BB2734">
              <w:rPr>
                <w:rFonts w:ascii="Arial" w:hAnsi="Arial" w:cs="Arial"/>
                <w:b/>
                <w:bCs/>
                <w:sz w:val="18"/>
                <w:szCs w:val="18"/>
              </w:rPr>
              <w:t>l</w:t>
            </w:r>
            <w:r w:rsidRPr="004E11F7">
              <w:rPr>
                <w:rFonts w:ascii="Arial" w:hAnsi="Arial" w:cs="Arial"/>
                <w:b/>
                <w:bCs/>
                <w:sz w:val="18"/>
                <w:szCs w:val="18"/>
              </w:rPr>
              <w:t>ocalidad</w:t>
            </w:r>
          </w:p>
        </w:tc>
        <w:tc>
          <w:tcPr>
            <w:tcW w:w="0" w:type="auto"/>
          </w:tcPr>
          <w:p w14:paraId="4F05780C" w14:textId="44AF3400" w:rsidR="00BA6457" w:rsidRPr="003E4F8D" w:rsidRDefault="00BA6457" w:rsidP="00F9441D">
            <w:pPr>
              <w:widowControl w:val="0"/>
              <w:autoSpaceDE w:val="0"/>
              <w:autoSpaceDN w:val="0"/>
              <w:adjustRightInd w:val="0"/>
              <w:ind w:left="34"/>
              <w:jc w:val="both"/>
              <w:rPr>
                <w:rFonts w:ascii="Arial" w:hAnsi="Arial" w:cs="Arial"/>
                <w:sz w:val="18"/>
                <w:szCs w:val="18"/>
              </w:rPr>
            </w:pPr>
            <w:r w:rsidRPr="003E4F8D">
              <w:rPr>
                <w:rFonts w:ascii="Arial" w:hAnsi="Arial" w:cs="Arial"/>
                <w:sz w:val="18"/>
                <w:szCs w:val="18"/>
              </w:rPr>
              <w:t xml:space="preserve">Sustantivo propio que identifica a la </w:t>
            </w:r>
            <w:r w:rsidR="00BB2734">
              <w:rPr>
                <w:rFonts w:ascii="Arial" w:hAnsi="Arial" w:cs="Arial"/>
                <w:sz w:val="18"/>
                <w:szCs w:val="18"/>
              </w:rPr>
              <w:t>l</w:t>
            </w:r>
            <w:r w:rsidRPr="003E4F8D">
              <w:rPr>
                <w:rFonts w:ascii="Arial" w:hAnsi="Arial" w:cs="Arial"/>
                <w:sz w:val="18"/>
                <w:szCs w:val="18"/>
              </w:rPr>
              <w:t>ocalidad.</w:t>
            </w:r>
          </w:p>
        </w:tc>
      </w:tr>
      <w:tr w:rsidR="00BA6457" w:rsidRPr="003E4F8D" w14:paraId="2A8D6E49"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3AE7E570" w14:textId="0FD18A1A" w:rsidR="00BA6457" w:rsidRPr="004E11F7"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4E11F7">
              <w:rPr>
                <w:rFonts w:ascii="Arial" w:hAnsi="Arial" w:cs="Arial"/>
                <w:b/>
                <w:bCs/>
                <w:sz w:val="18"/>
                <w:szCs w:val="18"/>
              </w:rPr>
              <w:t xml:space="preserve">Nombre del </w:t>
            </w:r>
            <w:r w:rsidR="00451FD2">
              <w:rPr>
                <w:rFonts w:ascii="Arial" w:hAnsi="Arial" w:cs="Arial"/>
                <w:b/>
                <w:bCs/>
                <w:sz w:val="18"/>
                <w:szCs w:val="18"/>
              </w:rPr>
              <w:t>m</w:t>
            </w:r>
            <w:r w:rsidRPr="004E11F7">
              <w:rPr>
                <w:rFonts w:ascii="Arial" w:hAnsi="Arial" w:cs="Arial"/>
                <w:b/>
                <w:bCs/>
                <w:sz w:val="18"/>
                <w:szCs w:val="18"/>
              </w:rPr>
              <w:t xml:space="preserve">unicipio o </w:t>
            </w:r>
            <w:r w:rsidR="00451FD2">
              <w:rPr>
                <w:rFonts w:ascii="Arial" w:hAnsi="Arial" w:cs="Arial"/>
                <w:b/>
                <w:bCs/>
                <w:sz w:val="18"/>
                <w:szCs w:val="18"/>
              </w:rPr>
              <w:t>d</w:t>
            </w:r>
            <w:r w:rsidRPr="004E11F7">
              <w:rPr>
                <w:rFonts w:ascii="Arial" w:hAnsi="Arial" w:cs="Arial"/>
                <w:b/>
                <w:bCs/>
                <w:sz w:val="18"/>
                <w:szCs w:val="18"/>
              </w:rPr>
              <w:t xml:space="preserve">emarcación </w:t>
            </w:r>
            <w:r w:rsidR="00451FD2">
              <w:rPr>
                <w:rFonts w:ascii="Arial" w:hAnsi="Arial" w:cs="Arial"/>
                <w:b/>
                <w:bCs/>
                <w:sz w:val="18"/>
                <w:szCs w:val="18"/>
              </w:rPr>
              <w:t>t</w:t>
            </w:r>
            <w:r w:rsidRPr="004E11F7">
              <w:rPr>
                <w:rFonts w:ascii="Arial" w:hAnsi="Arial" w:cs="Arial"/>
                <w:b/>
                <w:bCs/>
                <w:sz w:val="18"/>
                <w:szCs w:val="18"/>
              </w:rPr>
              <w:t>erritorial</w:t>
            </w:r>
          </w:p>
        </w:tc>
        <w:tc>
          <w:tcPr>
            <w:tcW w:w="0" w:type="auto"/>
          </w:tcPr>
          <w:p w14:paraId="6D59D6AC" w14:textId="18D60561" w:rsidR="00BA6457" w:rsidRPr="003E4F8D" w:rsidRDefault="00BA6457" w:rsidP="00F9441D">
            <w:pPr>
              <w:widowControl w:val="0"/>
              <w:autoSpaceDE w:val="0"/>
              <w:autoSpaceDN w:val="0"/>
              <w:adjustRightInd w:val="0"/>
              <w:ind w:left="34"/>
              <w:jc w:val="both"/>
              <w:rPr>
                <w:rFonts w:ascii="Arial" w:hAnsi="Arial" w:cs="Arial"/>
                <w:sz w:val="18"/>
                <w:szCs w:val="18"/>
              </w:rPr>
            </w:pPr>
            <w:r w:rsidRPr="003E4F8D">
              <w:rPr>
                <w:rFonts w:ascii="Arial" w:hAnsi="Arial" w:cs="Arial"/>
                <w:sz w:val="18"/>
                <w:szCs w:val="18"/>
              </w:rPr>
              <w:t xml:space="preserve">Sustantivo propio que identifica al </w:t>
            </w:r>
            <w:r w:rsidR="00451FD2">
              <w:rPr>
                <w:rFonts w:ascii="Arial" w:hAnsi="Arial" w:cs="Arial"/>
                <w:sz w:val="18"/>
                <w:szCs w:val="18"/>
              </w:rPr>
              <w:t>m</w:t>
            </w:r>
            <w:r w:rsidRPr="003E4F8D">
              <w:rPr>
                <w:rFonts w:ascii="Arial" w:hAnsi="Arial" w:cs="Arial"/>
                <w:sz w:val="18"/>
                <w:szCs w:val="18"/>
              </w:rPr>
              <w:t>unicipio</w:t>
            </w:r>
            <w:r>
              <w:rPr>
                <w:rFonts w:ascii="Arial" w:hAnsi="Arial" w:cs="Arial"/>
                <w:sz w:val="18"/>
                <w:szCs w:val="18"/>
              </w:rPr>
              <w:t xml:space="preserve"> o</w:t>
            </w:r>
            <w:r w:rsidRPr="003E4F8D">
              <w:rPr>
                <w:rFonts w:ascii="Arial" w:hAnsi="Arial" w:cs="Arial"/>
                <w:sz w:val="18"/>
                <w:szCs w:val="18"/>
              </w:rPr>
              <w:t xml:space="preserve">, en el caso de </w:t>
            </w:r>
            <w:r>
              <w:rPr>
                <w:rFonts w:ascii="Arial" w:hAnsi="Arial" w:cs="Arial"/>
                <w:sz w:val="18"/>
                <w:szCs w:val="18"/>
              </w:rPr>
              <w:t xml:space="preserve">Ciudad de México, </w:t>
            </w:r>
            <w:r w:rsidRPr="003E4F8D">
              <w:rPr>
                <w:rFonts w:ascii="Arial" w:hAnsi="Arial" w:cs="Arial"/>
                <w:sz w:val="18"/>
                <w:szCs w:val="18"/>
              </w:rPr>
              <w:t xml:space="preserve">a las </w:t>
            </w:r>
            <w:r w:rsidR="000F185D">
              <w:rPr>
                <w:rFonts w:ascii="Arial" w:hAnsi="Arial" w:cs="Arial"/>
                <w:sz w:val="18"/>
                <w:szCs w:val="18"/>
              </w:rPr>
              <w:t>d</w:t>
            </w:r>
            <w:r w:rsidRPr="003E4F8D">
              <w:rPr>
                <w:rFonts w:ascii="Arial" w:hAnsi="Arial" w:cs="Arial"/>
                <w:sz w:val="18"/>
                <w:szCs w:val="18"/>
              </w:rPr>
              <w:t xml:space="preserve">emarcaciones </w:t>
            </w:r>
            <w:r w:rsidR="000F185D">
              <w:rPr>
                <w:rFonts w:ascii="Arial" w:hAnsi="Arial" w:cs="Arial"/>
                <w:sz w:val="18"/>
                <w:szCs w:val="18"/>
              </w:rPr>
              <w:t>t</w:t>
            </w:r>
            <w:r w:rsidRPr="003E4F8D">
              <w:rPr>
                <w:rFonts w:ascii="Arial" w:hAnsi="Arial" w:cs="Arial"/>
                <w:sz w:val="18"/>
                <w:szCs w:val="18"/>
              </w:rPr>
              <w:t>erritoriales</w:t>
            </w:r>
            <w:r>
              <w:rPr>
                <w:rFonts w:ascii="Arial" w:hAnsi="Arial" w:cs="Arial"/>
                <w:sz w:val="18"/>
                <w:szCs w:val="18"/>
              </w:rPr>
              <w:t>.</w:t>
            </w:r>
          </w:p>
        </w:tc>
      </w:tr>
      <w:tr w:rsidR="00BA6457" w:rsidRPr="003E4F8D" w14:paraId="7D88A668" w14:textId="77777777" w:rsidTr="00026E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2"/>
        </w:trPr>
        <w:tc>
          <w:tcPr>
            <w:tcW w:w="0" w:type="auto"/>
            <w:noWrap/>
            <w:vAlign w:val="center"/>
          </w:tcPr>
          <w:p w14:paraId="0ECCAC48" w14:textId="3EC95375" w:rsidR="00BA6457" w:rsidRPr="000A0F93" w:rsidRDefault="00BA6457" w:rsidP="00BA6457">
            <w:pPr>
              <w:widowControl w:val="0"/>
              <w:numPr>
                <w:ilvl w:val="0"/>
                <w:numId w:val="6"/>
              </w:numPr>
              <w:autoSpaceDE w:val="0"/>
              <w:autoSpaceDN w:val="0"/>
              <w:adjustRightInd w:val="0"/>
              <w:ind w:left="459" w:hanging="395"/>
              <w:rPr>
                <w:rFonts w:ascii="Arial" w:hAnsi="Arial" w:cs="Arial"/>
                <w:b/>
                <w:bCs/>
                <w:sz w:val="18"/>
                <w:szCs w:val="18"/>
              </w:rPr>
            </w:pPr>
            <w:r w:rsidRPr="000A0F93">
              <w:rPr>
                <w:rFonts w:ascii="Arial" w:hAnsi="Arial" w:cs="Arial"/>
                <w:b/>
                <w:bCs/>
                <w:sz w:val="18"/>
                <w:szCs w:val="18"/>
              </w:rPr>
              <w:t xml:space="preserve">Nombre de la </w:t>
            </w:r>
            <w:r w:rsidR="000F185D">
              <w:rPr>
                <w:rFonts w:ascii="Arial" w:hAnsi="Arial" w:cs="Arial"/>
                <w:b/>
                <w:bCs/>
                <w:sz w:val="18"/>
                <w:szCs w:val="18"/>
              </w:rPr>
              <w:t>e</w:t>
            </w:r>
            <w:r w:rsidRPr="000A0F93">
              <w:rPr>
                <w:rFonts w:ascii="Arial" w:hAnsi="Arial" w:cs="Arial"/>
                <w:b/>
                <w:bCs/>
                <w:sz w:val="18"/>
                <w:szCs w:val="18"/>
              </w:rPr>
              <w:t xml:space="preserve">ntidad </w:t>
            </w:r>
            <w:r w:rsidR="000F185D">
              <w:rPr>
                <w:rFonts w:ascii="Arial" w:hAnsi="Arial" w:cs="Arial"/>
                <w:b/>
                <w:bCs/>
                <w:sz w:val="18"/>
                <w:szCs w:val="18"/>
              </w:rPr>
              <w:t>f</w:t>
            </w:r>
            <w:r w:rsidRPr="000A0F93">
              <w:rPr>
                <w:rFonts w:ascii="Arial" w:hAnsi="Arial" w:cs="Arial"/>
                <w:b/>
                <w:bCs/>
                <w:sz w:val="18"/>
                <w:szCs w:val="18"/>
              </w:rPr>
              <w:t>ederativa</w:t>
            </w:r>
          </w:p>
        </w:tc>
        <w:tc>
          <w:tcPr>
            <w:tcW w:w="0" w:type="auto"/>
          </w:tcPr>
          <w:p w14:paraId="5CF9FDC0" w14:textId="4C939661" w:rsidR="00BA6457" w:rsidRPr="003E4F8D" w:rsidRDefault="00BA6457" w:rsidP="00F9441D">
            <w:pPr>
              <w:widowControl w:val="0"/>
              <w:autoSpaceDE w:val="0"/>
              <w:autoSpaceDN w:val="0"/>
              <w:adjustRightInd w:val="0"/>
              <w:ind w:left="34"/>
              <w:jc w:val="both"/>
              <w:rPr>
                <w:rFonts w:ascii="Arial" w:hAnsi="Arial" w:cs="Arial"/>
                <w:sz w:val="18"/>
                <w:szCs w:val="18"/>
              </w:rPr>
            </w:pPr>
            <w:r w:rsidRPr="000A0F93">
              <w:rPr>
                <w:rFonts w:ascii="Arial" w:hAnsi="Arial" w:cs="Arial"/>
                <w:sz w:val="18"/>
                <w:szCs w:val="18"/>
              </w:rPr>
              <w:t xml:space="preserve">Sustantivo propio que identifica a cada </w:t>
            </w:r>
            <w:r w:rsidR="000F185D">
              <w:rPr>
                <w:rFonts w:ascii="Arial" w:hAnsi="Arial" w:cs="Arial"/>
                <w:sz w:val="18"/>
                <w:szCs w:val="18"/>
              </w:rPr>
              <w:t>e</w:t>
            </w:r>
            <w:r w:rsidRPr="000A0F93">
              <w:rPr>
                <w:rFonts w:ascii="Arial" w:hAnsi="Arial" w:cs="Arial"/>
                <w:sz w:val="18"/>
                <w:szCs w:val="18"/>
              </w:rPr>
              <w:t>stado o a la Ciudad de México.</w:t>
            </w:r>
          </w:p>
        </w:tc>
      </w:tr>
    </w:tbl>
    <w:p w14:paraId="2262FE27" w14:textId="77777777" w:rsidR="00472110" w:rsidRDefault="00472110" w:rsidP="00983325">
      <w:pPr>
        <w:pStyle w:val="Texto"/>
        <w:spacing w:line="245" w:lineRule="exact"/>
        <w:ind w:firstLine="284"/>
        <w:rPr>
          <w:bCs/>
          <w:iCs/>
          <w:lang w:val="es-MX"/>
        </w:rPr>
      </w:pPr>
    </w:p>
    <w:p w14:paraId="0000E6EC" w14:textId="29C22D9A" w:rsidR="00BA6457" w:rsidRPr="00EC340E" w:rsidRDefault="00BA6457" w:rsidP="00983325">
      <w:pPr>
        <w:pStyle w:val="Texto"/>
        <w:spacing w:line="245" w:lineRule="exact"/>
        <w:ind w:firstLine="284"/>
        <w:rPr>
          <w:bCs/>
          <w:iCs/>
          <w:lang w:val="es-MX"/>
        </w:rPr>
      </w:pPr>
      <w:r w:rsidRPr="00EC340E">
        <w:rPr>
          <w:bCs/>
          <w:iCs/>
          <w:lang w:val="es-MX"/>
        </w:rPr>
        <w:lastRenderedPageBreak/>
        <w:t xml:space="preserve">Para los casos en que el Domicilio Geográfico no esté referido a una vialidad, algunos atributos de los elementos espaciales como carretera, camino, corriente de agua, canal, línea de costa y enlace fluvial proporcionarán los valores en los componentes </w:t>
      </w:r>
      <w:r w:rsidR="00BB2734">
        <w:rPr>
          <w:bCs/>
          <w:iCs/>
          <w:lang w:val="es-MX"/>
        </w:rPr>
        <w:t>t</w:t>
      </w:r>
      <w:r w:rsidRPr="00EC340E">
        <w:rPr>
          <w:bCs/>
          <w:iCs/>
          <w:lang w:val="es-MX"/>
        </w:rPr>
        <w:t xml:space="preserve">ipo y </w:t>
      </w:r>
      <w:r w:rsidR="00BB2734">
        <w:rPr>
          <w:bCs/>
          <w:iCs/>
          <w:lang w:val="es-MX"/>
        </w:rPr>
        <w:t>n</w:t>
      </w:r>
      <w:r w:rsidRPr="00EC340E">
        <w:rPr>
          <w:bCs/>
          <w:iCs/>
          <w:lang w:val="es-MX"/>
        </w:rPr>
        <w:t xml:space="preserve">ombre de </w:t>
      </w:r>
      <w:r w:rsidR="00BB2734">
        <w:rPr>
          <w:bCs/>
          <w:iCs/>
          <w:lang w:val="es-MX"/>
        </w:rPr>
        <w:t>v</w:t>
      </w:r>
      <w:r w:rsidRPr="00EC340E">
        <w:rPr>
          <w:bCs/>
          <w:iCs/>
          <w:lang w:val="es-MX"/>
        </w:rPr>
        <w:t>ialidad, siempre y cuando el Domicilio Geográfico se encuentre referido a un predio o inmueble, y</w:t>
      </w:r>
    </w:p>
    <w:p w14:paraId="3DA78F53" w14:textId="281CA36F" w:rsidR="00BA6457" w:rsidRPr="00EC340E" w:rsidRDefault="00BA6457" w:rsidP="00983325">
      <w:pPr>
        <w:pStyle w:val="Texto"/>
        <w:spacing w:line="245" w:lineRule="exact"/>
        <w:rPr>
          <w:bCs/>
          <w:iCs/>
          <w:lang w:val="es-MX"/>
        </w:rPr>
      </w:pPr>
      <w:r w:rsidRPr="00EC340E">
        <w:rPr>
          <w:bCs/>
          <w:iCs/>
          <w:lang w:val="es-MX"/>
        </w:rPr>
        <w:t xml:space="preserve">Los datos correspondientes a las Claves Geoestadísticas de </w:t>
      </w:r>
      <w:r w:rsidR="00BB2734" w:rsidRPr="00BB2734">
        <w:rPr>
          <w:bCs/>
          <w:iCs/>
          <w:lang w:val="es-MX"/>
        </w:rPr>
        <w:t>localidad</w:t>
      </w:r>
      <w:r w:rsidRPr="00EC340E">
        <w:rPr>
          <w:bCs/>
          <w:iCs/>
          <w:lang w:val="es-MX"/>
        </w:rPr>
        <w:t xml:space="preserve">, </w:t>
      </w:r>
      <w:r w:rsidR="00451FD2">
        <w:rPr>
          <w:bCs/>
          <w:iCs/>
          <w:lang w:val="es-MX"/>
        </w:rPr>
        <w:t>m</w:t>
      </w:r>
      <w:r w:rsidRPr="00EC340E">
        <w:rPr>
          <w:bCs/>
          <w:iCs/>
          <w:lang w:val="es-MX"/>
        </w:rPr>
        <w:t xml:space="preserve">unicipio o </w:t>
      </w:r>
      <w:r w:rsidR="00451FD2">
        <w:rPr>
          <w:bCs/>
          <w:iCs/>
          <w:lang w:val="es-MX"/>
        </w:rPr>
        <w:t>d</w:t>
      </w:r>
      <w:r w:rsidRPr="00EC340E">
        <w:rPr>
          <w:bCs/>
          <w:iCs/>
          <w:lang w:val="es-MX"/>
        </w:rPr>
        <w:t xml:space="preserve">emarcación y </w:t>
      </w:r>
      <w:r w:rsidR="00451FD2">
        <w:rPr>
          <w:bCs/>
          <w:iCs/>
          <w:lang w:val="es-MX"/>
        </w:rPr>
        <w:t>e</w:t>
      </w:r>
      <w:r w:rsidRPr="00EC340E">
        <w:rPr>
          <w:bCs/>
          <w:iCs/>
          <w:lang w:val="es-MX"/>
        </w:rPr>
        <w:t xml:space="preserve">ntidad </w:t>
      </w:r>
      <w:r w:rsidR="00451FD2">
        <w:rPr>
          <w:bCs/>
          <w:iCs/>
          <w:lang w:val="es-MX"/>
        </w:rPr>
        <w:t>f</w:t>
      </w:r>
      <w:r w:rsidRPr="00EC340E">
        <w:rPr>
          <w:bCs/>
          <w:iCs/>
          <w:lang w:val="es-MX"/>
        </w:rPr>
        <w:t xml:space="preserve">ederativa no se deben integrar al conformar el </w:t>
      </w:r>
      <w:r w:rsidR="004672CF" w:rsidRPr="00F203D9">
        <w:t>Domicilio Geográfico</w:t>
      </w:r>
      <w:r w:rsidRPr="00EC340E">
        <w:rPr>
          <w:bCs/>
          <w:iCs/>
          <w:lang w:val="es-MX"/>
        </w:rPr>
        <w:t xml:space="preserve">, de acuerdo a la estructura de los componentes principales, son datos que las Unidades del Estado deberán de agregar a la información de almacenamiento de los registros administrativos del Domicilio Geográfico en procesos independientes, de conformidad con lo establecido en el artículo 15, y con las especificaciones de los Anexos II y III de la presente </w:t>
      </w:r>
      <w:r w:rsidR="00AB0C63">
        <w:rPr>
          <w:bCs/>
          <w:iCs/>
          <w:lang w:val="es-MX"/>
        </w:rPr>
        <w:t>N</w:t>
      </w:r>
      <w:r w:rsidRPr="00EC340E">
        <w:rPr>
          <w:bCs/>
          <w:iCs/>
          <w:lang w:val="es-MX"/>
        </w:rPr>
        <w:t>orma, y</w:t>
      </w:r>
    </w:p>
    <w:p w14:paraId="603247B5" w14:textId="2FC734B5" w:rsidR="00BA6457" w:rsidRDefault="00BA6457" w:rsidP="00DB0CFA">
      <w:pPr>
        <w:pStyle w:val="Texto"/>
        <w:numPr>
          <w:ilvl w:val="0"/>
          <w:numId w:val="34"/>
        </w:numPr>
        <w:spacing w:line="245" w:lineRule="exact"/>
        <w:rPr>
          <w:bCs/>
          <w:iCs/>
          <w:lang w:val="es-MX"/>
        </w:rPr>
      </w:pPr>
      <w:r w:rsidRPr="00EC340E">
        <w:rPr>
          <w:b/>
          <w:bCs/>
          <w:iCs/>
          <w:lang w:val="es-MX"/>
        </w:rPr>
        <w:t>Complementario</w:t>
      </w:r>
      <w:r w:rsidRPr="00EC4842">
        <w:rPr>
          <w:b/>
          <w:bCs/>
          <w:iCs/>
          <w:lang w:val="es-MX"/>
        </w:rPr>
        <w:t>s:</w:t>
      </w:r>
      <w:r w:rsidRPr="00EC340E">
        <w:rPr>
          <w:bCs/>
          <w:iCs/>
          <w:lang w:val="es-MX"/>
        </w:rPr>
        <w:t xml:space="preserve"> Son los componentes que contribuyen a la identificación y ubicación de los predios o inmuebles, considerándolos como datos opcionales, al integrar un Domicilio Geográfico y deberán registrarse en el siguiente orden:</w:t>
      </w:r>
    </w:p>
    <w:tbl>
      <w:tblPr>
        <w:tblW w:w="5000" w:type="pct"/>
        <w:tblCellMar>
          <w:left w:w="0" w:type="dxa"/>
          <w:right w:w="0" w:type="dxa"/>
        </w:tblCellMar>
        <w:tblLook w:val="0000" w:firstRow="0" w:lastRow="0" w:firstColumn="0" w:lastColumn="0" w:noHBand="0" w:noVBand="0"/>
      </w:tblPr>
      <w:tblGrid>
        <w:gridCol w:w="3834"/>
        <w:gridCol w:w="5021"/>
      </w:tblGrid>
      <w:tr w:rsidR="00BA6457" w:rsidRPr="003A4979" w14:paraId="073604E0" w14:textId="77777777" w:rsidTr="00444DD2">
        <w:trPr>
          <w:trHeight w:hRule="exact" w:val="397"/>
        </w:trPr>
        <w:tc>
          <w:tcPr>
            <w:tcW w:w="5000" w:type="pct"/>
            <w:gridSpan w:val="2"/>
            <w:tcBorders>
              <w:top w:val="single" w:sz="8" w:space="0" w:color="000000"/>
              <w:left w:val="single" w:sz="4" w:space="0" w:color="auto"/>
              <w:bottom w:val="single" w:sz="8" w:space="0" w:color="000000"/>
              <w:right w:val="single" w:sz="6" w:space="0" w:color="000000"/>
            </w:tcBorders>
            <w:shd w:val="clear" w:color="auto" w:fill="E4E4E4"/>
            <w:vAlign w:val="center"/>
          </w:tcPr>
          <w:p w14:paraId="03F5C93E" w14:textId="77777777" w:rsidR="00BA6457" w:rsidRPr="003A4979" w:rsidRDefault="00BA6457" w:rsidP="00F9441D">
            <w:pPr>
              <w:widowControl w:val="0"/>
              <w:autoSpaceDE w:val="0"/>
              <w:autoSpaceDN w:val="0"/>
              <w:adjustRightInd w:val="0"/>
              <w:spacing w:before="11"/>
              <w:ind w:left="50" w:right="15"/>
              <w:jc w:val="center"/>
              <w:rPr>
                <w:rFonts w:ascii="Arial" w:hAnsi="Arial" w:cs="Arial"/>
                <w:b/>
                <w:bCs/>
                <w:sz w:val="18"/>
                <w:szCs w:val="18"/>
              </w:rPr>
            </w:pPr>
            <w:r w:rsidRPr="003A4979">
              <w:rPr>
                <w:rFonts w:ascii="Arial" w:hAnsi="Arial" w:cs="Arial"/>
                <w:b/>
                <w:sz w:val="18"/>
                <w:szCs w:val="18"/>
              </w:rPr>
              <w:t>COMPONENTES</w:t>
            </w:r>
            <w:r w:rsidRPr="003A4979">
              <w:rPr>
                <w:rFonts w:ascii="Arial" w:hAnsi="Arial" w:cs="Arial"/>
                <w:b/>
                <w:bCs/>
                <w:sz w:val="18"/>
                <w:szCs w:val="18"/>
              </w:rPr>
              <w:t xml:space="preserve"> </w:t>
            </w:r>
            <w:r w:rsidRPr="003A4979">
              <w:rPr>
                <w:rFonts w:ascii="Arial" w:hAnsi="Arial" w:cs="Arial"/>
                <w:b/>
                <w:sz w:val="18"/>
                <w:szCs w:val="18"/>
              </w:rPr>
              <w:t>COMPLEMENTARIOS</w:t>
            </w:r>
            <w:r w:rsidRPr="003A4979">
              <w:rPr>
                <w:rFonts w:ascii="Arial" w:hAnsi="Arial" w:cs="Arial"/>
                <w:b/>
                <w:bCs/>
                <w:sz w:val="18"/>
                <w:szCs w:val="18"/>
              </w:rPr>
              <w:t xml:space="preserve"> </w:t>
            </w:r>
            <w:r w:rsidRPr="003A4979">
              <w:rPr>
                <w:rFonts w:ascii="Arial" w:hAnsi="Arial" w:cs="Arial"/>
                <w:b/>
                <w:sz w:val="18"/>
                <w:szCs w:val="18"/>
              </w:rPr>
              <w:t>DEL DOMICILIO GEOGRÁFICO</w:t>
            </w:r>
          </w:p>
        </w:tc>
      </w:tr>
      <w:tr w:rsidR="00BA6457" w:rsidRPr="003A4979" w14:paraId="78071FAB" w14:textId="77777777" w:rsidTr="00026EC2">
        <w:trPr>
          <w:trHeight w:hRule="exact" w:val="410"/>
        </w:trPr>
        <w:tc>
          <w:tcPr>
            <w:tcW w:w="2165" w:type="pct"/>
            <w:tcBorders>
              <w:top w:val="single" w:sz="8" w:space="0" w:color="000000"/>
              <w:left w:val="single" w:sz="4" w:space="0" w:color="auto"/>
              <w:bottom w:val="single" w:sz="8" w:space="0" w:color="000000"/>
              <w:right w:val="single" w:sz="6" w:space="0" w:color="000000"/>
            </w:tcBorders>
            <w:shd w:val="clear" w:color="auto" w:fill="E4E4E4"/>
            <w:vAlign w:val="center"/>
          </w:tcPr>
          <w:p w14:paraId="3E65C570" w14:textId="77777777" w:rsidR="00BA6457" w:rsidRPr="003A4979" w:rsidRDefault="00BA6457" w:rsidP="00F9441D">
            <w:pPr>
              <w:widowControl w:val="0"/>
              <w:autoSpaceDE w:val="0"/>
              <w:autoSpaceDN w:val="0"/>
              <w:adjustRightInd w:val="0"/>
              <w:spacing w:before="13"/>
              <w:ind w:left="42"/>
              <w:jc w:val="center"/>
              <w:rPr>
                <w:rFonts w:ascii="Arial" w:hAnsi="Arial"/>
                <w:sz w:val="18"/>
                <w:szCs w:val="18"/>
              </w:rPr>
            </w:pPr>
            <w:r w:rsidRPr="003A4979">
              <w:rPr>
                <w:rFonts w:ascii="Arial" w:hAnsi="Arial" w:cs="Arial"/>
                <w:b/>
                <w:bCs/>
                <w:sz w:val="18"/>
                <w:szCs w:val="18"/>
              </w:rPr>
              <w:t>COMPONENTES</w:t>
            </w:r>
          </w:p>
        </w:tc>
        <w:tc>
          <w:tcPr>
            <w:tcW w:w="2835" w:type="pct"/>
            <w:tcBorders>
              <w:top w:val="single" w:sz="8" w:space="0" w:color="000000"/>
              <w:left w:val="single" w:sz="4" w:space="0" w:color="auto"/>
              <w:bottom w:val="single" w:sz="8" w:space="0" w:color="000000"/>
              <w:right w:val="single" w:sz="6" w:space="0" w:color="000000"/>
            </w:tcBorders>
            <w:shd w:val="clear" w:color="auto" w:fill="E4E4E4"/>
            <w:vAlign w:val="center"/>
          </w:tcPr>
          <w:p w14:paraId="61543F24" w14:textId="77777777" w:rsidR="00BA6457" w:rsidRPr="003A4979" w:rsidRDefault="00BA6457" w:rsidP="00F9441D">
            <w:pPr>
              <w:widowControl w:val="0"/>
              <w:autoSpaceDE w:val="0"/>
              <w:autoSpaceDN w:val="0"/>
              <w:adjustRightInd w:val="0"/>
              <w:spacing w:before="13"/>
              <w:ind w:left="42"/>
              <w:jc w:val="center"/>
              <w:rPr>
                <w:rFonts w:ascii="Arial" w:hAnsi="Arial" w:cs="Arial"/>
                <w:b/>
                <w:bCs/>
                <w:sz w:val="18"/>
                <w:szCs w:val="18"/>
              </w:rPr>
            </w:pPr>
            <w:r w:rsidRPr="003A4979">
              <w:rPr>
                <w:rFonts w:ascii="Arial" w:hAnsi="Arial" w:cs="Arial"/>
                <w:b/>
                <w:bCs/>
                <w:sz w:val="18"/>
                <w:szCs w:val="18"/>
              </w:rPr>
              <w:t>DESCRIPCIÓN</w:t>
            </w:r>
          </w:p>
        </w:tc>
      </w:tr>
      <w:tr w:rsidR="00BA6457" w:rsidRPr="003A4979" w14:paraId="5690171B" w14:textId="77777777" w:rsidTr="00026EC2">
        <w:trPr>
          <w:trHeight w:val="1967"/>
        </w:trPr>
        <w:tc>
          <w:tcPr>
            <w:tcW w:w="2165" w:type="pct"/>
            <w:tcBorders>
              <w:top w:val="single" w:sz="7" w:space="0" w:color="000000"/>
              <w:left w:val="single" w:sz="6" w:space="0" w:color="000000"/>
              <w:bottom w:val="single" w:sz="7" w:space="0" w:color="000000"/>
              <w:right w:val="single" w:sz="6" w:space="0" w:color="000000"/>
            </w:tcBorders>
            <w:vAlign w:val="center"/>
          </w:tcPr>
          <w:p w14:paraId="4456C9EC" w14:textId="6DB6A885" w:rsidR="00BA6457" w:rsidRPr="004E11F7" w:rsidRDefault="00FA087F" w:rsidP="00026EC2">
            <w:pPr>
              <w:widowControl w:val="0"/>
              <w:autoSpaceDE w:val="0"/>
              <w:autoSpaceDN w:val="0"/>
              <w:adjustRightInd w:val="0"/>
              <w:ind w:left="566" w:right="567"/>
              <w:rPr>
                <w:rFonts w:ascii="Arial" w:hAnsi="Arial" w:cs="Arial"/>
                <w:b/>
                <w:bCs/>
                <w:sz w:val="18"/>
                <w:szCs w:val="18"/>
                <w:lang w:bidi="es-ES"/>
              </w:rPr>
            </w:pPr>
            <w:r>
              <w:rPr>
                <w:rFonts w:ascii="Arial" w:hAnsi="Arial" w:cs="Arial"/>
                <w:b/>
                <w:bCs/>
                <w:sz w:val="18"/>
                <w:szCs w:val="18"/>
                <w:lang w:bidi="es-ES"/>
              </w:rPr>
              <w:t xml:space="preserve">11. </w:t>
            </w:r>
            <w:r w:rsidR="00BA6457" w:rsidRPr="004E11F7">
              <w:rPr>
                <w:rFonts w:ascii="Arial" w:hAnsi="Arial" w:cs="Arial"/>
                <w:b/>
                <w:bCs/>
                <w:sz w:val="18"/>
                <w:szCs w:val="18"/>
                <w:lang w:bidi="es-ES"/>
              </w:rPr>
              <w:t>Entre</w:t>
            </w:r>
            <w:r w:rsidR="00BD1C07">
              <w:rPr>
                <w:rFonts w:ascii="Arial" w:hAnsi="Arial" w:cs="Arial"/>
                <w:b/>
                <w:bCs/>
                <w:sz w:val="18"/>
                <w:szCs w:val="18"/>
                <w:lang w:bidi="es-ES"/>
              </w:rPr>
              <w:t xml:space="preserve"> </w:t>
            </w:r>
            <w:r w:rsidR="00BA6457" w:rsidRPr="004E11F7">
              <w:rPr>
                <w:rFonts w:ascii="Arial" w:hAnsi="Arial" w:cs="Arial"/>
                <w:b/>
                <w:bCs/>
                <w:sz w:val="18"/>
                <w:szCs w:val="18"/>
                <w:lang w:bidi="es-ES"/>
              </w:rPr>
              <w:t>vialidades</w:t>
            </w:r>
          </w:p>
        </w:tc>
        <w:tc>
          <w:tcPr>
            <w:tcW w:w="2835" w:type="pct"/>
            <w:tcBorders>
              <w:top w:val="single" w:sz="7" w:space="0" w:color="000000"/>
              <w:left w:val="single" w:sz="6" w:space="0" w:color="000000"/>
              <w:bottom w:val="single" w:sz="7" w:space="0" w:color="000000"/>
              <w:right w:val="single" w:sz="6" w:space="0" w:color="000000"/>
            </w:tcBorders>
          </w:tcPr>
          <w:p w14:paraId="508D44AA" w14:textId="71184630" w:rsidR="00BA6457" w:rsidRPr="003A4979" w:rsidRDefault="00BA6457" w:rsidP="00F9441D">
            <w:pPr>
              <w:widowControl w:val="0"/>
              <w:autoSpaceDE w:val="0"/>
              <w:autoSpaceDN w:val="0"/>
              <w:adjustRightInd w:val="0"/>
              <w:ind w:left="142" w:right="134"/>
              <w:jc w:val="both"/>
              <w:rPr>
                <w:rFonts w:ascii="Arial" w:hAnsi="Arial" w:cs="Arial"/>
                <w:sz w:val="18"/>
                <w:szCs w:val="18"/>
              </w:rPr>
            </w:pPr>
            <w:bookmarkStart w:id="16" w:name="_Hlk166667416"/>
            <w:r w:rsidRPr="004078C0">
              <w:rPr>
                <w:rFonts w:ascii="Arial" w:hAnsi="Arial" w:cs="Arial"/>
                <w:sz w:val="18"/>
                <w:szCs w:val="18"/>
              </w:rPr>
              <w:t>Hace referencia al tipo y nombre de las vialidades entre las cuales se ubica un Domicilio Geográfico</w:t>
            </w:r>
            <w:r w:rsidR="00260C37">
              <w:rPr>
                <w:rFonts w:ascii="Arial" w:hAnsi="Arial" w:cs="Arial"/>
                <w:sz w:val="18"/>
                <w:szCs w:val="18"/>
              </w:rPr>
              <w:t xml:space="preserve"> de interés</w:t>
            </w:r>
            <w:r w:rsidRPr="004078C0">
              <w:rPr>
                <w:rFonts w:ascii="Arial" w:hAnsi="Arial" w:cs="Arial"/>
                <w:sz w:val="18"/>
                <w:szCs w:val="18"/>
              </w:rPr>
              <w:t>, están definidas por las vialidades perpendiculares a la vialidad sobre l</w:t>
            </w:r>
            <w:r w:rsidR="00E25016">
              <w:rPr>
                <w:rFonts w:ascii="Arial" w:hAnsi="Arial" w:cs="Arial"/>
                <w:sz w:val="18"/>
                <w:szCs w:val="18"/>
              </w:rPr>
              <w:t>a</w:t>
            </w:r>
            <w:r w:rsidRPr="004078C0">
              <w:rPr>
                <w:rFonts w:ascii="Arial" w:hAnsi="Arial" w:cs="Arial"/>
                <w:sz w:val="18"/>
                <w:szCs w:val="18"/>
              </w:rPr>
              <w:t xml:space="preserve"> que se encuentra el frente de manzana en donde se ubica el acceso principal</w:t>
            </w:r>
            <w:r w:rsidR="0049755A">
              <w:rPr>
                <w:rFonts w:ascii="Arial" w:hAnsi="Arial" w:cs="Arial"/>
                <w:sz w:val="18"/>
                <w:szCs w:val="18"/>
              </w:rPr>
              <w:t xml:space="preserve"> del predio o </w:t>
            </w:r>
            <w:r w:rsidR="00E25016">
              <w:rPr>
                <w:rFonts w:ascii="Arial" w:hAnsi="Arial" w:cs="Arial"/>
                <w:sz w:val="18"/>
                <w:szCs w:val="18"/>
              </w:rPr>
              <w:t>inmueble. Para</w:t>
            </w:r>
            <w:r w:rsidR="00E25016" w:rsidRPr="00E25016">
              <w:rPr>
                <w:rFonts w:ascii="Arial" w:hAnsi="Arial" w:cs="Arial"/>
                <w:sz w:val="18"/>
                <w:szCs w:val="18"/>
              </w:rPr>
              <w:t xml:space="preserve"> la identificación y estructuración ordenada, el acceso principal del </w:t>
            </w:r>
            <w:r w:rsidR="00277F18">
              <w:rPr>
                <w:rFonts w:ascii="Arial" w:hAnsi="Arial" w:cs="Arial"/>
                <w:sz w:val="18"/>
                <w:szCs w:val="18"/>
              </w:rPr>
              <w:t>D</w:t>
            </w:r>
            <w:r w:rsidR="00E25016" w:rsidRPr="00E25016">
              <w:rPr>
                <w:rFonts w:ascii="Arial" w:hAnsi="Arial" w:cs="Arial"/>
                <w:sz w:val="18"/>
                <w:szCs w:val="18"/>
              </w:rPr>
              <w:t xml:space="preserve">omicilio </w:t>
            </w:r>
            <w:r w:rsidR="00277F18">
              <w:rPr>
                <w:rFonts w:ascii="Arial" w:hAnsi="Arial" w:cs="Arial"/>
                <w:sz w:val="18"/>
                <w:szCs w:val="18"/>
              </w:rPr>
              <w:t>G</w:t>
            </w:r>
            <w:r w:rsidR="00E25016" w:rsidRPr="00E25016">
              <w:rPr>
                <w:rFonts w:ascii="Arial" w:hAnsi="Arial" w:cs="Arial"/>
                <w:sz w:val="18"/>
                <w:szCs w:val="18"/>
              </w:rPr>
              <w:t>eográfico</w:t>
            </w:r>
            <w:r w:rsidR="00947E5C">
              <w:rPr>
                <w:rFonts w:ascii="Arial" w:hAnsi="Arial" w:cs="Arial"/>
                <w:sz w:val="18"/>
                <w:szCs w:val="18"/>
              </w:rPr>
              <w:t xml:space="preserve"> de interés</w:t>
            </w:r>
            <w:r w:rsidR="00E25016" w:rsidRPr="00E25016">
              <w:rPr>
                <w:rFonts w:ascii="Arial" w:hAnsi="Arial" w:cs="Arial"/>
                <w:sz w:val="18"/>
                <w:szCs w:val="18"/>
              </w:rPr>
              <w:t xml:space="preserve"> servirá como punto de referencia. Al posicionarse</w:t>
            </w:r>
            <w:r w:rsidR="00E25016">
              <w:rPr>
                <w:rFonts w:ascii="Arial" w:hAnsi="Arial" w:cs="Arial"/>
                <w:sz w:val="18"/>
                <w:szCs w:val="18"/>
              </w:rPr>
              <w:t xml:space="preserve"> </w:t>
            </w:r>
            <w:r w:rsidR="00E25016" w:rsidRPr="00E25016">
              <w:rPr>
                <w:rFonts w:ascii="Arial" w:hAnsi="Arial" w:cs="Arial"/>
                <w:sz w:val="18"/>
                <w:szCs w:val="18"/>
              </w:rPr>
              <w:t xml:space="preserve">de </w:t>
            </w:r>
            <w:r w:rsidR="00E25016">
              <w:rPr>
                <w:rFonts w:ascii="Arial" w:hAnsi="Arial" w:cs="Arial"/>
                <w:sz w:val="18"/>
                <w:szCs w:val="18"/>
              </w:rPr>
              <w:t xml:space="preserve">frente </w:t>
            </w:r>
            <w:r w:rsidR="00E25016" w:rsidRPr="00E25016">
              <w:rPr>
                <w:rFonts w:ascii="Arial" w:hAnsi="Arial" w:cs="Arial"/>
                <w:sz w:val="18"/>
                <w:szCs w:val="18"/>
              </w:rPr>
              <w:t xml:space="preserve">al predio o inmueble, con la </w:t>
            </w:r>
            <w:r w:rsidR="00E25016">
              <w:rPr>
                <w:rFonts w:ascii="Arial" w:hAnsi="Arial" w:cs="Arial"/>
                <w:sz w:val="18"/>
                <w:szCs w:val="18"/>
              </w:rPr>
              <w:t xml:space="preserve">vialidad </w:t>
            </w:r>
            <w:r w:rsidR="00E25016" w:rsidRPr="00E25016">
              <w:rPr>
                <w:rFonts w:ascii="Arial" w:hAnsi="Arial" w:cs="Arial"/>
                <w:sz w:val="18"/>
                <w:szCs w:val="18"/>
              </w:rPr>
              <w:t xml:space="preserve">detrás. La vialidad que se ubica en el lado izquierdo se designará como </w:t>
            </w:r>
            <w:r w:rsidR="00E25016">
              <w:rPr>
                <w:rFonts w:ascii="Arial" w:hAnsi="Arial" w:cs="Arial"/>
                <w:sz w:val="18"/>
                <w:szCs w:val="18"/>
              </w:rPr>
              <w:t>“Entre</w:t>
            </w:r>
            <w:r w:rsidR="00947E5C">
              <w:rPr>
                <w:rFonts w:ascii="Arial" w:hAnsi="Arial" w:cs="Arial"/>
                <w:sz w:val="18"/>
                <w:szCs w:val="18"/>
              </w:rPr>
              <w:t xml:space="preserve"> </w:t>
            </w:r>
            <w:r w:rsidR="00E25016">
              <w:rPr>
                <w:rFonts w:ascii="Arial" w:hAnsi="Arial" w:cs="Arial"/>
                <w:sz w:val="18"/>
                <w:szCs w:val="18"/>
              </w:rPr>
              <w:t>vialidad de referencia</w:t>
            </w:r>
            <w:r w:rsidR="00E25016" w:rsidRPr="00E25016">
              <w:rPr>
                <w:rFonts w:ascii="Arial" w:hAnsi="Arial" w:cs="Arial"/>
                <w:sz w:val="18"/>
                <w:szCs w:val="18"/>
              </w:rPr>
              <w:t xml:space="preserve"> 1</w:t>
            </w:r>
            <w:r w:rsidR="00E25016">
              <w:rPr>
                <w:rFonts w:ascii="Arial" w:hAnsi="Arial" w:cs="Arial"/>
                <w:sz w:val="18"/>
                <w:szCs w:val="18"/>
              </w:rPr>
              <w:t>”</w:t>
            </w:r>
            <w:r w:rsidR="00E25016" w:rsidRPr="00E25016">
              <w:rPr>
                <w:rFonts w:ascii="Arial" w:hAnsi="Arial" w:cs="Arial"/>
                <w:sz w:val="18"/>
                <w:szCs w:val="18"/>
              </w:rPr>
              <w:t xml:space="preserve">, mientras que la vialidad situada en el lado derecho se denominará </w:t>
            </w:r>
            <w:r w:rsidR="00E25016">
              <w:rPr>
                <w:rFonts w:ascii="Arial" w:hAnsi="Arial" w:cs="Arial"/>
                <w:sz w:val="18"/>
                <w:szCs w:val="18"/>
              </w:rPr>
              <w:t>“Entre</w:t>
            </w:r>
            <w:r w:rsidR="00947E5C">
              <w:rPr>
                <w:rFonts w:ascii="Arial" w:hAnsi="Arial" w:cs="Arial"/>
                <w:sz w:val="18"/>
                <w:szCs w:val="18"/>
              </w:rPr>
              <w:t xml:space="preserve"> </w:t>
            </w:r>
            <w:r w:rsidR="00E25016">
              <w:rPr>
                <w:rFonts w:ascii="Arial" w:hAnsi="Arial" w:cs="Arial"/>
                <w:sz w:val="18"/>
                <w:szCs w:val="18"/>
              </w:rPr>
              <w:t>vialidad de referencia 2”</w:t>
            </w:r>
            <w:r w:rsidRPr="0097520D">
              <w:rPr>
                <w:rFonts w:ascii="Arial" w:hAnsi="Arial" w:cs="Arial"/>
                <w:sz w:val="18"/>
                <w:szCs w:val="18"/>
              </w:rPr>
              <w:t>.</w:t>
            </w:r>
            <w:bookmarkEnd w:id="16"/>
          </w:p>
        </w:tc>
      </w:tr>
      <w:tr w:rsidR="00BA6457" w:rsidRPr="003A4979" w14:paraId="26BCC390" w14:textId="77777777" w:rsidTr="00026EC2">
        <w:trPr>
          <w:trHeight w:val="668"/>
        </w:trPr>
        <w:tc>
          <w:tcPr>
            <w:tcW w:w="2165" w:type="pct"/>
            <w:tcBorders>
              <w:top w:val="single" w:sz="7" w:space="0" w:color="000000"/>
              <w:left w:val="single" w:sz="6" w:space="0" w:color="000000"/>
              <w:bottom w:val="single" w:sz="7" w:space="0" w:color="000000"/>
              <w:right w:val="single" w:sz="6" w:space="0" w:color="000000"/>
            </w:tcBorders>
            <w:vAlign w:val="center"/>
          </w:tcPr>
          <w:p w14:paraId="70D34F7B" w14:textId="4B499B5E" w:rsidR="00BA6457" w:rsidRPr="004E11F7" w:rsidRDefault="00FA087F" w:rsidP="00026EC2">
            <w:pPr>
              <w:widowControl w:val="0"/>
              <w:autoSpaceDE w:val="0"/>
              <w:autoSpaceDN w:val="0"/>
              <w:adjustRightInd w:val="0"/>
              <w:ind w:left="566" w:right="567"/>
              <w:rPr>
                <w:rFonts w:ascii="Arial" w:hAnsi="Arial" w:cs="Arial"/>
                <w:b/>
                <w:bCs/>
                <w:sz w:val="18"/>
                <w:szCs w:val="18"/>
                <w:lang w:bidi="es-ES"/>
              </w:rPr>
            </w:pPr>
            <w:r>
              <w:rPr>
                <w:rFonts w:ascii="Arial" w:hAnsi="Arial" w:cs="Arial"/>
                <w:b/>
                <w:bCs/>
                <w:sz w:val="18"/>
                <w:szCs w:val="18"/>
                <w:lang w:bidi="es-ES"/>
              </w:rPr>
              <w:t xml:space="preserve">12. </w:t>
            </w:r>
            <w:r w:rsidR="00BA6457" w:rsidRPr="004E11F7">
              <w:rPr>
                <w:rFonts w:ascii="Arial" w:hAnsi="Arial" w:cs="Arial"/>
                <w:b/>
                <w:bCs/>
                <w:sz w:val="18"/>
                <w:szCs w:val="18"/>
                <w:lang w:bidi="es-ES"/>
              </w:rPr>
              <w:t xml:space="preserve">Vialidad </w:t>
            </w:r>
            <w:r w:rsidR="000F185D">
              <w:rPr>
                <w:rFonts w:ascii="Arial" w:hAnsi="Arial" w:cs="Arial"/>
                <w:b/>
                <w:bCs/>
                <w:sz w:val="18"/>
                <w:szCs w:val="18"/>
                <w:lang w:bidi="es-ES"/>
              </w:rPr>
              <w:t>p</w:t>
            </w:r>
            <w:r w:rsidR="00BA6457" w:rsidRPr="004E11F7">
              <w:rPr>
                <w:rFonts w:ascii="Arial" w:hAnsi="Arial" w:cs="Arial"/>
                <w:b/>
                <w:bCs/>
                <w:sz w:val="18"/>
                <w:szCs w:val="18"/>
                <w:lang w:bidi="es-ES"/>
              </w:rPr>
              <w:t>osterior</w:t>
            </w:r>
          </w:p>
        </w:tc>
        <w:tc>
          <w:tcPr>
            <w:tcW w:w="2835" w:type="pct"/>
            <w:tcBorders>
              <w:top w:val="single" w:sz="7" w:space="0" w:color="000000"/>
              <w:left w:val="single" w:sz="6" w:space="0" w:color="000000"/>
              <w:bottom w:val="single" w:sz="7" w:space="0" w:color="000000"/>
              <w:right w:val="single" w:sz="6" w:space="0" w:color="000000"/>
            </w:tcBorders>
          </w:tcPr>
          <w:p w14:paraId="759D185E" w14:textId="61DA4FC5" w:rsidR="00BA6457" w:rsidRPr="003A4979" w:rsidRDefault="00BA6457" w:rsidP="00F9441D">
            <w:pPr>
              <w:widowControl w:val="0"/>
              <w:autoSpaceDE w:val="0"/>
              <w:autoSpaceDN w:val="0"/>
              <w:adjustRightInd w:val="0"/>
              <w:ind w:left="142" w:right="134"/>
              <w:jc w:val="both"/>
              <w:rPr>
                <w:rFonts w:ascii="Arial" w:hAnsi="Arial" w:cs="Arial"/>
                <w:sz w:val="18"/>
                <w:szCs w:val="18"/>
              </w:rPr>
            </w:pPr>
            <w:r w:rsidRPr="003A4979">
              <w:rPr>
                <w:rFonts w:ascii="Arial" w:hAnsi="Arial" w:cs="Arial"/>
                <w:sz w:val="18"/>
                <w:szCs w:val="18"/>
              </w:rPr>
              <w:t>Hace referencia al tipo y nombre de la vialidad que se encuentra en la parte posterior de aquella donde se ubica el Domicilio Geográfico de interés</w:t>
            </w:r>
            <w:r>
              <w:rPr>
                <w:rFonts w:ascii="Arial" w:hAnsi="Arial" w:cs="Arial"/>
                <w:sz w:val="18"/>
                <w:szCs w:val="18"/>
              </w:rPr>
              <w:t>.</w:t>
            </w:r>
            <w:r>
              <w:t xml:space="preserve"> </w:t>
            </w:r>
            <w:r w:rsidRPr="00917D09">
              <w:rPr>
                <w:rFonts w:ascii="Arial" w:hAnsi="Arial" w:cs="Arial"/>
                <w:sz w:val="18"/>
                <w:szCs w:val="18"/>
              </w:rPr>
              <w:t xml:space="preserve">En una manzana no </w:t>
            </w:r>
            <w:r w:rsidR="009B7082" w:rsidRPr="00917D09">
              <w:rPr>
                <w:rFonts w:ascii="Arial" w:hAnsi="Arial" w:cs="Arial"/>
                <w:sz w:val="18"/>
                <w:szCs w:val="18"/>
              </w:rPr>
              <w:t>re</w:t>
            </w:r>
            <w:r w:rsidR="009B7082">
              <w:rPr>
                <w:rFonts w:ascii="Arial" w:hAnsi="Arial" w:cs="Arial"/>
                <w:sz w:val="18"/>
                <w:szCs w:val="18"/>
              </w:rPr>
              <w:t>gular</w:t>
            </w:r>
            <w:r w:rsidR="009B7082" w:rsidRPr="00917D09">
              <w:rPr>
                <w:rFonts w:ascii="Arial" w:hAnsi="Arial" w:cs="Arial"/>
                <w:sz w:val="18"/>
                <w:szCs w:val="18"/>
              </w:rPr>
              <w:t xml:space="preserve"> </w:t>
            </w:r>
            <w:r w:rsidRPr="00917D09">
              <w:rPr>
                <w:rFonts w:ascii="Arial" w:hAnsi="Arial" w:cs="Arial"/>
                <w:sz w:val="18"/>
                <w:szCs w:val="18"/>
              </w:rPr>
              <w:t>la vialidad posterior podrá coincidir con alguna de las entre vialidades.</w:t>
            </w:r>
          </w:p>
        </w:tc>
      </w:tr>
      <w:tr w:rsidR="00BA6457" w:rsidRPr="003A4979" w14:paraId="789AE00C" w14:textId="77777777" w:rsidTr="00112F49">
        <w:trPr>
          <w:trHeight w:hRule="exact" w:val="2178"/>
        </w:trPr>
        <w:tc>
          <w:tcPr>
            <w:tcW w:w="2165" w:type="pct"/>
            <w:tcBorders>
              <w:top w:val="single" w:sz="7" w:space="0" w:color="000000"/>
              <w:left w:val="single" w:sz="6" w:space="0" w:color="000000"/>
              <w:bottom w:val="single" w:sz="6" w:space="0" w:color="000000"/>
              <w:right w:val="single" w:sz="6" w:space="0" w:color="000000"/>
            </w:tcBorders>
            <w:vAlign w:val="center"/>
          </w:tcPr>
          <w:p w14:paraId="32A73711" w14:textId="0F33249E" w:rsidR="00BA6457" w:rsidRPr="004E11F7" w:rsidRDefault="00FA087F" w:rsidP="00026EC2">
            <w:pPr>
              <w:widowControl w:val="0"/>
              <w:autoSpaceDE w:val="0"/>
              <w:autoSpaceDN w:val="0"/>
              <w:adjustRightInd w:val="0"/>
              <w:ind w:left="558" w:right="567"/>
              <w:rPr>
                <w:rFonts w:ascii="Arial" w:hAnsi="Arial" w:cs="Arial"/>
                <w:b/>
                <w:bCs/>
                <w:sz w:val="18"/>
                <w:szCs w:val="18"/>
                <w:lang w:bidi="es-ES"/>
              </w:rPr>
            </w:pPr>
            <w:r>
              <w:rPr>
                <w:rFonts w:ascii="Arial" w:hAnsi="Arial" w:cs="Arial"/>
                <w:b/>
                <w:bCs/>
                <w:sz w:val="18"/>
                <w:szCs w:val="18"/>
                <w:lang w:bidi="es-ES"/>
              </w:rPr>
              <w:t xml:space="preserve">13. </w:t>
            </w:r>
            <w:r w:rsidR="00BA6457" w:rsidRPr="004E11F7">
              <w:rPr>
                <w:rFonts w:ascii="Arial" w:hAnsi="Arial" w:cs="Arial"/>
                <w:b/>
                <w:bCs/>
                <w:sz w:val="18"/>
                <w:szCs w:val="18"/>
                <w:lang w:bidi="es-ES"/>
              </w:rPr>
              <w:t xml:space="preserve">Descripción de </w:t>
            </w:r>
            <w:r w:rsidR="000C1AAE">
              <w:rPr>
                <w:rFonts w:ascii="Arial" w:hAnsi="Arial" w:cs="Arial"/>
                <w:b/>
                <w:bCs/>
                <w:sz w:val="18"/>
                <w:szCs w:val="18"/>
                <w:lang w:bidi="es-ES"/>
              </w:rPr>
              <w:t>u</w:t>
            </w:r>
            <w:r w:rsidR="00BA6457" w:rsidRPr="004E11F7">
              <w:rPr>
                <w:rFonts w:ascii="Arial" w:hAnsi="Arial" w:cs="Arial"/>
                <w:b/>
                <w:bCs/>
                <w:sz w:val="18"/>
                <w:szCs w:val="18"/>
                <w:lang w:bidi="es-ES"/>
              </w:rPr>
              <w:t>bicación</w:t>
            </w:r>
          </w:p>
        </w:tc>
        <w:tc>
          <w:tcPr>
            <w:tcW w:w="2835" w:type="pct"/>
            <w:tcBorders>
              <w:top w:val="single" w:sz="7" w:space="0" w:color="000000"/>
              <w:left w:val="single" w:sz="6" w:space="0" w:color="000000"/>
              <w:bottom w:val="single" w:sz="6" w:space="0" w:color="000000"/>
              <w:right w:val="single" w:sz="6" w:space="0" w:color="000000"/>
            </w:tcBorders>
          </w:tcPr>
          <w:p w14:paraId="1809A9ED" w14:textId="542BFAAE" w:rsidR="00BA6457" w:rsidRDefault="00BA6457" w:rsidP="00F9441D">
            <w:pPr>
              <w:widowControl w:val="0"/>
              <w:autoSpaceDE w:val="0"/>
              <w:autoSpaceDN w:val="0"/>
              <w:adjustRightInd w:val="0"/>
              <w:ind w:left="142" w:right="134"/>
              <w:jc w:val="both"/>
              <w:rPr>
                <w:rFonts w:ascii="Arial" w:hAnsi="Arial" w:cs="Arial"/>
                <w:sz w:val="18"/>
                <w:szCs w:val="18"/>
              </w:rPr>
            </w:pPr>
            <w:r w:rsidRPr="003A4979">
              <w:rPr>
                <w:rFonts w:ascii="Arial" w:hAnsi="Arial" w:cs="Arial"/>
                <w:sz w:val="18"/>
                <w:szCs w:val="18"/>
              </w:rPr>
              <w:t xml:space="preserve">Se refiere a rasgos naturales o culturales (edificaciones) que aportan información del Domicilio Geográfico, referido a un </w:t>
            </w:r>
            <w:r>
              <w:rPr>
                <w:rFonts w:ascii="Arial" w:hAnsi="Arial" w:cs="Arial"/>
                <w:sz w:val="18"/>
                <w:szCs w:val="18"/>
              </w:rPr>
              <w:t xml:space="preserve">predio o </w:t>
            </w:r>
            <w:r w:rsidRPr="003A4979">
              <w:rPr>
                <w:rFonts w:ascii="Arial" w:hAnsi="Arial" w:cs="Arial"/>
                <w:sz w:val="18"/>
                <w:szCs w:val="18"/>
              </w:rPr>
              <w:t>inmueble, mismas que son fácilmente identificables, esto es fundamental en vialidades donde se carece de nombre y número exterior, en carreteras, caminos, terracerías, brechas, veredas, arroyos, ríos, canales, líneas de costa continentales e insulares, localidades rurales de difícil acceso, elementos del territorio insular, información de domicilios derivada del crecimiento de una zona urbana y domicilios conocidos.</w:t>
            </w:r>
            <w:r w:rsidR="00C951E5">
              <w:rPr>
                <w:rFonts w:ascii="Arial" w:hAnsi="Arial" w:cs="Arial"/>
                <w:sz w:val="18"/>
                <w:szCs w:val="18"/>
              </w:rPr>
              <w:t xml:space="preserve"> </w:t>
            </w:r>
          </w:p>
          <w:p w14:paraId="53F85327" w14:textId="77777777" w:rsidR="00C951E5" w:rsidRPr="003A4979" w:rsidRDefault="00C951E5" w:rsidP="00ED3A40">
            <w:pPr>
              <w:widowControl w:val="0"/>
              <w:autoSpaceDE w:val="0"/>
              <w:autoSpaceDN w:val="0"/>
              <w:adjustRightInd w:val="0"/>
              <w:ind w:left="142" w:right="134"/>
              <w:jc w:val="both"/>
              <w:rPr>
                <w:rFonts w:ascii="Arial" w:hAnsi="Arial" w:cs="Arial"/>
                <w:sz w:val="18"/>
                <w:szCs w:val="18"/>
              </w:rPr>
            </w:pPr>
          </w:p>
        </w:tc>
      </w:tr>
    </w:tbl>
    <w:p w14:paraId="2D4F909F" w14:textId="77777777" w:rsidR="00CE1DF7" w:rsidRDefault="00CE1DF7" w:rsidP="00CE1DF7">
      <w:pPr>
        <w:pStyle w:val="Default"/>
        <w:widowControl w:val="0"/>
        <w:spacing w:after="240"/>
        <w:ind w:right="85"/>
        <w:jc w:val="both"/>
        <w:outlineLvl w:val="2"/>
        <w:rPr>
          <w:b/>
          <w:sz w:val="18"/>
          <w:szCs w:val="18"/>
        </w:rPr>
      </w:pPr>
    </w:p>
    <w:p w14:paraId="1E48E72B" w14:textId="35B5F8E8" w:rsidR="00CE1DF7" w:rsidRDefault="00CE1DF7" w:rsidP="00CE1DF7">
      <w:pPr>
        <w:pStyle w:val="Texto"/>
        <w:spacing w:line="245" w:lineRule="exact"/>
        <w:rPr>
          <w:lang w:val="es-MX"/>
        </w:rPr>
      </w:pPr>
      <w:r w:rsidRPr="00AD1441">
        <w:rPr>
          <w:b/>
        </w:rPr>
        <w:t xml:space="preserve">Artículo </w:t>
      </w:r>
      <w:r>
        <w:rPr>
          <w:b/>
        </w:rPr>
        <w:t>9</w:t>
      </w:r>
      <w:r w:rsidRPr="00AD1441">
        <w:rPr>
          <w:b/>
        </w:rPr>
        <w:t xml:space="preserve">. </w:t>
      </w:r>
      <w:r w:rsidRPr="00CE1DF7">
        <w:t xml:space="preserve">Con el propósito de garantizar la calidad en los datos del Domicilio Geográfico, los nombres geográficos en los </w:t>
      </w:r>
      <w:r w:rsidR="00E150DD">
        <w:t>a</w:t>
      </w:r>
      <w:r w:rsidRPr="00CE1DF7">
        <w:t xml:space="preserve">sentamientos </w:t>
      </w:r>
      <w:r w:rsidR="00E150DD">
        <w:t>h</w:t>
      </w:r>
      <w:r w:rsidRPr="00CE1DF7">
        <w:t xml:space="preserve">umanos y </w:t>
      </w:r>
      <w:r w:rsidR="00E150DD">
        <w:t>v</w:t>
      </w:r>
      <w:r w:rsidRPr="00CE1DF7">
        <w:t xml:space="preserve">ialidades deberán considerar las disposiciones aplicables a los Nombres Geográficos, establecidas en la Norma Técnica para el Registro de Nombres Geográficos Continentales, Insulares, y de las Formas del Relieve Submarino con fines estadísticos y geográficos; disponibles para su consulta en el sitio web: </w:t>
      </w:r>
      <w:hyperlink r:id="rId11" w:history="1">
        <w:r w:rsidRPr="00CE1DF7">
          <w:rPr>
            <w:rStyle w:val="Hipervnculo"/>
          </w:rPr>
          <w:t>https://www.snieg.mx/Documentos/Normatividad/Vigente/ACUERDO_NT_Registro_de_nombres_Geograficos.pdf</w:t>
        </w:r>
      </w:hyperlink>
    </w:p>
    <w:p w14:paraId="2E83CD26" w14:textId="77777777" w:rsidR="00CE1DF7" w:rsidRDefault="00CE1DF7" w:rsidP="00CE1DF7">
      <w:pPr>
        <w:pStyle w:val="Texto"/>
        <w:spacing w:line="245" w:lineRule="exact"/>
        <w:rPr>
          <w:lang w:val="es-MX"/>
        </w:rPr>
      </w:pPr>
      <w:r w:rsidRPr="00CE1DF7">
        <w:rPr>
          <w:lang w:val="es-MX"/>
        </w:rPr>
        <w:lastRenderedPageBreak/>
        <w:t>Así mismo, en lo concerniente a los componentes que integran al Domicilio Geográfico deberán considerarse otras fuentes de datos, entre las que se encuentra la información de Domicilios Geográficos registrada en el DENUE del INEGI y el Servicio Postal Mexicano.</w:t>
      </w:r>
    </w:p>
    <w:p w14:paraId="18F8775A" w14:textId="322FED0D" w:rsidR="00CE1DF7" w:rsidRPr="00CE1DF7" w:rsidRDefault="00CE1DF7" w:rsidP="00CE1DF7">
      <w:pPr>
        <w:pStyle w:val="Texto"/>
        <w:spacing w:line="245" w:lineRule="exact"/>
        <w:rPr>
          <w:lang w:val="es-MX"/>
        </w:rPr>
      </w:pPr>
      <w:r w:rsidRPr="00CE1DF7">
        <w:rPr>
          <w:b/>
          <w:bCs/>
          <w:lang w:val="es-MX"/>
        </w:rPr>
        <w:t>Artículo 10.</w:t>
      </w:r>
      <w:r w:rsidRPr="00CE1DF7">
        <w:rPr>
          <w:lang w:val="es-MX"/>
        </w:rPr>
        <w:t xml:space="preserve"> Las Unidades del Estado que por sus funciones tengan a su cargo establecer, intervenir o participar en los procedimientos correspondientes a la estandarización y/o asignación de nomenclatura de vialidades y numeración de predios o inmuebles, podrán complementar dichos procedimientos con base en lo establecido en la Guía Metodológica para estandarizar la nomenclatura de las vialidades y la numeración de inmuebles en localidades con fines estadísticos y geográficos.</w:t>
      </w:r>
    </w:p>
    <w:p w14:paraId="52FCE510" w14:textId="1CA72F46" w:rsidR="00BA6457" w:rsidRPr="00D529FD" w:rsidRDefault="00BA6457" w:rsidP="00BA6457">
      <w:pPr>
        <w:pStyle w:val="Texto"/>
        <w:spacing w:line="245" w:lineRule="exact"/>
        <w:rPr>
          <w:szCs w:val="18"/>
        </w:rPr>
      </w:pPr>
      <w:r w:rsidRPr="00AD1441">
        <w:rPr>
          <w:b/>
        </w:rPr>
        <w:t>Artículo 1</w:t>
      </w:r>
      <w:r>
        <w:rPr>
          <w:b/>
        </w:rPr>
        <w:t>1</w:t>
      </w:r>
      <w:r w:rsidRPr="00AD1441">
        <w:rPr>
          <w:b/>
        </w:rPr>
        <w:t xml:space="preserve">. </w:t>
      </w:r>
      <w:r w:rsidRPr="00D529FD">
        <w:rPr>
          <w:szCs w:val="18"/>
        </w:rPr>
        <w:t xml:space="preserve">Los nombres geográficos de </w:t>
      </w:r>
      <w:r w:rsidR="004747D9">
        <w:rPr>
          <w:szCs w:val="18"/>
        </w:rPr>
        <w:t>l</w:t>
      </w:r>
      <w:r w:rsidRPr="00D529FD">
        <w:rPr>
          <w:szCs w:val="18"/>
        </w:rPr>
        <w:t xml:space="preserve">ocalidades, </w:t>
      </w:r>
      <w:r w:rsidR="004747D9">
        <w:rPr>
          <w:szCs w:val="18"/>
        </w:rPr>
        <w:t>m</w:t>
      </w:r>
      <w:r w:rsidRPr="00D529FD">
        <w:rPr>
          <w:szCs w:val="18"/>
        </w:rPr>
        <w:t xml:space="preserve">unicipios, </w:t>
      </w:r>
      <w:r w:rsidR="004747D9">
        <w:rPr>
          <w:szCs w:val="18"/>
        </w:rPr>
        <w:t>d</w:t>
      </w:r>
      <w:r w:rsidRPr="00D529FD">
        <w:rPr>
          <w:szCs w:val="18"/>
        </w:rPr>
        <w:t xml:space="preserve">emarcaciones </w:t>
      </w:r>
      <w:r w:rsidR="004747D9">
        <w:rPr>
          <w:szCs w:val="18"/>
        </w:rPr>
        <w:t>t</w:t>
      </w:r>
      <w:r w:rsidRPr="00D529FD">
        <w:rPr>
          <w:szCs w:val="18"/>
        </w:rPr>
        <w:t xml:space="preserve">erritoriales, </w:t>
      </w:r>
      <w:r w:rsidR="004747D9">
        <w:rPr>
          <w:szCs w:val="18"/>
        </w:rPr>
        <w:t>e</w:t>
      </w:r>
      <w:r w:rsidRPr="00D529FD">
        <w:rPr>
          <w:szCs w:val="18"/>
        </w:rPr>
        <w:t xml:space="preserve">ntidades </w:t>
      </w:r>
      <w:r w:rsidR="004747D9">
        <w:rPr>
          <w:szCs w:val="18"/>
        </w:rPr>
        <w:t>f</w:t>
      </w:r>
      <w:r w:rsidRPr="00D529FD">
        <w:rPr>
          <w:szCs w:val="18"/>
        </w:rPr>
        <w:t xml:space="preserve">ederativas, las claves geoestadísticas correspondientes, así como los aspectos conceptuales del Marco Geoestadístico deberán obtenerse del Catálogo Único de Claves de Áreas Geoestadísticas Estatales, Municipales y Localidades, publicado y disponible para su consulta en el sitio de internet: </w:t>
      </w:r>
      <w:hyperlink r:id="rId12" w:history="1">
        <w:r w:rsidRPr="00D529FD">
          <w:rPr>
            <w:rStyle w:val="Hipervnculo"/>
            <w:szCs w:val="18"/>
          </w:rPr>
          <w:t>https://www.inegi.org.mx/app/ageeml/</w:t>
        </w:r>
      </w:hyperlink>
      <w:r w:rsidRPr="00D529FD">
        <w:rPr>
          <w:szCs w:val="18"/>
        </w:rPr>
        <w:t xml:space="preserve">; además, los términos </w:t>
      </w:r>
      <w:r w:rsidRPr="00D529FD">
        <w:rPr>
          <w:bCs/>
          <w:spacing w:val="1"/>
          <w:szCs w:val="18"/>
        </w:rPr>
        <w:t>Geoestadísticos deberán corresponder con la información del Marco Geoestadístico, publicada en el sitio del Instituto en Internet en la fecha de actualización de los registros administrativos de Domicilios Geográficos.</w:t>
      </w:r>
    </w:p>
    <w:p w14:paraId="4AEC67F6" w14:textId="7CD555BE" w:rsidR="00BA6457" w:rsidRDefault="00BA6457" w:rsidP="00BA6457">
      <w:pPr>
        <w:pStyle w:val="Texto"/>
        <w:spacing w:line="245" w:lineRule="exact"/>
        <w:rPr>
          <w:bCs/>
          <w:spacing w:val="1"/>
          <w:szCs w:val="18"/>
        </w:rPr>
      </w:pPr>
      <w:r w:rsidRPr="00AD1441">
        <w:rPr>
          <w:b/>
        </w:rPr>
        <w:t>Artículo 1</w:t>
      </w:r>
      <w:r>
        <w:rPr>
          <w:b/>
        </w:rPr>
        <w:t xml:space="preserve">2. </w:t>
      </w:r>
      <w:r w:rsidRPr="00D529FD">
        <w:rPr>
          <w:bCs/>
          <w:spacing w:val="1"/>
          <w:szCs w:val="18"/>
        </w:rPr>
        <w:t xml:space="preserve">Las Unidades del Estado al solicitar y registrar un domicilio deberán revisar y </w:t>
      </w:r>
      <w:r w:rsidR="003949D8">
        <w:rPr>
          <w:bCs/>
          <w:spacing w:val="1"/>
          <w:szCs w:val="18"/>
        </w:rPr>
        <w:t xml:space="preserve">establecer </w:t>
      </w:r>
      <w:r w:rsidRPr="00D529FD">
        <w:rPr>
          <w:bCs/>
          <w:spacing w:val="1"/>
          <w:szCs w:val="18"/>
        </w:rPr>
        <w:t xml:space="preserve">que la información proporcionada por el usuario sea completa y que mantenga la estructura domiciliar establecida en la presente </w:t>
      </w:r>
      <w:r w:rsidR="00AB0C63">
        <w:rPr>
          <w:bCs/>
          <w:spacing w:val="1"/>
          <w:szCs w:val="18"/>
        </w:rPr>
        <w:t>N</w:t>
      </w:r>
      <w:r w:rsidRPr="00D529FD">
        <w:rPr>
          <w:bCs/>
          <w:spacing w:val="1"/>
          <w:szCs w:val="18"/>
        </w:rPr>
        <w:t>orma; de no ser así, llevarán a cabo las gestiones necesarias para garantizar la completitud y certeza en estructura y datos.</w:t>
      </w:r>
    </w:p>
    <w:p w14:paraId="73FD9F2B" w14:textId="1F475E93" w:rsidR="000F681C" w:rsidRPr="00D529FD" w:rsidRDefault="000F681C" w:rsidP="00BA6457">
      <w:pPr>
        <w:pStyle w:val="Texto"/>
        <w:spacing w:line="245" w:lineRule="exact"/>
        <w:rPr>
          <w:szCs w:val="18"/>
        </w:rPr>
      </w:pPr>
      <w:r w:rsidRPr="00026EC2">
        <w:rPr>
          <w:b/>
          <w:spacing w:val="1"/>
          <w:szCs w:val="18"/>
        </w:rPr>
        <w:t>Artículo 13.</w:t>
      </w:r>
      <w:r>
        <w:rPr>
          <w:bCs/>
          <w:spacing w:val="1"/>
          <w:szCs w:val="18"/>
        </w:rPr>
        <w:t xml:space="preserve"> </w:t>
      </w:r>
      <w:r w:rsidRPr="000F681C">
        <w:rPr>
          <w:bCs/>
          <w:spacing w:val="1"/>
          <w:szCs w:val="18"/>
        </w:rPr>
        <w:t xml:space="preserve">Las Unidades </w:t>
      </w:r>
      <w:r>
        <w:rPr>
          <w:bCs/>
          <w:spacing w:val="1"/>
          <w:szCs w:val="18"/>
        </w:rPr>
        <w:t>del Estado</w:t>
      </w:r>
      <w:r w:rsidRPr="000F681C">
        <w:rPr>
          <w:bCs/>
          <w:spacing w:val="1"/>
          <w:szCs w:val="18"/>
        </w:rPr>
        <w:t xml:space="preserve"> </w:t>
      </w:r>
      <w:r w:rsidR="00FD5C8D" w:rsidRPr="00FD5C8D">
        <w:rPr>
          <w:bCs/>
          <w:spacing w:val="1"/>
          <w:szCs w:val="18"/>
        </w:rPr>
        <w:t>que</w:t>
      </w:r>
      <w:r w:rsidR="00FD5C8D">
        <w:rPr>
          <w:bCs/>
          <w:spacing w:val="1"/>
          <w:szCs w:val="18"/>
        </w:rPr>
        <w:t>,</w:t>
      </w:r>
      <w:r w:rsidR="00FD5C8D" w:rsidRPr="00FD5C8D">
        <w:rPr>
          <w:bCs/>
          <w:spacing w:val="1"/>
          <w:szCs w:val="18"/>
        </w:rPr>
        <w:t xml:space="preserve"> en el desarrollo de sus funciones y actividades</w:t>
      </w:r>
      <w:r w:rsidR="00FD5C8D">
        <w:rPr>
          <w:bCs/>
          <w:spacing w:val="1"/>
          <w:szCs w:val="18"/>
        </w:rPr>
        <w:t xml:space="preserve"> </w:t>
      </w:r>
      <w:r w:rsidRPr="000F681C">
        <w:rPr>
          <w:bCs/>
          <w:spacing w:val="1"/>
          <w:szCs w:val="18"/>
        </w:rPr>
        <w:t xml:space="preserve">contemplen la generación de recibos, constancias y otros documentos que </w:t>
      </w:r>
      <w:r w:rsidR="00FD5C8D">
        <w:rPr>
          <w:bCs/>
          <w:spacing w:val="1"/>
          <w:szCs w:val="18"/>
        </w:rPr>
        <w:t xml:space="preserve">se incluyen en los </w:t>
      </w:r>
      <w:r w:rsidRPr="000F681C">
        <w:rPr>
          <w:bCs/>
          <w:spacing w:val="1"/>
          <w:szCs w:val="18"/>
        </w:rPr>
        <w:t xml:space="preserve">registros administrativos con la estructura del Domicilio Geográfico, deberán </w:t>
      </w:r>
      <w:r w:rsidR="00FD5C8D">
        <w:rPr>
          <w:bCs/>
          <w:spacing w:val="1"/>
          <w:szCs w:val="18"/>
        </w:rPr>
        <w:t>generarlos considerando</w:t>
      </w:r>
      <w:r w:rsidRPr="000F681C">
        <w:rPr>
          <w:bCs/>
          <w:spacing w:val="1"/>
          <w:szCs w:val="18"/>
        </w:rPr>
        <w:t xml:space="preserve"> la estructura domiciliar, el orden y las demás especificaciones establecidas en la presente </w:t>
      </w:r>
      <w:r w:rsidR="00AB0C63">
        <w:rPr>
          <w:bCs/>
          <w:spacing w:val="1"/>
          <w:szCs w:val="18"/>
        </w:rPr>
        <w:t>N</w:t>
      </w:r>
      <w:r w:rsidRPr="000F681C">
        <w:rPr>
          <w:bCs/>
          <w:spacing w:val="1"/>
          <w:szCs w:val="18"/>
        </w:rPr>
        <w:t>orma</w:t>
      </w:r>
      <w:r w:rsidR="006445CF">
        <w:rPr>
          <w:bCs/>
          <w:spacing w:val="1"/>
          <w:szCs w:val="18"/>
        </w:rPr>
        <w:t>.</w:t>
      </w:r>
    </w:p>
    <w:p w14:paraId="6A5D1757" w14:textId="1003ED52" w:rsidR="00BA6457" w:rsidRDefault="00BA6457" w:rsidP="00BA6457">
      <w:pPr>
        <w:pStyle w:val="Texto"/>
        <w:spacing w:line="245" w:lineRule="exact"/>
      </w:pPr>
      <w:r w:rsidRPr="00D529FD">
        <w:rPr>
          <w:b/>
        </w:rPr>
        <w:t>Artículo 1</w:t>
      </w:r>
      <w:r w:rsidR="000F681C">
        <w:rPr>
          <w:b/>
        </w:rPr>
        <w:t>4</w:t>
      </w:r>
      <w:r w:rsidRPr="00D529FD">
        <w:rPr>
          <w:b/>
        </w:rPr>
        <w:t>.</w:t>
      </w:r>
      <w:r>
        <w:t xml:space="preserve"> Las Unidades del Estado que tengan a su cargo la captación, actualización e integración de registros administrativos que contengan Domicilios Geográficos referidos a un predio o inmueble y que carezcan de datos en uno o más de sus componentes, deberán complementarlos mediante la consulta de información de diversas fuentes oficiales, a fin de coadyuvar a la </w:t>
      </w:r>
      <w:r w:rsidR="00313D7B">
        <w:t xml:space="preserve">identificación </w:t>
      </w:r>
      <w:r>
        <w:t>de estos.</w:t>
      </w:r>
    </w:p>
    <w:p w14:paraId="10554FAE" w14:textId="01B413F2" w:rsidR="00BA6457" w:rsidRDefault="00BA6457" w:rsidP="00BA6457">
      <w:pPr>
        <w:pStyle w:val="Texto"/>
        <w:spacing w:line="245" w:lineRule="exact"/>
      </w:pPr>
      <w:r w:rsidRPr="00D529FD">
        <w:rPr>
          <w:b/>
        </w:rPr>
        <w:t>Artículo 1</w:t>
      </w:r>
      <w:r w:rsidR="000F681C">
        <w:rPr>
          <w:b/>
        </w:rPr>
        <w:t>5</w:t>
      </w:r>
      <w:r w:rsidRPr="00D529FD">
        <w:rPr>
          <w:b/>
        </w:rPr>
        <w:t>.</w:t>
      </w:r>
      <w:r>
        <w:t xml:space="preserve"> Los componentes del Domicilio Geográfico y la definición de los datos que lo integran, se muestra en las fichas de contenido, numeradas de la 1 a la 13, en el ANEXO II.</w:t>
      </w:r>
    </w:p>
    <w:p w14:paraId="7C2DE13B" w14:textId="746DE462" w:rsidR="00BA6457" w:rsidRPr="00FC5CC1" w:rsidRDefault="00BA6457" w:rsidP="00BA6457">
      <w:pPr>
        <w:pStyle w:val="Texto"/>
        <w:spacing w:line="245" w:lineRule="exact"/>
        <w:rPr>
          <w:highlight w:val="lightGray"/>
        </w:rPr>
      </w:pPr>
      <w:r w:rsidRPr="00D529FD">
        <w:rPr>
          <w:b/>
        </w:rPr>
        <w:t>Artículo 1</w:t>
      </w:r>
      <w:r w:rsidR="000F681C">
        <w:rPr>
          <w:b/>
        </w:rPr>
        <w:t>6</w:t>
      </w:r>
      <w:r w:rsidRPr="00D529FD">
        <w:rPr>
          <w:b/>
        </w:rPr>
        <w:t>.</w:t>
      </w:r>
      <w:r>
        <w:t xml:space="preserve"> Las Unidades del Estado que entre sus funciones tengan a su cargo </w:t>
      </w:r>
      <w:r w:rsidR="00857FCF" w:rsidRPr="00313D7B">
        <w:t xml:space="preserve">la generación, </w:t>
      </w:r>
      <w:r w:rsidRPr="00313D7B">
        <w:t>captación</w:t>
      </w:r>
      <w:r>
        <w:t>, actualización e integración de registros administrativos que contengan Domicilios Geográficos deberán almacenar esta información en medios digitales que permitan su estructuración y exportación en formatos abiertos, con la finalidad de facilitar su intercambio, conforme al ANEXO III.</w:t>
      </w:r>
    </w:p>
    <w:p w14:paraId="3A1795EC" w14:textId="36DF69A8" w:rsidR="00B526E5" w:rsidRDefault="00BA6457" w:rsidP="00B526E5">
      <w:pPr>
        <w:pStyle w:val="Texto"/>
        <w:spacing w:line="245" w:lineRule="exact"/>
        <w:rPr>
          <w:lang w:val="es-MX"/>
        </w:rPr>
      </w:pPr>
      <w:r w:rsidRPr="00EC4842">
        <w:rPr>
          <w:b/>
          <w:bCs/>
          <w:lang w:val="es-MX"/>
        </w:rPr>
        <w:t>Artículo 1</w:t>
      </w:r>
      <w:r w:rsidR="000F681C">
        <w:rPr>
          <w:b/>
          <w:bCs/>
          <w:lang w:val="es-MX"/>
        </w:rPr>
        <w:t>7</w:t>
      </w:r>
      <w:r w:rsidRPr="00EC4842">
        <w:rPr>
          <w:b/>
          <w:bCs/>
          <w:lang w:val="es-MX"/>
        </w:rPr>
        <w:t xml:space="preserve">.- </w:t>
      </w:r>
      <w:r w:rsidRPr="00EC4842">
        <w:rPr>
          <w:lang w:val="es-MX"/>
        </w:rPr>
        <w:t>Para la presentación de los Domicilios Geográficos en una estructura domiciliar realizada por diversos medios de difusión, distribución o bien para su identificación se deberá cuidar el orden de los componentes señalados en esta Norma, además de considerar los siguientes aspectos:</w:t>
      </w:r>
    </w:p>
    <w:p w14:paraId="5B92A2CD" w14:textId="77777777" w:rsidR="00B526E5" w:rsidRDefault="00BA6457" w:rsidP="00B526E5">
      <w:pPr>
        <w:pStyle w:val="Texto"/>
        <w:numPr>
          <w:ilvl w:val="0"/>
          <w:numId w:val="35"/>
        </w:numPr>
        <w:spacing w:line="245" w:lineRule="exact"/>
        <w:rPr>
          <w:lang w:val="es-MX"/>
        </w:rPr>
      </w:pPr>
      <w:r w:rsidRPr="00EC4842">
        <w:rPr>
          <w:bCs/>
          <w:iCs/>
          <w:lang w:val="es-MX"/>
        </w:rPr>
        <w:t>Los componentes pueden estar separados por medio del signo de puntuación, (coma), avance de línea o cambio de renglón;</w:t>
      </w:r>
    </w:p>
    <w:p w14:paraId="3FB62AF1" w14:textId="6965AE56" w:rsidR="00B526E5" w:rsidRDefault="00BA6457" w:rsidP="00B526E5">
      <w:pPr>
        <w:pStyle w:val="Texto"/>
        <w:numPr>
          <w:ilvl w:val="0"/>
          <w:numId w:val="35"/>
        </w:numPr>
        <w:spacing w:line="245" w:lineRule="exact"/>
        <w:rPr>
          <w:lang w:val="es-MX"/>
        </w:rPr>
      </w:pPr>
      <w:r w:rsidRPr="00B526E5">
        <w:rPr>
          <w:bCs/>
          <w:iCs/>
          <w:lang w:val="es-MX"/>
        </w:rPr>
        <w:t xml:space="preserve">El </w:t>
      </w:r>
      <w:r w:rsidR="00BB2734">
        <w:rPr>
          <w:bCs/>
          <w:iCs/>
          <w:lang w:val="es-MX"/>
        </w:rPr>
        <w:t>c</w:t>
      </w:r>
      <w:r w:rsidRPr="00B526E5">
        <w:rPr>
          <w:bCs/>
          <w:iCs/>
          <w:lang w:val="es-MX"/>
        </w:rPr>
        <w:t xml:space="preserve">ódigo </w:t>
      </w:r>
      <w:r w:rsidR="00BB2734">
        <w:rPr>
          <w:bCs/>
          <w:iCs/>
          <w:lang w:val="es-MX"/>
        </w:rPr>
        <w:t>p</w:t>
      </w:r>
      <w:r w:rsidRPr="00B526E5">
        <w:rPr>
          <w:bCs/>
          <w:iCs/>
          <w:lang w:val="es-MX"/>
        </w:rPr>
        <w:t xml:space="preserve">ostal deberá representarse con las siglas CP., es establecido por el Servicio Postal Mexicano, y facultad exclusiva de Correos de México, disponible en el sitio web </w:t>
      </w:r>
      <w:hyperlink r:id="rId13" w:history="1">
        <w:r w:rsidRPr="00B526E5">
          <w:rPr>
            <w:rStyle w:val="Hipervnculo"/>
            <w:bCs/>
            <w:iCs/>
            <w:lang w:val="es-MX"/>
          </w:rPr>
          <w:t>https://www.portal.correosdemexico.com.mx/portal/index.php/envio/consulta-de-codigo-postal</w:t>
        </w:r>
      </w:hyperlink>
      <w:r w:rsidRPr="00B526E5">
        <w:rPr>
          <w:bCs/>
          <w:iCs/>
          <w:lang w:val="es-MX"/>
        </w:rPr>
        <w:t xml:space="preserve">. </w:t>
      </w:r>
    </w:p>
    <w:p w14:paraId="70E73737" w14:textId="09132D1B" w:rsidR="00BA6457" w:rsidRPr="00B526E5" w:rsidRDefault="00BA6457" w:rsidP="00B526E5">
      <w:pPr>
        <w:pStyle w:val="Texto"/>
        <w:numPr>
          <w:ilvl w:val="0"/>
          <w:numId w:val="35"/>
        </w:numPr>
        <w:spacing w:line="245" w:lineRule="exact"/>
        <w:rPr>
          <w:lang w:val="es-MX"/>
        </w:rPr>
      </w:pPr>
      <w:r w:rsidRPr="00B526E5">
        <w:rPr>
          <w:bCs/>
          <w:iCs/>
          <w:lang w:val="es-MX"/>
        </w:rPr>
        <w:t>Los tipos de las entre vialidades, entre las cuales se encuentre el domicilio, se pueden agrupar, siempre y cuando estos correspondan al mismo dominio de valor, así mismo, se presenten en el orden ya establecido: en primera instancia la vialidad de referencia 1, seguida de la vialidad de referencia 2 y finalmente la vialidad posterior.</w:t>
      </w:r>
    </w:p>
    <w:p w14:paraId="713E3223" w14:textId="77777777" w:rsidR="00BA6457" w:rsidRPr="00EC4842" w:rsidRDefault="00BA6457" w:rsidP="00BA6457">
      <w:pPr>
        <w:pStyle w:val="Texto"/>
        <w:spacing w:line="245" w:lineRule="exact"/>
        <w:rPr>
          <w:bCs/>
          <w:iCs/>
          <w:lang w:val="es-MX"/>
        </w:rPr>
      </w:pPr>
      <w:r w:rsidRPr="00EC4842">
        <w:rPr>
          <w:bCs/>
          <w:iCs/>
          <w:lang w:val="es-MX"/>
        </w:rPr>
        <w:lastRenderedPageBreak/>
        <w:t>El proceso de integración y almacenamiento del Domicilio Geográfico se debe realizar conforme a lo dispuesto en la presente Norma, la estructura domiciliar cumple con la función de dar forma al domicilio y no cambiar los valores de este.</w:t>
      </w:r>
    </w:p>
    <w:p w14:paraId="7A165DF9" w14:textId="77777777" w:rsidR="00BA6457" w:rsidRPr="00EC4842" w:rsidRDefault="00BA6457" w:rsidP="00BA6457">
      <w:pPr>
        <w:pStyle w:val="Texto"/>
        <w:spacing w:line="245" w:lineRule="exact"/>
        <w:rPr>
          <w:bCs/>
          <w:lang w:val="es-MX"/>
        </w:rPr>
      </w:pPr>
      <w:r w:rsidRPr="00EC4842">
        <w:rPr>
          <w:bCs/>
          <w:lang w:val="es-MX"/>
        </w:rPr>
        <w:t>En los Domicilios Geográficos que se encuentran ubicados en alguna vía de comunicación, y con la finalidad de darle sentido al domicilio, se deberá agregar el término genérico que da origen a los valores de los atributos del elemento que lo define.</w:t>
      </w:r>
    </w:p>
    <w:p w14:paraId="02FF679E" w14:textId="7FFBCE2E" w:rsidR="00314FE0" w:rsidRDefault="00BA6457" w:rsidP="00113FDC">
      <w:pPr>
        <w:pStyle w:val="Texto"/>
        <w:spacing w:line="245" w:lineRule="exact"/>
        <w:rPr>
          <w:lang w:val="es-MX"/>
        </w:rPr>
      </w:pPr>
      <w:r w:rsidRPr="00EC4842">
        <w:rPr>
          <w:b/>
          <w:bCs/>
          <w:lang w:val="es-MX"/>
        </w:rPr>
        <w:t>Artículo 1</w:t>
      </w:r>
      <w:r w:rsidR="000F681C">
        <w:rPr>
          <w:b/>
          <w:bCs/>
          <w:lang w:val="es-MX"/>
        </w:rPr>
        <w:t>8</w:t>
      </w:r>
      <w:r w:rsidRPr="00EC4842">
        <w:rPr>
          <w:b/>
          <w:bCs/>
          <w:lang w:val="es-MX"/>
        </w:rPr>
        <w:t>.-</w:t>
      </w:r>
      <w:r w:rsidRPr="00EC4842">
        <w:rPr>
          <w:b/>
          <w:lang w:val="es-MX"/>
        </w:rPr>
        <w:t xml:space="preserve"> </w:t>
      </w:r>
      <w:r w:rsidRPr="00EC4842">
        <w:rPr>
          <w:lang w:val="es-MX"/>
        </w:rPr>
        <w:t xml:space="preserve">El Instituto pondrá a disposición de los usuarios los Catálogos de Vialidades y Asentamientos Humanos, a través de su sitio de internet </w:t>
      </w:r>
      <w:hyperlink r:id="rId14" w:anchor="Documentacion" w:history="1">
        <w:r w:rsidRPr="00EC4842">
          <w:rPr>
            <w:rStyle w:val="Hipervnculo"/>
            <w:lang w:val="es-MX"/>
          </w:rPr>
          <w:t>https://www.inegi.org.mx/temas/mg/#Documentacion</w:t>
        </w:r>
      </w:hyperlink>
      <w:r w:rsidRPr="00EC4842">
        <w:rPr>
          <w:lang w:val="es-MX"/>
        </w:rPr>
        <w:t>, apartado documentación, catálogos, como referencia y consulta durante el proceso de integración de los registros de Domicilios Geográficos y realizará el mantenimiento continuo de los mismos de acuerdo con el procedimiento de actualización establecido por la Dirección General de Geografía y Medio Ambiente.</w:t>
      </w:r>
      <w:r w:rsidR="00113FDC">
        <w:rPr>
          <w:lang w:val="es-MX"/>
        </w:rPr>
        <w:t xml:space="preserve"> </w:t>
      </w:r>
    </w:p>
    <w:p w14:paraId="3AA7EEC0" w14:textId="77777777" w:rsidR="00113FDC" w:rsidRPr="00026EC2" w:rsidRDefault="00113FDC" w:rsidP="00BA6457">
      <w:pPr>
        <w:pStyle w:val="Texto"/>
        <w:spacing w:line="224" w:lineRule="exact"/>
        <w:ind w:firstLine="0"/>
        <w:jc w:val="center"/>
        <w:rPr>
          <w:b/>
          <w:lang w:val="es-MX"/>
        </w:rPr>
      </w:pPr>
    </w:p>
    <w:p w14:paraId="45096C59" w14:textId="0ACECD55" w:rsidR="00BA6457" w:rsidRPr="00102F5E" w:rsidRDefault="00BA6457" w:rsidP="00BA6457">
      <w:pPr>
        <w:pStyle w:val="Texto"/>
        <w:spacing w:line="224" w:lineRule="exact"/>
        <w:ind w:firstLine="0"/>
        <w:jc w:val="center"/>
        <w:rPr>
          <w:b/>
        </w:rPr>
      </w:pPr>
      <w:r w:rsidRPr="00102F5E">
        <w:rPr>
          <w:b/>
        </w:rPr>
        <w:t xml:space="preserve">Capítulo </w:t>
      </w:r>
      <w:r>
        <w:rPr>
          <w:b/>
        </w:rPr>
        <w:t>II</w:t>
      </w:r>
      <w:r w:rsidRPr="00102F5E">
        <w:rPr>
          <w:b/>
        </w:rPr>
        <w:t>I</w:t>
      </w:r>
    </w:p>
    <w:p w14:paraId="158E69C7" w14:textId="77777777" w:rsidR="00BA6457" w:rsidRPr="00AD1441" w:rsidRDefault="00BA6457" w:rsidP="00BA6457">
      <w:pPr>
        <w:pStyle w:val="Texto"/>
        <w:spacing w:line="224" w:lineRule="exact"/>
        <w:ind w:firstLine="0"/>
        <w:jc w:val="center"/>
      </w:pPr>
      <w:r>
        <w:rPr>
          <w:b/>
        </w:rPr>
        <w:t>V</w:t>
      </w:r>
      <w:r w:rsidRPr="00AD1441">
        <w:rPr>
          <w:b/>
        </w:rPr>
        <w:t>igilancia e interpretación</w:t>
      </w:r>
    </w:p>
    <w:p w14:paraId="137CA9CC" w14:textId="7A21AE9F" w:rsidR="00BA6457" w:rsidRDefault="00BA6457" w:rsidP="00BA6457">
      <w:pPr>
        <w:pStyle w:val="Texto"/>
        <w:spacing w:line="224" w:lineRule="exact"/>
      </w:pPr>
      <w:r w:rsidRPr="00AD1441">
        <w:rPr>
          <w:b/>
        </w:rPr>
        <w:t xml:space="preserve">Artículo </w:t>
      </w:r>
      <w:r>
        <w:rPr>
          <w:b/>
        </w:rPr>
        <w:t>1</w:t>
      </w:r>
      <w:r w:rsidR="000F681C">
        <w:rPr>
          <w:b/>
        </w:rPr>
        <w:t>9</w:t>
      </w:r>
      <w:r w:rsidRPr="00AD1441">
        <w:rPr>
          <w:b/>
        </w:rPr>
        <w:t xml:space="preserve">. </w:t>
      </w:r>
      <w:r w:rsidRPr="008F12E5">
        <w:rPr>
          <w:szCs w:val="18"/>
        </w:rPr>
        <w:t xml:space="preserve">La vigilancia del cumplimiento e interpretación de la presente </w:t>
      </w:r>
      <w:r w:rsidR="008F12E5" w:rsidRPr="008F12E5">
        <w:rPr>
          <w:szCs w:val="18"/>
        </w:rPr>
        <w:t>Norma</w:t>
      </w:r>
      <w:r w:rsidRPr="008F12E5">
        <w:rPr>
          <w:szCs w:val="18"/>
        </w:rPr>
        <w:t xml:space="preserve"> corresponderá a la Dirección General de Geografía y Medio Ambiente, quien resolverá los casos no previstos por la misma y propondrá su </w:t>
      </w:r>
      <w:r w:rsidRPr="009C45F7">
        <w:rPr>
          <w:szCs w:val="18"/>
        </w:rPr>
        <w:t>actualización</w:t>
      </w:r>
      <w:r w:rsidRPr="00F36CCF">
        <w:rPr>
          <w:color w:val="FF0000"/>
          <w:szCs w:val="18"/>
        </w:rPr>
        <w:t xml:space="preserve"> </w:t>
      </w:r>
      <w:r w:rsidRPr="008F12E5">
        <w:rPr>
          <w:szCs w:val="18"/>
        </w:rPr>
        <w:t>ante las instancias competentes.</w:t>
      </w:r>
      <w:r>
        <w:t xml:space="preserve"> </w:t>
      </w:r>
    </w:p>
    <w:p w14:paraId="5531B1F8" w14:textId="0B30A555" w:rsidR="00BA6457" w:rsidRPr="00AD1441" w:rsidRDefault="00BA6457" w:rsidP="00BA6457">
      <w:pPr>
        <w:pStyle w:val="ANOTACION"/>
        <w:spacing w:line="224" w:lineRule="exact"/>
      </w:pPr>
      <w:r w:rsidRPr="00AD1441">
        <w:t>TRANSITORIOS</w:t>
      </w:r>
    </w:p>
    <w:p w14:paraId="6E8566CF" w14:textId="77777777" w:rsidR="00BA6457" w:rsidRPr="00542F5D" w:rsidRDefault="00BA6457" w:rsidP="00BA6457">
      <w:pPr>
        <w:pStyle w:val="Texto"/>
        <w:spacing w:line="224" w:lineRule="exact"/>
        <w:rPr>
          <w:szCs w:val="18"/>
          <w:lang w:val="es-MX"/>
        </w:rPr>
      </w:pPr>
      <w:r w:rsidRPr="00542F5D">
        <w:rPr>
          <w:b/>
          <w:szCs w:val="18"/>
          <w:lang w:val="es-MX"/>
        </w:rPr>
        <w:t>PRIMERO.-</w:t>
      </w:r>
      <w:r w:rsidRPr="00542F5D">
        <w:rPr>
          <w:szCs w:val="18"/>
          <w:lang w:val="es-MX"/>
        </w:rPr>
        <w:t xml:space="preserve"> </w:t>
      </w:r>
      <w:r w:rsidRPr="00542F5D">
        <w:rPr>
          <w:szCs w:val="18"/>
        </w:rPr>
        <w:t xml:space="preserve">La presente Norma </w:t>
      </w:r>
      <w:r w:rsidRPr="00542F5D">
        <w:rPr>
          <w:szCs w:val="18"/>
          <w:lang w:val="es-MX"/>
        </w:rPr>
        <w:t xml:space="preserve">entrarán en vigor al día siguiente de su publicación en el Diario Oficial de la Federación. </w:t>
      </w:r>
    </w:p>
    <w:p w14:paraId="0EC60CBC" w14:textId="77777777" w:rsidR="00BA6457" w:rsidRPr="00542F5D" w:rsidRDefault="00BA6457" w:rsidP="00BA6457">
      <w:pPr>
        <w:pStyle w:val="Texto"/>
        <w:spacing w:line="224" w:lineRule="exact"/>
        <w:rPr>
          <w:color w:val="0070C0"/>
          <w:szCs w:val="18"/>
        </w:rPr>
      </w:pPr>
      <w:r w:rsidRPr="00542F5D">
        <w:rPr>
          <w:b/>
          <w:szCs w:val="18"/>
          <w:lang w:val="es-MX"/>
        </w:rPr>
        <w:t>SEGUNDO.-</w:t>
      </w:r>
      <w:r w:rsidRPr="00542F5D">
        <w:rPr>
          <w:szCs w:val="18"/>
          <w:lang w:val="es-MX"/>
        </w:rPr>
        <w:t xml:space="preserve"> Se  abroga la </w:t>
      </w:r>
      <w:r w:rsidRPr="00542F5D">
        <w:rPr>
          <w:szCs w:val="18"/>
        </w:rPr>
        <w:t>Norma Técnica sobre Domicilios Geográficos</w:t>
      </w:r>
      <w:r w:rsidRPr="00542F5D">
        <w:rPr>
          <w:szCs w:val="18"/>
          <w:lang w:val="es-MX"/>
        </w:rPr>
        <w:t xml:space="preserve">, aprobada mediante Acuerdo No. </w:t>
      </w:r>
      <w:r w:rsidRPr="00542F5D">
        <w:rPr>
          <w:szCs w:val="18"/>
        </w:rPr>
        <w:t>11ª./III/2010</w:t>
      </w:r>
      <w:r w:rsidRPr="00542F5D">
        <w:rPr>
          <w:szCs w:val="18"/>
          <w:lang w:val="es-MX"/>
        </w:rPr>
        <w:t xml:space="preserve">, en la </w:t>
      </w:r>
      <w:r w:rsidRPr="00542F5D">
        <w:rPr>
          <w:szCs w:val="18"/>
        </w:rPr>
        <w:t xml:space="preserve">Décima Primera </w:t>
      </w:r>
      <w:r w:rsidRPr="00542F5D">
        <w:rPr>
          <w:szCs w:val="18"/>
          <w:lang w:val="es-MX"/>
        </w:rPr>
        <w:t>Sesión de 2010 de la Junta de Gobierno, publicada en el Diario Oficial de la Federación el 12 de noviembre de 2010</w:t>
      </w:r>
      <w:r w:rsidRPr="00542F5D">
        <w:rPr>
          <w:color w:val="808080"/>
          <w:szCs w:val="18"/>
        </w:rPr>
        <w:t>.</w:t>
      </w:r>
    </w:p>
    <w:p w14:paraId="5EE353C0" w14:textId="22FA4EDC" w:rsidR="00BA6457" w:rsidRPr="00542F5D" w:rsidRDefault="00BA6457" w:rsidP="007936C5">
      <w:pPr>
        <w:widowControl w:val="0"/>
        <w:autoSpaceDE w:val="0"/>
        <w:autoSpaceDN w:val="0"/>
        <w:adjustRightInd w:val="0"/>
        <w:spacing w:after="240"/>
        <w:ind w:right="85" w:firstLine="284"/>
        <w:jc w:val="both"/>
        <w:outlineLvl w:val="1"/>
        <w:rPr>
          <w:rFonts w:ascii="Arial" w:hAnsi="Arial" w:cs="Arial"/>
          <w:bCs/>
          <w:sz w:val="18"/>
          <w:szCs w:val="18"/>
        </w:rPr>
      </w:pPr>
      <w:r w:rsidRPr="00542F5D">
        <w:rPr>
          <w:rFonts w:ascii="Arial" w:hAnsi="Arial" w:cs="Arial"/>
          <w:b/>
          <w:sz w:val="18"/>
          <w:szCs w:val="18"/>
          <w:lang w:val="es-MX"/>
        </w:rPr>
        <w:t>TERCERO</w:t>
      </w:r>
      <w:r w:rsidRPr="00542F5D">
        <w:rPr>
          <w:rFonts w:ascii="Arial" w:hAnsi="Arial" w:cs="Arial"/>
          <w:b/>
          <w:bCs/>
          <w:sz w:val="18"/>
          <w:szCs w:val="18"/>
        </w:rPr>
        <w:t>.</w:t>
      </w:r>
      <w:r w:rsidRPr="00542F5D">
        <w:rPr>
          <w:rFonts w:ascii="Arial" w:hAnsi="Arial" w:cs="Arial"/>
          <w:b/>
          <w:bCs/>
          <w:color w:val="0070C0"/>
          <w:sz w:val="18"/>
          <w:szCs w:val="18"/>
        </w:rPr>
        <w:t xml:space="preserve"> </w:t>
      </w:r>
      <w:r w:rsidRPr="00542F5D">
        <w:rPr>
          <w:rFonts w:ascii="Arial" w:hAnsi="Arial" w:cs="Arial"/>
          <w:bCs/>
          <w:sz w:val="18"/>
          <w:szCs w:val="18"/>
        </w:rPr>
        <w:t>A través de la Dirección General de Geografía y Medio Ambiente del Instituto se promoverá la difusión, aplicación y capacitación de la Norma Técnica sobre Domicilios Geográficos, y de la Guía Metodológica a que hace referencia el artículo 10 como instrumento complementario de la Norma</w:t>
      </w:r>
      <w:r w:rsidR="00857FCF">
        <w:rPr>
          <w:rFonts w:ascii="Arial" w:hAnsi="Arial" w:cs="Arial"/>
          <w:bCs/>
          <w:sz w:val="18"/>
          <w:szCs w:val="18"/>
        </w:rPr>
        <w:t>.</w:t>
      </w:r>
    </w:p>
    <w:p w14:paraId="5210C337" w14:textId="793509F6" w:rsidR="00BA6457" w:rsidRPr="00542F5D" w:rsidRDefault="00BA6457" w:rsidP="007936C5">
      <w:pPr>
        <w:widowControl w:val="0"/>
        <w:autoSpaceDE w:val="0"/>
        <w:autoSpaceDN w:val="0"/>
        <w:adjustRightInd w:val="0"/>
        <w:spacing w:after="240"/>
        <w:ind w:right="85" w:firstLine="284"/>
        <w:jc w:val="both"/>
        <w:outlineLvl w:val="1"/>
        <w:rPr>
          <w:rFonts w:ascii="Arial" w:hAnsi="Arial" w:cs="Arial"/>
          <w:sz w:val="18"/>
          <w:szCs w:val="18"/>
        </w:rPr>
      </w:pPr>
      <w:r w:rsidRPr="00542F5D">
        <w:rPr>
          <w:rFonts w:ascii="Arial" w:hAnsi="Arial" w:cs="Arial"/>
          <w:b/>
          <w:sz w:val="18"/>
          <w:szCs w:val="18"/>
          <w:lang w:val="es-MX"/>
        </w:rPr>
        <w:t>CUARTO.</w:t>
      </w:r>
      <w:r w:rsidRPr="00542F5D">
        <w:rPr>
          <w:rFonts w:ascii="Arial" w:hAnsi="Arial" w:cs="Arial"/>
          <w:sz w:val="18"/>
          <w:szCs w:val="18"/>
        </w:rPr>
        <w:t xml:space="preserve"> </w:t>
      </w:r>
      <w:r w:rsidRPr="00542F5D">
        <w:rPr>
          <w:rFonts w:ascii="Arial" w:hAnsi="Arial" w:cs="Arial"/>
          <w:bCs/>
          <w:sz w:val="18"/>
          <w:szCs w:val="18"/>
        </w:rPr>
        <w:t xml:space="preserve">A partir de la entrada en vigor de la presente </w:t>
      </w:r>
      <w:r w:rsidR="00AB0C63">
        <w:rPr>
          <w:rFonts w:ascii="Arial" w:hAnsi="Arial" w:cs="Arial"/>
          <w:bCs/>
          <w:sz w:val="18"/>
          <w:szCs w:val="18"/>
        </w:rPr>
        <w:t>N</w:t>
      </w:r>
      <w:r w:rsidRPr="00542F5D">
        <w:rPr>
          <w:rFonts w:ascii="Arial" w:hAnsi="Arial" w:cs="Arial"/>
          <w:bCs/>
          <w:sz w:val="18"/>
          <w:szCs w:val="18"/>
        </w:rPr>
        <w:t xml:space="preserve">orma, </w:t>
      </w:r>
      <w:r w:rsidRPr="00542F5D">
        <w:rPr>
          <w:rFonts w:ascii="Arial" w:hAnsi="Arial" w:cs="Arial"/>
          <w:sz w:val="18"/>
          <w:szCs w:val="18"/>
        </w:rPr>
        <w:t>las Unidades del Estado en un plazo no mayor a dos años, deberán actualizar los registros administrativos de Domicilios Geográficos que fueron generados conforme a la Norma Técnica sobre Domicilios Geográficos que se abroga.</w:t>
      </w:r>
    </w:p>
    <w:p w14:paraId="62E6575A" w14:textId="77777777" w:rsidR="00BA6457" w:rsidRPr="000D10F4" w:rsidRDefault="00BA6457" w:rsidP="00BA6457">
      <w:pPr>
        <w:pStyle w:val="Texto"/>
        <w:spacing w:line="224" w:lineRule="exact"/>
        <w:rPr>
          <w:szCs w:val="18"/>
        </w:rPr>
      </w:pPr>
      <w:r w:rsidRPr="000D10F4">
        <w:rPr>
          <w:szCs w:val="18"/>
        </w:rPr>
        <w:t xml:space="preserve">La presente Norma Técnica de Domicilios Geográficos fue aprobada en términos del Acuerdo </w:t>
      </w:r>
      <w:r w:rsidRPr="000D10F4">
        <w:rPr>
          <w:b/>
          <w:szCs w:val="18"/>
        </w:rPr>
        <w:t xml:space="preserve">No. </w:t>
      </w:r>
      <w:r w:rsidRPr="00FC5CC1">
        <w:rPr>
          <w:b/>
          <w:szCs w:val="18"/>
          <w:highlight w:val="lightGray"/>
        </w:rPr>
        <w:t>__</w:t>
      </w:r>
      <w:r w:rsidRPr="000D10F4">
        <w:rPr>
          <w:b/>
          <w:szCs w:val="18"/>
        </w:rPr>
        <w:t>/</w:t>
      </w:r>
      <w:r w:rsidRPr="00FC5CC1">
        <w:rPr>
          <w:b/>
          <w:szCs w:val="18"/>
          <w:highlight w:val="lightGray"/>
        </w:rPr>
        <w:t>__</w:t>
      </w:r>
      <w:r w:rsidRPr="000D10F4">
        <w:rPr>
          <w:b/>
          <w:szCs w:val="18"/>
        </w:rPr>
        <w:t>/202</w:t>
      </w:r>
      <w:r w:rsidRPr="00FC5CC1">
        <w:rPr>
          <w:b/>
          <w:szCs w:val="18"/>
          <w:highlight w:val="lightGray"/>
        </w:rPr>
        <w:t>_</w:t>
      </w:r>
      <w:r w:rsidRPr="000D10F4">
        <w:rPr>
          <w:szCs w:val="18"/>
        </w:rPr>
        <w:t xml:space="preserve">, aprobada en la </w:t>
      </w:r>
      <w:r w:rsidRPr="00FC5CC1">
        <w:rPr>
          <w:szCs w:val="18"/>
          <w:highlight w:val="lightGray"/>
        </w:rPr>
        <w:t>_________</w:t>
      </w:r>
      <w:r w:rsidRPr="000D10F4">
        <w:rPr>
          <w:szCs w:val="18"/>
        </w:rPr>
        <w:t xml:space="preserve"> Sesión 2024 de la Junta de Gobierno del Instituto Nacional de Estadística y Geografía, celebrada el </w:t>
      </w:r>
      <w:r w:rsidRPr="00FC5CC1">
        <w:rPr>
          <w:szCs w:val="18"/>
          <w:highlight w:val="lightGray"/>
        </w:rPr>
        <w:t>__</w:t>
      </w:r>
      <w:r w:rsidRPr="000D10F4">
        <w:rPr>
          <w:szCs w:val="18"/>
        </w:rPr>
        <w:t xml:space="preserve"> de </w:t>
      </w:r>
      <w:r w:rsidRPr="00FC5CC1">
        <w:rPr>
          <w:szCs w:val="18"/>
          <w:highlight w:val="lightGray"/>
        </w:rPr>
        <w:t>____</w:t>
      </w:r>
      <w:r w:rsidRPr="000D10F4">
        <w:rPr>
          <w:szCs w:val="18"/>
        </w:rPr>
        <w:t xml:space="preserve"> </w:t>
      </w:r>
      <w:proofErr w:type="spellStart"/>
      <w:r w:rsidRPr="000D10F4">
        <w:rPr>
          <w:szCs w:val="18"/>
        </w:rPr>
        <w:t>de</w:t>
      </w:r>
      <w:proofErr w:type="spellEnd"/>
      <w:r w:rsidRPr="000D10F4">
        <w:rPr>
          <w:szCs w:val="18"/>
        </w:rPr>
        <w:t xml:space="preserve"> 2024.- Presidenta: </w:t>
      </w:r>
      <w:r w:rsidRPr="000D10F4">
        <w:rPr>
          <w:b/>
          <w:szCs w:val="18"/>
        </w:rPr>
        <w:t>Graciela Márquez Colín.</w:t>
      </w:r>
      <w:r w:rsidRPr="000D10F4">
        <w:rPr>
          <w:szCs w:val="18"/>
        </w:rPr>
        <w:t xml:space="preserve">- Vicepresidenta: </w:t>
      </w:r>
      <w:r w:rsidRPr="000D10F4">
        <w:rPr>
          <w:b/>
          <w:szCs w:val="18"/>
        </w:rPr>
        <w:t>Paloma Merodio Gómez;</w:t>
      </w:r>
      <w:r w:rsidRPr="000D10F4">
        <w:rPr>
          <w:szCs w:val="18"/>
        </w:rPr>
        <w:t xml:space="preserve"> Vicepresidentes: </w:t>
      </w:r>
      <w:bookmarkStart w:id="17" w:name="N_Hlk113814612"/>
      <w:r w:rsidRPr="000D10F4">
        <w:rPr>
          <w:b/>
          <w:spacing w:val="-1"/>
          <w:szCs w:val="18"/>
        </w:rPr>
        <w:t xml:space="preserve">Adrián Franco Barrios, </w:t>
      </w:r>
      <w:r w:rsidRPr="000D10F4">
        <w:rPr>
          <w:b/>
          <w:szCs w:val="18"/>
        </w:rPr>
        <w:t>Mauricio Márquez Corona y Arturo Blancas Espejo.</w:t>
      </w:r>
    </w:p>
    <w:bookmarkEnd w:id="17"/>
    <w:p w14:paraId="39B1FB6D" w14:textId="77777777" w:rsidR="00BA6457" w:rsidRDefault="00BA6457" w:rsidP="00BA6457">
      <w:pPr>
        <w:pStyle w:val="Texto"/>
        <w:spacing w:line="224" w:lineRule="exact"/>
      </w:pPr>
      <w:r w:rsidRPr="00AD1441">
        <w:t xml:space="preserve">Aguascalientes, </w:t>
      </w:r>
      <w:proofErr w:type="spellStart"/>
      <w:r w:rsidRPr="00AD1441">
        <w:t>Ags</w:t>
      </w:r>
      <w:proofErr w:type="spellEnd"/>
      <w:r w:rsidRPr="00AD1441">
        <w:t>.,</w:t>
      </w:r>
      <w:r>
        <w:t xml:space="preserve"> </w:t>
      </w:r>
      <w:r w:rsidRPr="00AD1441">
        <w:t xml:space="preserve">a </w:t>
      </w:r>
      <w:r w:rsidRPr="00FC5CC1">
        <w:rPr>
          <w:highlight w:val="lightGray"/>
        </w:rPr>
        <w:t>__</w:t>
      </w:r>
      <w:r>
        <w:t xml:space="preserve"> </w:t>
      </w:r>
      <w:proofErr w:type="spellStart"/>
      <w:r>
        <w:t>de</w:t>
      </w:r>
      <w:proofErr w:type="spellEnd"/>
      <w:r>
        <w:t xml:space="preserve"> </w:t>
      </w:r>
      <w:r w:rsidRPr="00FC5CC1">
        <w:rPr>
          <w:highlight w:val="lightGray"/>
        </w:rPr>
        <w:t>____</w:t>
      </w:r>
      <w:r>
        <w:t xml:space="preserve"> </w:t>
      </w:r>
      <w:proofErr w:type="spellStart"/>
      <w:r>
        <w:t>de</w:t>
      </w:r>
      <w:proofErr w:type="spellEnd"/>
      <w:r>
        <w:t xml:space="preserve"> 202</w:t>
      </w:r>
      <w:r w:rsidRPr="00FC5CC1">
        <w:rPr>
          <w:highlight w:val="lightGray"/>
        </w:rPr>
        <w:t>4</w:t>
      </w:r>
      <w:r w:rsidRPr="00AD1441">
        <w:t xml:space="preserve">.- Hace constar lo anterior el Coordinador General de Asuntos Jurídicos, </w:t>
      </w:r>
      <w:r w:rsidRPr="008645CF">
        <w:rPr>
          <w:b/>
          <w:sz w:val="20"/>
        </w:rPr>
        <w:t>Jorge Ventura Nevares</w:t>
      </w:r>
      <w:r w:rsidRPr="00AD1441">
        <w:t xml:space="preserve">, en ejercicio de la atribución que le confiere lo dispuesto por la fracción </w:t>
      </w:r>
      <w:r w:rsidRPr="00FC5CC1">
        <w:rPr>
          <w:highlight w:val="lightGray"/>
        </w:rPr>
        <w:t>IV</w:t>
      </w:r>
      <w:r w:rsidRPr="00AD1441">
        <w:t xml:space="preserve">, del artículo </w:t>
      </w:r>
      <w:r w:rsidRPr="00FC5CC1">
        <w:rPr>
          <w:highlight w:val="lightGray"/>
        </w:rPr>
        <w:t>46</w:t>
      </w:r>
      <w:r w:rsidRPr="00AD1441">
        <w:t xml:space="preserve"> del Reglamento Interior del Instituto Nacional</w:t>
      </w:r>
      <w:r>
        <w:t xml:space="preserve"> de Estadística y Geografía.</w:t>
      </w:r>
      <w:r w:rsidRPr="00AD1441">
        <w:t>- Rúbrica.</w:t>
      </w:r>
      <w:bookmarkEnd w:id="1"/>
    </w:p>
    <w:p w14:paraId="7C07555E" w14:textId="77777777" w:rsidR="00BA6457" w:rsidRDefault="00BA6457" w:rsidP="00BA6457">
      <w:pPr>
        <w:rPr>
          <w:rFonts w:ascii="Arial" w:hAnsi="Arial" w:cs="Arial"/>
          <w:sz w:val="18"/>
          <w:szCs w:val="20"/>
        </w:rPr>
      </w:pPr>
      <w:r>
        <w:br w:type="page"/>
      </w:r>
    </w:p>
    <w:p w14:paraId="4C256458" w14:textId="77777777" w:rsidR="00635559" w:rsidRPr="00A7079E" w:rsidRDefault="00635559" w:rsidP="00635559">
      <w:pPr>
        <w:pStyle w:val="tit1"/>
        <w:ind w:left="57" w:right="0" w:firstLine="0"/>
        <w:outlineLvl w:val="0"/>
        <w:rPr>
          <w:sz w:val="22"/>
          <w:szCs w:val="22"/>
        </w:rPr>
      </w:pPr>
      <w:r w:rsidRPr="00A7079E">
        <w:rPr>
          <w:sz w:val="22"/>
          <w:szCs w:val="22"/>
        </w:rPr>
        <w:lastRenderedPageBreak/>
        <w:t>ANEXO I</w:t>
      </w:r>
    </w:p>
    <w:p w14:paraId="51874F92" w14:textId="77777777" w:rsidR="00635559" w:rsidRPr="00A7079E" w:rsidRDefault="00635559" w:rsidP="00635559">
      <w:pPr>
        <w:pStyle w:val="tit1"/>
        <w:outlineLvl w:val="0"/>
        <w:rPr>
          <w:sz w:val="22"/>
          <w:szCs w:val="22"/>
        </w:rPr>
      </w:pPr>
      <w:r w:rsidRPr="00A7079E">
        <w:rPr>
          <w:sz w:val="22"/>
          <w:szCs w:val="22"/>
        </w:rPr>
        <w:t>DESCRIPCIÓN DE LOS TIPOS DE VIALIDAD Y ASENTAMIENTOS HUMANOS</w:t>
      </w:r>
    </w:p>
    <w:p w14:paraId="665DBAEF" w14:textId="77777777" w:rsidR="000353C1" w:rsidRPr="00A73A23" w:rsidRDefault="000353C1" w:rsidP="00635559">
      <w:pPr>
        <w:pStyle w:val="tit1"/>
        <w:outlineLvl w:val="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8"/>
        <w:gridCol w:w="1479"/>
        <w:gridCol w:w="5479"/>
        <w:gridCol w:w="1522"/>
      </w:tblGrid>
      <w:tr w:rsidR="00635559" w14:paraId="4215421E" w14:textId="77777777" w:rsidTr="00C96D71">
        <w:trPr>
          <w:trHeight w:val="129"/>
          <w:tblHeader/>
        </w:trPr>
        <w:tc>
          <w:tcPr>
            <w:tcW w:w="5000" w:type="pct"/>
            <w:gridSpan w:val="4"/>
            <w:tcBorders>
              <w:top w:val="single" w:sz="4" w:space="0" w:color="auto"/>
              <w:left w:val="single" w:sz="4" w:space="0" w:color="auto"/>
              <w:bottom w:val="single" w:sz="4" w:space="0" w:color="auto"/>
              <w:right w:val="single" w:sz="4" w:space="0" w:color="auto"/>
            </w:tcBorders>
            <w:noWrap/>
            <w:tcMar>
              <w:top w:w="28" w:type="dxa"/>
              <w:left w:w="28" w:type="dxa"/>
              <w:bottom w:w="28" w:type="dxa"/>
              <w:right w:w="28" w:type="dxa"/>
            </w:tcMar>
            <w:vAlign w:val="center"/>
            <w:hideMark/>
          </w:tcPr>
          <w:p w14:paraId="798D702C" w14:textId="77777777" w:rsidR="00635559" w:rsidRPr="00FC5CC1" w:rsidRDefault="00635559">
            <w:pPr>
              <w:pStyle w:val="tit1"/>
              <w:outlineLvl w:val="0"/>
              <w:rPr>
                <w:rFonts w:ascii="Arial" w:hAnsi="Arial" w:cs="Arial"/>
                <w:outline/>
                <w:color w:val="FFFFFF"/>
                <w:sz w:val="20"/>
                <w:szCs w:val="20"/>
                <w:lang w:val="es-ES" w:eastAsia="es-ES"/>
              </w:rPr>
            </w:pPr>
            <w:r w:rsidRPr="002B009A">
              <w:rPr>
                <w:rFonts w:ascii="Arial" w:hAnsi="Arial" w:cs="Arial"/>
                <w:lang w:val="es-ES" w:eastAsia="es-ES"/>
              </w:rPr>
              <w:t>PARTE 1. TIPOS DE VIALIDAD</w:t>
            </w:r>
          </w:p>
        </w:tc>
      </w:tr>
      <w:tr w:rsidR="00635559" w14:paraId="2F740967" w14:textId="77777777" w:rsidTr="00C96D71">
        <w:trPr>
          <w:trHeight w:val="304"/>
          <w:tblHeader/>
        </w:trPr>
        <w:tc>
          <w:tcPr>
            <w:tcW w:w="1030" w:type="pct"/>
            <w:gridSpan w:val="2"/>
            <w:tcBorders>
              <w:top w:val="single" w:sz="4" w:space="0" w:color="auto"/>
              <w:left w:val="single" w:sz="4" w:space="0" w:color="auto"/>
              <w:bottom w:val="single" w:sz="4" w:space="0" w:color="auto"/>
              <w:right w:val="single" w:sz="4" w:space="0" w:color="auto"/>
            </w:tcBorders>
            <w:shd w:val="clear" w:color="auto" w:fill="BFBFBF"/>
            <w:noWrap/>
            <w:tcMar>
              <w:top w:w="28" w:type="dxa"/>
              <w:left w:w="28" w:type="dxa"/>
              <w:bottom w:w="28" w:type="dxa"/>
              <w:right w:w="28" w:type="dxa"/>
            </w:tcMar>
            <w:vAlign w:val="center"/>
            <w:hideMark/>
          </w:tcPr>
          <w:p w14:paraId="449655BC"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TÉRMINO GENÉRICO</w:t>
            </w:r>
          </w:p>
        </w:tc>
        <w:tc>
          <w:tcPr>
            <w:tcW w:w="3097" w:type="pct"/>
            <w:tcBorders>
              <w:top w:val="single" w:sz="4" w:space="0" w:color="auto"/>
              <w:left w:val="single" w:sz="4" w:space="0" w:color="auto"/>
              <w:bottom w:val="single" w:sz="4" w:space="0" w:color="auto"/>
              <w:right w:val="single" w:sz="4" w:space="0" w:color="auto"/>
            </w:tcBorders>
            <w:shd w:val="clear" w:color="auto" w:fill="BFBFBF"/>
            <w:tcMar>
              <w:top w:w="28" w:type="dxa"/>
              <w:left w:w="28" w:type="dxa"/>
              <w:bottom w:w="28" w:type="dxa"/>
              <w:right w:w="28" w:type="dxa"/>
            </w:tcMar>
            <w:vAlign w:val="center"/>
            <w:hideMark/>
          </w:tcPr>
          <w:p w14:paraId="5663E92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DESCRIPCIÓN</w:t>
            </w:r>
          </w:p>
        </w:tc>
        <w:tc>
          <w:tcPr>
            <w:tcW w:w="874" w:type="pct"/>
            <w:tcBorders>
              <w:top w:val="single" w:sz="4" w:space="0" w:color="auto"/>
              <w:left w:val="single" w:sz="4" w:space="0" w:color="auto"/>
              <w:bottom w:val="single" w:sz="4" w:space="0" w:color="auto"/>
              <w:right w:val="single" w:sz="4" w:space="0" w:color="auto"/>
            </w:tcBorders>
            <w:shd w:val="clear" w:color="auto" w:fill="BFBFBF"/>
            <w:tcMar>
              <w:top w:w="28" w:type="dxa"/>
              <w:left w:w="28" w:type="dxa"/>
              <w:bottom w:w="28" w:type="dxa"/>
              <w:right w:w="28" w:type="dxa"/>
            </w:tcMar>
            <w:vAlign w:val="center"/>
            <w:hideMark/>
          </w:tcPr>
          <w:p w14:paraId="51F497E5"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TÉRMINOS ANÁLOGOS</w:t>
            </w:r>
          </w:p>
        </w:tc>
      </w:tr>
      <w:tr w:rsidR="00635559" w:rsidRPr="002B009A" w14:paraId="5B9D2D33" w14:textId="77777777" w:rsidTr="00C96D71">
        <w:trPr>
          <w:trHeight w:val="89"/>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1998CC3"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1</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AB9CE3C"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Andador</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529B2E1" w14:textId="4E561244" w:rsidR="00635559" w:rsidRPr="001A2F3E" w:rsidRDefault="00635559" w:rsidP="008A5F0D">
            <w:pPr>
              <w:pStyle w:val="Default"/>
              <w:ind w:right="7"/>
              <w:jc w:val="both"/>
              <w:rPr>
                <w:color w:val="auto"/>
                <w:sz w:val="18"/>
                <w:szCs w:val="18"/>
                <w:lang w:val="es-ES" w:eastAsia="es-ES"/>
              </w:rPr>
            </w:pPr>
            <w:r w:rsidRPr="001A2F3E">
              <w:rPr>
                <w:rStyle w:val="ui-provider"/>
                <w:rFonts w:eastAsia="Calibri"/>
                <w:sz w:val="18"/>
                <w:szCs w:val="18"/>
                <w:lang w:val="es-ES" w:eastAsia="es-ES"/>
              </w:rPr>
              <w:t>Vía peatonal, con accesos regulados para ciertos vehículos.</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BC04ED6"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 xml:space="preserve">Andén </w:t>
            </w:r>
          </w:p>
        </w:tc>
      </w:tr>
      <w:tr w:rsidR="00635559" w:rsidRPr="002B009A" w14:paraId="25BA0165"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37DBE5FA"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2</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0A12899B"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Acuática</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0435B45D" w14:textId="77777777" w:rsidR="00635559" w:rsidRPr="001A2F3E" w:rsidRDefault="00635559" w:rsidP="008A5F0D">
            <w:pPr>
              <w:autoSpaceDE w:val="0"/>
              <w:autoSpaceDN w:val="0"/>
              <w:adjustRightInd w:val="0"/>
              <w:ind w:right="7"/>
              <w:jc w:val="both"/>
              <w:rPr>
                <w:rFonts w:ascii="Arial" w:hAnsi="Arial" w:cs="Arial"/>
                <w:bCs/>
                <w:sz w:val="18"/>
                <w:szCs w:val="18"/>
              </w:rPr>
            </w:pPr>
            <w:r w:rsidRPr="001A2F3E">
              <w:rPr>
                <w:rFonts w:ascii="Arial" w:hAnsi="Arial" w:cs="Arial"/>
                <w:bCs/>
                <w:sz w:val="18"/>
                <w:szCs w:val="18"/>
              </w:rPr>
              <w:t>Vía de comunicación sobre un cuerpo de agua dentro de la línea de costa continental, así como dentro del territorio insular, a fin de dar continuidad a las vías de transporte terrestre, generalmente de uso público, a través de embarcaciones como transbordadores, lanchas, chalanas, pangas, etc.</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1B54F7FA" w14:textId="77777777" w:rsidR="00635559" w:rsidRPr="001A2F3E" w:rsidRDefault="00635559">
            <w:pPr>
              <w:rPr>
                <w:rFonts w:ascii="Arial" w:hAnsi="Arial" w:cs="Arial"/>
                <w:bCs/>
                <w:sz w:val="18"/>
                <w:szCs w:val="18"/>
              </w:rPr>
            </w:pPr>
          </w:p>
        </w:tc>
      </w:tr>
      <w:tr w:rsidR="00635559" w:rsidRPr="002B009A" w14:paraId="024D0E49"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BD455C8"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3</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BEBCE8B"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Arroyo</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05F9220" w14:textId="77777777" w:rsidR="00635559" w:rsidRPr="001A2F3E" w:rsidRDefault="00635559" w:rsidP="008A5F0D">
            <w:pPr>
              <w:pStyle w:val="Default"/>
              <w:ind w:right="7"/>
              <w:jc w:val="both"/>
              <w:rPr>
                <w:color w:val="auto"/>
                <w:sz w:val="18"/>
                <w:szCs w:val="18"/>
                <w:lang w:val="es-ES" w:eastAsia="es-ES"/>
              </w:rPr>
            </w:pPr>
            <w:r w:rsidRPr="001A2F3E">
              <w:rPr>
                <w:sz w:val="18"/>
                <w:szCs w:val="18"/>
                <w:lang w:val="es-ES" w:eastAsia="es-ES"/>
              </w:rPr>
              <w:t>Corriente natural de agua que normalmente fluye con continuidad pero que, a diferencia de un río, tiene escaso caudal, que puede incluso desaparecer durante el estiaje.</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D75911E" w14:textId="77777777" w:rsidR="00635559" w:rsidRPr="001A2F3E" w:rsidRDefault="00635559">
            <w:pPr>
              <w:rPr>
                <w:rFonts w:ascii="Arial" w:hAnsi="Arial" w:cs="Arial"/>
                <w:sz w:val="18"/>
                <w:szCs w:val="18"/>
              </w:rPr>
            </w:pPr>
          </w:p>
        </w:tc>
      </w:tr>
      <w:tr w:rsidR="00635559" w:rsidRPr="002B009A" w14:paraId="6E51D8BE"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6129A696"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4</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15E8BECF"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Autopista</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1CECCE6A" w14:textId="77777777" w:rsidR="00635559" w:rsidRPr="001A2F3E" w:rsidRDefault="00635559" w:rsidP="008A5F0D">
            <w:pPr>
              <w:autoSpaceDE w:val="0"/>
              <w:autoSpaceDN w:val="0"/>
              <w:adjustRightInd w:val="0"/>
              <w:ind w:right="7"/>
              <w:jc w:val="both"/>
              <w:rPr>
                <w:rFonts w:ascii="Arial" w:hAnsi="Arial" w:cs="Arial"/>
                <w:bCs/>
                <w:sz w:val="18"/>
                <w:szCs w:val="18"/>
              </w:rPr>
            </w:pPr>
            <w:r w:rsidRPr="001A2F3E">
              <w:rPr>
                <w:rFonts w:ascii="Arial" w:hAnsi="Arial" w:cs="Arial"/>
                <w:bCs/>
                <w:sz w:val="18"/>
                <w:szCs w:val="18"/>
              </w:rPr>
              <w:t>Carretera especialmente acondicionada para grandes velocidades. Generalmente de cuota e interconecta localidades.</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43B7695C" w14:textId="77777777" w:rsidR="00635559" w:rsidRPr="001A2F3E" w:rsidRDefault="00635559">
            <w:pPr>
              <w:rPr>
                <w:rFonts w:ascii="Arial" w:hAnsi="Arial" w:cs="Arial"/>
                <w:bCs/>
                <w:sz w:val="18"/>
                <w:szCs w:val="18"/>
              </w:rPr>
            </w:pPr>
          </w:p>
        </w:tc>
      </w:tr>
      <w:tr w:rsidR="00635559" w:rsidRPr="002B009A" w14:paraId="6D27AEED"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4F4E78F"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5</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2644093"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Avenida</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B0E2942" w14:textId="77777777" w:rsidR="00635559" w:rsidRPr="001A2F3E" w:rsidRDefault="00635559" w:rsidP="008A5F0D">
            <w:pPr>
              <w:pStyle w:val="Default"/>
              <w:ind w:right="7"/>
              <w:jc w:val="both"/>
              <w:rPr>
                <w:color w:val="auto"/>
                <w:sz w:val="18"/>
                <w:szCs w:val="18"/>
                <w:lang w:val="es-ES" w:eastAsia="es-ES"/>
              </w:rPr>
            </w:pPr>
            <w:r w:rsidRPr="001A2F3E">
              <w:rPr>
                <w:sz w:val="18"/>
                <w:szCs w:val="18"/>
                <w:lang w:val="es-ES" w:eastAsia="es-ES"/>
              </w:rPr>
              <w:t>Arteria principal de doble circulación, generalmente con camellón al centro y varios carriles en cada sentido.</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951AB5C" w14:textId="77777777" w:rsidR="00635559" w:rsidRPr="001A2F3E" w:rsidRDefault="00635559">
            <w:pPr>
              <w:rPr>
                <w:rFonts w:ascii="Arial" w:hAnsi="Arial" w:cs="Arial"/>
                <w:sz w:val="18"/>
                <w:szCs w:val="18"/>
              </w:rPr>
            </w:pPr>
          </w:p>
        </w:tc>
      </w:tr>
      <w:tr w:rsidR="00635559" w:rsidRPr="002B009A" w14:paraId="334E9EC9" w14:textId="77777777" w:rsidTr="00C96D71">
        <w:trPr>
          <w:trHeight w:val="633"/>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266EB761"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6</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007DD2B1"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Boulevard</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76088A98" w14:textId="77777777" w:rsidR="00635559" w:rsidRPr="001A2F3E" w:rsidRDefault="00635559" w:rsidP="008A5F0D">
            <w:pPr>
              <w:pStyle w:val="Default"/>
              <w:ind w:right="7"/>
              <w:jc w:val="both"/>
              <w:rPr>
                <w:color w:val="auto"/>
                <w:sz w:val="18"/>
                <w:szCs w:val="18"/>
                <w:lang w:val="es-ES" w:eastAsia="es-ES"/>
              </w:rPr>
            </w:pPr>
            <w:r w:rsidRPr="001A2F3E">
              <w:rPr>
                <w:color w:val="auto"/>
                <w:sz w:val="18"/>
                <w:szCs w:val="18"/>
                <w:lang w:val="es-ES" w:eastAsia="es-ES"/>
              </w:rPr>
              <w:t>Vía primaria de extensa longitud y con varios carriles de circulación en ambos sentidos, generalmente arbolada y con volúmenes de tránsito considerables que conecta a las diferentes zonas de una localidad.</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40B9CF33" w14:textId="77777777" w:rsidR="00635559" w:rsidRPr="001A2F3E" w:rsidRDefault="00635559">
            <w:pPr>
              <w:rPr>
                <w:rFonts w:ascii="Arial" w:hAnsi="Arial" w:cs="Arial"/>
                <w:sz w:val="18"/>
                <w:szCs w:val="18"/>
              </w:rPr>
            </w:pPr>
          </w:p>
        </w:tc>
      </w:tr>
      <w:tr w:rsidR="00635559" w:rsidRPr="002B009A" w14:paraId="704A603A"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A2E54E4"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7</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E7BA0CC"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Brecha</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7D47027" w14:textId="77777777" w:rsidR="00635559" w:rsidRPr="001A2F3E" w:rsidRDefault="00635559" w:rsidP="008A5F0D">
            <w:pPr>
              <w:pStyle w:val="Default"/>
              <w:ind w:right="7"/>
              <w:jc w:val="both"/>
              <w:rPr>
                <w:color w:val="auto"/>
                <w:sz w:val="18"/>
                <w:szCs w:val="18"/>
                <w:lang w:val="es-ES" w:eastAsia="es-ES"/>
              </w:rPr>
            </w:pPr>
            <w:r w:rsidRPr="001A2F3E">
              <w:rPr>
                <w:sz w:val="18"/>
                <w:szCs w:val="18"/>
                <w:lang w:val="es-ES" w:eastAsia="es-ES"/>
              </w:rPr>
              <w:t xml:space="preserve">Vía de transporte terrestre no pavimentada para tránsito de vehículos, personas y animales, sin terraplén ni revestimiento, que generalmente permite el tránsito de un vehículo. </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BDF4AED" w14:textId="77777777" w:rsidR="00635559" w:rsidRPr="001A2F3E" w:rsidRDefault="00635559">
            <w:pPr>
              <w:rPr>
                <w:rFonts w:ascii="Arial" w:hAnsi="Arial" w:cs="Arial"/>
                <w:sz w:val="18"/>
                <w:szCs w:val="18"/>
              </w:rPr>
            </w:pPr>
          </w:p>
        </w:tc>
      </w:tr>
      <w:tr w:rsidR="00635559" w:rsidRPr="002B009A" w14:paraId="212C73B4" w14:textId="77777777" w:rsidTr="00C96D71">
        <w:trPr>
          <w:trHeight w:val="23"/>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705A9444"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8</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5DF6F700"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Calle</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666EB668" w14:textId="77777777" w:rsidR="00635559" w:rsidRPr="001A2F3E" w:rsidRDefault="00635559" w:rsidP="008A5F0D">
            <w:pPr>
              <w:pStyle w:val="Default"/>
              <w:ind w:right="7"/>
              <w:jc w:val="both"/>
              <w:rPr>
                <w:color w:val="auto"/>
                <w:sz w:val="18"/>
                <w:szCs w:val="18"/>
                <w:lang w:val="es-ES" w:eastAsia="es-ES"/>
              </w:rPr>
            </w:pPr>
            <w:r w:rsidRPr="001A2F3E">
              <w:rPr>
                <w:color w:val="auto"/>
                <w:sz w:val="18"/>
                <w:szCs w:val="18"/>
                <w:lang w:val="es-ES" w:eastAsia="es-ES"/>
              </w:rPr>
              <w:t>Vía de uso común que conforma la traza urbana destinada al tránsito de peatones y vehículos, a la prestación de servicios públicos y colocación de mobiliario urbano. Se clasifica en primaria, secundaria y terciaria.</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405893D7" w14:textId="77777777" w:rsidR="00635559" w:rsidRPr="001A2F3E" w:rsidRDefault="00635559">
            <w:pPr>
              <w:rPr>
                <w:rFonts w:ascii="Arial" w:hAnsi="Arial" w:cs="Arial"/>
                <w:b/>
                <w:bCs/>
                <w:sz w:val="18"/>
                <w:szCs w:val="18"/>
              </w:rPr>
            </w:pPr>
            <w:r w:rsidRPr="001A2F3E">
              <w:rPr>
                <w:rFonts w:ascii="Arial" w:hAnsi="Arial" w:cs="Arial"/>
                <w:b/>
                <w:bCs/>
                <w:sz w:val="18"/>
                <w:szCs w:val="18"/>
              </w:rPr>
              <w:t xml:space="preserve">Andén </w:t>
            </w:r>
          </w:p>
        </w:tc>
      </w:tr>
      <w:tr w:rsidR="00635559" w:rsidRPr="002B009A" w14:paraId="16DF5998"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15F76A4"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9</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657388A"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Callejón</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B20BA22" w14:textId="77777777" w:rsidR="00635559" w:rsidRPr="001A2F3E" w:rsidRDefault="00635559" w:rsidP="008A5F0D">
            <w:pPr>
              <w:pStyle w:val="Default"/>
              <w:ind w:right="7"/>
              <w:jc w:val="both"/>
              <w:rPr>
                <w:color w:val="auto"/>
                <w:sz w:val="18"/>
                <w:szCs w:val="18"/>
                <w:lang w:val="es-ES" w:eastAsia="es-ES"/>
              </w:rPr>
            </w:pPr>
            <w:r w:rsidRPr="001A2F3E">
              <w:rPr>
                <w:sz w:val="18"/>
                <w:szCs w:val="18"/>
                <w:lang w:val="es-ES" w:eastAsia="es-ES"/>
              </w:rPr>
              <w:t>Vía secundaria de un solo tramo, en el interior de una manzana con dos accesos.</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1918671" w14:textId="77777777" w:rsidR="00635559" w:rsidRPr="001A2F3E" w:rsidRDefault="00635559">
            <w:pPr>
              <w:rPr>
                <w:rFonts w:ascii="Arial" w:hAnsi="Arial" w:cs="Arial"/>
                <w:sz w:val="18"/>
                <w:szCs w:val="18"/>
              </w:rPr>
            </w:pPr>
          </w:p>
        </w:tc>
      </w:tr>
      <w:tr w:rsidR="00635559" w:rsidRPr="002B009A" w14:paraId="4454512A"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117CED12"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10</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009F7EA5" w14:textId="77777777" w:rsidR="00635559" w:rsidRPr="001A2F3E" w:rsidRDefault="00635559">
            <w:pPr>
              <w:rPr>
                <w:rFonts w:ascii="Arial" w:hAnsi="Arial" w:cs="Arial"/>
                <w:b/>
                <w:bCs/>
                <w:sz w:val="18"/>
                <w:szCs w:val="18"/>
              </w:rPr>
            </w:pPr>
            <w:r w:rsidRPr="001A2F3E">
              <w:rPr>
                <w:rFonts w:ascii="Arial" w:hAnsi="Arial" w:cs="Arial"/>
                <w:b/>
                <w:bCs/>
                <w:sz w:val="18"/>
                <w:szCs w:val="18"/>
              </w:rPr>
              <w:t>Calzada</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01CA2EC7" w14:textId="77777777" w:rsidR="00635559" w:rsidRPr="001A2F3E" w:rsidRDefault="00635559" w:rsidP="008A5F0D">
            <w:pPr>
              <w:autoSpaceDE w:val="0"/>
              <w:autoSpaceDN w:val="0"/>
              <w:adjustRightInd w:val="0"/>
              <w:ind w:right="7"/>
              <w:jc w:val="both"/>
              <w:rPr>
                <w:rFonts w:ascii="Arial" w:hAnsi="Arial" w:cs="Arial"/>
                <w:sz w:val="18"/>
                <w:szCs w:val="18"/>
              </w:rPr>
            </w:pPr>
            <w:r w:rsidRPr="001A2F3E">
              <w:rPr>
                <w:rFonts w:ascii="Arial" w:hAnsi="Arial" w:cs="Arial"/>
                <w:sz w:val="18"/>
                <w:szCs w:val="18"/>
              </w:rPr>
              <w:t>Arteria principal que, al salir del perímetro urbano, se transforma en carretera, o que</w:t>
            </w:r>
            <w:r w:rsidRPr="001A2F3E">
              <w:rPr>
                <w:rFonts w:ascii="Arial" w:hAnsi="Arial" w:cs="Arial"/>
                <w:bCs/>
                <w:sz w:val="18"/>
                <w:szCs w:val="18"/>
              </w:rPr>
              <w:t xml:space="preserve"> </w:t>
            </w:r>
            <w:r w:rsidRPr="001A2F3E">
              <w:rPr>
                <w:rFonts w:ascii="Arial" w:hAnsi="Arial" w:cs="Arial"/>
                <w:sz w:val="18"/>
                <w:szCs w:val="18"/>
              </w:rPr>
              <w:t>liga la zona central con la periferia urbana, prolongándose en una carretera.</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44712990" w14:textId="77777777" w:rsidR="00635559" w:rsidRPr="001A2F3E" w:rsidRDefault="00635559">
            <w:pPr>
              <w:rPr>
                <w:rFonts w:ascii="Arial" w:hAnsi="Arial" w:cs="Arial"/>
                <w:sz w:val="18"/>
                <w:szCs w:val="18"/>
              </w:rPr>
            </w:pPr>
          </w:p>
        </w:tc>
      </w:tr>
      <w:tr w:rsidR="00635559" w:rsidRPr="002B009A" w14:paraId="6664A046"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1BA8D4C"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11</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CCBA309"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Camino</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B3A3EA6" w14:textId="77777777" w:rsidR="00635559" w:rsidRPr="001A2F3E" w:rsidRDefault="00635559" w:rsidP="008A5F0D">
            <w:pPr>
              <w:pStyle w:val="Default"/>
              <w:ind w:right="7"/>
              <w:jc w:val="both"/>
              <w:rPr>
                <w:color w:val="auto"/>
                <w:sz w:val="18"/>
                <w:szCs w:val="18"/>
                <w:lang w:val="es-ES" w:eastAsia="es-ES"/>
              </w:rPr>
            </w:pPr>
            <w:r w:rsidRPr="001A2F3E">
              <w:rPr>
                <w:sz w:val="18"/>
                <w:szCs w:val="18"/>
                <w:lang w:val="es-ES" w:eastAsia="es-ES"/>
              </w:rPr>
              <w:t>Vía de transporte terrestre no pavimentada para tránsito de vehículos, personas y animales.</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48250DB" w14:textId="77777777" w:rsidR="00635559" w:rsidRPr="001A2F3E" w:rsidRDefault="00635559">
            <w:pPr>
              <w:rPr>
                <w:rFonts w:ascii="Arial" w:hAnsi="Arial" w:cs="Arial"/>
                <w:sz w:val="18"/>
                <w:szCs w:val="18"/>
              </w:rPr>
            </w:pPr>
          </w:p>
        </w:tc>
      </w:tr>
      <w:tr w:rsidR="00635559" w:rsidRPr="002B009A" w14:paraId="791F5112" w14:textId="77777777" w:rsidTr="00AC32FF">
        <w:trPr>
          <w:trHeight w:val="1407"/>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3D65788B"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12</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78CE4189"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Canal</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1BB52B32" w14:textId="77777777" w:rsidR="00635559" w:rsidRPr="001A2F3E" w:rsidRDefault="00635559" w:rsidP="008A5F0D">
            <w:pPr>
              <w:pStyle w:val="Default"/>
              <w:spacing w:after="120"/>
              <w:ind w:right="7"/>
              <w:jc w:val="both"/>
              <w:rPr>
                <w:color w:val="auto"/>
                <w:sz w:val="18"/>
                <w:szCs w:val="18"/>
                <w:lang w:val="es-ES" w:eastAsia="es-ES"/>
              </w:rPr>
            </w:pPr>
            <w:r w:rsidRPr="001A2F3E">
              <w:rPr>
                <w:color w:val="auto"/>
                <w:sz w:val="18"/>
                <w:szCs w:val="18"/>
                <w:lang w:val="es-ES" w:eastAsia="es-ES"/>
              </w:rPr>
              <w:t xml:space="preserve">Cauce artificial empleado para irrigación, transporte de aguas residuales o conducción en sistemas de abastecimiento o en sistemas de generación de energía eléctrica. </w:t>
            </w:r>
          </w:p>
          <w:p w14:paraId="1046CB8C" w14:textId="77777777" w:rsidR="00635559" w:rsidRPr="001A2F3E" w:rsidRDefault="00635559" w:rsidP="008A5F0D">
            <w:pPr>
              <w:pStyle w:val="Default"/>
              <w:ind w:right="7"/>
              <w:jc w:val="both"/>
              <w:rPr>
                <w:color w:val="auto"/>
                <w:sz w:val="18"/>
                <w:szCs w:val="18"/>
                <w:lang w:val="es-ES" w:eastAsia="es-ES"/>
              </w:rPr>
            </w:pPr>
            <w:r w:rsidRPr="001A2F3E">
              <w:rPr>
                <w:i/>
                <w:color w:val="auto"/>
                <w:sz w:val="18"/>
                <w:szCs w:val="18"/>
                <w:lang w:val="es-ES" w:eastAsia="es-ES"/>
              </w:rPr>
              <w:t>Nota: Este valor permite determinar la ubicación de domicilios geográficos aledaños a los límites del canal, aun y cuando la definición mostrada no considera el transitar sobre éste</w:t>
            </w:r>
            <w:r w:rsidRPr="001A2F3E">
              <w:rPr>
                <w:color w:val="auto"/>
                <w:sz w:val="18"/>
                <w:szCs w:val="18"/>
                <w:lang w:val="es-ES" w:eastAsia="es-ES"/>
              </w:rPr>
              <w:t>.</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06FB7E0C" w14:textId="77777777" w:rsidR="00635559" w:rsidRPr="001A2F3E" w:rsidRDefault="00635559">
            <w:pPr>
              <w:rPr>
                <w:rFonts w:ascii="Arial" w:hAnsi="Arial" w:cs="Arial"/>
                <w:sz w:val="18"/>
                <w:szCs w:val="18"/>
              </w:rPr>
            </w:pPr>
          </w:p>
        </w:tc>
      </w:tr>
      <w:tr w:rsidR="00635559" w:rsidRPr="002B009A" w14:paraId="2FFDB7D5"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1762104" w14:textId="77777777" w:rsidR="00635559" w:rsidRPr="001A2F3E" w:rsidRDefault="00635559">
            <w:pPr>
              <w:jc w:val="center"/>
              <w:rPr>
                <w:rFonts w:ascii="Arial" w:hAnsi="Arial" w:cs="Arial"/>
                <w:b/>
                <w:bCs/>
                <w:sz w:val="18"/>
                <w:szCs w:val="18"/>
              </w:rPr>
            </w:pPr>
            <w:r w:rsidRPr="001A2F3E">
              <w:rPr>
                <w:rFonts w:ascii="Arial" w:hAnsi="Arial" w:cs="Arial"/>
                <w:b/>
                <w:bCs/>
                <w:sz w:val="18"/>
                <w:szCs w:val="18"/>
              </w:rPr>
              <w:t>13</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BDD6B7F" w14:textId="77777777" w:rsidR="00635559" w:rsidRPr="001A2F3E" w:rsidRDefault="00635559">
            <w:pPr>
              <w:jc w:val="both"/>
              <w:rPr>
                <w:rFonts w:ascii="Arial" w:hAnsi="Arial" w:cs="Arial"/>
                <w:b/>
                <w:bCs/>
                <w:sz w:val="18"/>
                <w:szCs w:val="18"/>
              </w:rPr>
            </w:pPr>
            <w:r w:rsidRPr="001A2F3E">
              <w:rPr>
                <w:rFonts w:ascii="Arial" w:hAnsi="Arial" w:cs="Arial"/>
                <w:b/>
                <w:bCs/>
                <w:sz w:val="18"/>
                <w:szCs w:val="18"/>
              </w:rPr>
              <w:t>Carretera</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871C732" w14:textId="77777777" w:rsidR="00635559" w:rsidRPr="001A2F3E" w:rsidRDefault="00635559" w:rsidP="008A5F0D">
            <w:pPr>
              <w:pStyle w:val="Default"/>
              <w:ind w:right="7"/>
              <w:jc w:val="both"/>
              <w:rPr>
                <w:color w:val="auto"/>
                <w:sz w:val="18"/>
                <w:szCs w:val="18"/>
                <w:lang w:val="es-ES" w:eastAsia="es-ES"/>
              </w:rPr>
            </w:pPr>
            <w:r w:rsidRPr="001A2F3E">
              <w:rPr>
                <w:sz w:val="18"/>
                <w:szCs w:val="18"/>
                <w:lang w:val="es-ES" w:eastAsia="es-ES"/>
              </w:rPr>
              <w:t>Camino público, pavimentado con el ancho y espacio suficiente para el tránsito de vehículos, con o sin accesos controlados, que puede prestar un servicio de comunicación a nivel nacional, estatal o municipal.</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57" w:type="dxa"/>
              <w:left w:w="57" w:type="dxa"/>
              <w:bottom w:w="57" w:type="dxa"/>
              <w:right w:w="57" w:type="dxa"/>
            </w:tcMar>
            <w:vAlign w:val="center"/>
            <w:hideMark/>
          </w:tcPr>
          <w:p w14:paraId="2FF39DE9" w14:textId="77777777" w:rsidR="00635559" w:rsidRPr="001A2F3E" w:rsidRDefault="00635559">
            <w:pPr>
              <w:rPr>
                <w:rFonts w:ascii="Arial" w:hAnsi="Arial" w:cs="Arial"/>
                <w:b/>
                <w:bCs/>
                <w:sz w:val="18"/>
                <w:szCs w:val="18"/>
              </w:rPr>
            </w:pPr>
            <w:r w:rsidRPr="001A2F3E">
              <w:rPr>
                <w:rFonts w:ascii="Arial" w:hAnsi="Arial" w:cs="Arial"/>
                <w:b/>
                <w:bCs/>
                <w:sz w:val="18"/>
                <w:szCs w:val="18"/>
              </w:rPr>
              <w:t>Libramiento</w:t>
            </w:r>
          </w:p>
        </w:tc>
      </w:tr>
      <w:tr w:rsidR="00635559" w:rsidRPr="002B009A" w14:paraId="1910B8D8"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3382251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14</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22D5E4D5"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Cerrada</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02B8946D" w14:textId="77777777" w:rsidR="00635559" w:rsidRPr="002B009A" w:rsidRDefault="00635559" w:rsidP="008A5F0D">
            <w:pPr>
              <w:pStyle w:val="Default"/>
              <w:ind w:right="7"/>
              <w:jc w:val="both"/>
              <w:rPr>
                <w:color w:val="auto"/>
                <w:sz w:val="18"/>
                <w:szCs w:val="18"/>
                <w:lang w:val="es-ES" w:eastAsia="es-ES"/>
              </w:rPr>
            </w:pPr>
            <w:r w:rsidRPr="002B009A">
              <w:rPr>
                <w:color w:val="auto"/>
                <w:sz w:val="18"/>
                <w:szCs w:val="18"/>
                <w:lang w:val="es-ES" w:eastAsia="es-ES"/>
              </w:rPr>
              <w:t xml:space="preserve">Vía secundaria en el interior de una manzana, con poca longitud, </w:t>
            </w:r>
            <w:r w:rsidRPr="002B009A">
              <w:rPr>
                <w:color w:val="auto"/>
                <w:sz w:val="18"/>
                <w:szCs w:val="18"/>
                <w:lang w:val="es-ES" w:eastAsia="es-ES"/>
              </w:rPr>
              <w:lastRenderedPageBreak/>
              <w:t>un solo acceso y doble sentido de circulación.</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7E22D34A" w14:textId="77777777" w:rsidR="00635559" w:rsidRPr="002B009A" w:rsidRDefault="00635559">
            <w:pPr>
              <w:rPr>
                <w:rFonts w:ascii="Arial" w:hAnsi="Arial" w:cs="Arial"/>
                <w:sz w:val="18"/>
                <w:szCs w:val="18"/>
              </w:rPr>
            </w:pPr>
          </w:p>
        </w:tc>
      </w:tr>
      <w:tr w:rsidR="00635559" w:rsidRPr="002B009A" w14:paraId="4D56F226"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19003B9"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15</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CEB8E18"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Ciclovía</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73B73044" w14:textId="77777777" w:rsidR="00635559" w:rsidRPr="002B009A" w:rsidRDefault="00635559" w:rsidP="008A5F0D">
            <w:pPr>
              <w:pStyle w:val="Default"/>
              <w:ind w:right="7"/>
              <w:jc w:val="both"/>
              <w:rPr>
                <w:color w:val="auto"/>
                <w:sz w:val="18"/>
                <w:szCs w:val="18"/>
                <w:lang w:val="es-ES" w:eastAsia="es-ES"/>
              </w:rPr>
            </w:pPr>
            <w:r w:rsidRPr="002B009A">
              <w:rPr>
                <w:sz w:val="18"/>
                <w:szCs w:val="18"/>
                <w:lang w:val="es-ES" w:eastAsia="es-ES"/>
              </w:rPr>
              <w:t>Vía pública exclusiva para circulación en bicicleta. Una ciclovía puede ser confinada, compartida y separada.</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5C3A327" w14:textId="77777777" w:rsidR="00635559" w:rsidRPr="002B009A" w:rsidRDefault="00635559">
            <w:pPr>
              <w:rPr>
                <w:rFonts w:ascii="Arial" w:hAnsi="Arial" w:cs="Arial"/>
                <w:sz w:val="18"/>
                <w:szCs w:val="18"/>
              </w:rPr>
            </w:pPr>
          </w:p>
        </w:tc>
      </w:tr>
      <w:tr w:rsidR="00635559" w:rsidRPr="002B009A" w14:paraId="2C070685"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1B9473A0"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16</w:t>
            </w:r>
          </w:p>
        </w:tc>
        <w:tc>
          <w:tcPr>
            <w:tcW w:w="802"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2924701B"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Circuito</w:t>
            </w:r>
          </w:p>
        </w:tc>
        <w:tc>
          <w:tcPr>
            <w:tcW w:w="3097"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75ED9160" w14:textId="77777777" w:rsidR="00635559" w:rsidRPr="002B009A" w:rsidRDefault="00635559" w:rsidP="008A5F0D">
            <w:pPr>
              <w:pStyle w:val="Default"/>
              <w:ind w:right="7"/>
              <w:jc w:val="both"/>
              <w:rPr>
                <w:color w:val="auto"/>
                <w:sz w:val="18"/>
                <w:szCs w:val="18"/>
                <w:lang w:val="es-ES" w:eastAsia="es-ES"/>
              </w:rPr>
            </w:pPr>
            <w:r w:rsidRPr="002B009A">
              <w:rPr>
                <w:color w:val="auto"/>
                <w:sz w:val="18"/>
                <w:szCs w:val="18"/>
                <w:lang w:val="es-ES" w:eastAsia="es-ES"/>
              </w:rPr>
              <w:t xml:space="preserve">Vialidad que permite el tránsito local dentro del perímetro de una localidad. </w:t>
            </w: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35EEFA59" w14:textId="77777777" w:rsidR="00635559" w:rsidRPr="002B009A" w:rsidRDefault="00635559">
            <w:pPr>
              <w:rPr>
                <w:rFonts w:ascii="Arial" w:hAnsi="Arial" w:cs="Arial"/>
                <w:sz w:val="18"/>
                <w:szCs w:val="18"/>
              </w:rPr>
            </w:pPr>
          </w:p>
        </w:tc>
      </w:tr>
      <w:tr w:rsidR="00635559" w:rsidRPr="002B009A" w14:paraId="52847050"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491DC2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17</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AB7BB15"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Circunvalación</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590D238" w14:textId="4D2420CF" w:rsidR="00635559" w:rsidRPr="002B009A" w:rsidRDefault="00635559" w:rsidP="008A5F0D">
            <w:pPr>
              <w:pStyle w:val="Default"/>
              <w:ind w:right="7"/>
              <w:jc w:val="both"/>
              <w:rPr>
                <w:color w:val="auto"/>
                <w:sz w:val="18"/>
                <w:szCs w:val="18"/>
                <w:lang w:val="es-ES" w:eastAsia="es-ES"/>
              </w:rPr>
            </w:pPr>
            <w:r w:rsidRPr="002B009A">
              <w:rPr>
                <w:sz w:val="18"/>
                <w:szCs w:val="18"/>
                <w:lang w:val="es-ES" w:eastAsia="es-ES"/>
              </w:rPr>
              <w:t xml:space="preserve">Vialidad cuyo origen y final está dado en cualquier punto de </w:t>
            </w:r>
            <w:r w:rsidR="00C37DEC" w:rsidRPr="002B009A">
              <w:rPr>
                <w:sz w:val="18"/>
                <w:szCs w:val="18"/>
                <w:lang w:val="es-ES" w:eastAsia="es-ES"/>
              </w:rPr>
              <w:t>esta</w:t>
            </w:r>
            <w:r w:rsidRPr="002B009A">
              <w:rPr>
                <w:sz w:val="18"/>
                <w:szCs w:val="18"/>
                <w:lang w:val="es-ES" w:eastAsia="es-ES"/>
              </w:rPr>
              <w:t>, ya que circunda un área poblada y de la cual cruzan o surgen otro tipo de vialidades.</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FDD9405" w14:textId="77777777" w:rsidR="00635559" w:rsidRPr="002B009A" w:rsidRDefault="00635559">
            <w:pPr>
              <w:rPr>
                <w:rFonts w:ascii="Arial" w:hAnsi="Arial" w:cs="Arial"/>
                <w:sz w:val="18"/>
                <w:szCs w:val="18"/>
              </w:rPr>
            </w:pPr>
          </w:p>
        </w:tc>
      </w:tr>
      <w:tr w:rsidR="00635559" w:rsidRPr="002B009A" w14:paraId="32551D3E"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3DD58780"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18</w:t>
            </w:r>
          </w:p>
        </w:tc>
        <w:tc>
          <w:tcPr>
            <w:tcW w:w="802"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3BC1C8E"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Corredor</w:t>
            </w:r>
          </w:p>
        </w:tc>
        <w:tc>
          <w:tcPr>
            <w:tcW w:w="309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2A0525F"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Vialidad que tiene continuidad, longitud, y anchos suficientes para concentrar el tránsito de vehículos y personas, y que comunica diferentes zonas dentro del entorno urbano.</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7B84D7BB" w14:textId="77777777" w:rsidR="00635559" w:rsidRPr="002B009A" w:rsidRDefault="00635559">
            <w:pPr>
              <w:jc w:val="both"/>
              <w:rPr>
                <w:rFonts w:ascii="Arial" w:hAnsi="Arial" w:cs="Arial"/>
                <w:b/>
                <w:bCs/>
                <w:sz w:val="18"/>
                <w:szCs w:val="18"/>
              </w:rPr>
            </w:pPr>
          </w:p>
        </w:tc>
      </w:tr>
      <w:tr w:rsidR="00635559" w:rsidRPr="002B009A" w14:paraId="352696A4"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64F9431" w14:textId="77777777" w:rsidR="00635559" w:rsidRPr="002B009A" w:rsidRDefault="00635559">
            <w:pPr>
              <w:jc w:val="center"/>
              <w:rPr>
                <w:rFonts w:ascii="Arial" w:hAnsi="Arial" w:cs="Arial"/>
                <w:b/>
                <w:bCs/>
                <w:sz w:val="18"/>
                <w:szCs w:val="18"/>
                <w:highlight w:val="cyan"/>
              </w:rPr>
            </w:pPr>
            <w:r w:rsidRPr="002B009A">
              <w:rPr>
                <w:rFonts w:ascii="Arial" w:hAnsi="Arial" w:cs="Arial"/>
                <w:b/>
                <w:bCs/>
                <w:sz w:val="18"/>
                <w:szCs w:val="18"/>
              </w:rPr>
              <w:t>19</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5F4C5E9"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Diagonal</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A5958A2"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Vialidad que interseca de manera oblicua con otras vialidades del trazado urbano.</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20AA024A" w14:textId="77777777" w:rsidR="00635559" w:rsidRPr="002B009A" w:rsidRDefault="00635559">
            <w:pPr>
              <w:jc w:val="both"/>
              <w:rPr>
                <w:rFonts w:ascii="Arial" w:hAnsi="Arial" w:cs="Arial"/>
                <w:b/>
                <w:bCs/>
                <w:sz w:val="18"/>
                <w:szCs w:val="18"/>
              </w:rPr>
            </w:pPr>
          </w:p>
        </w:tc>
      </w:tr>
      <w:tr w:rsidR="00635559" w:rsidRPr="002B009A" w14:paraId="2F37D359"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46DEF8A"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20</w:t>
            </w:r>
          </w:p>
        </w:tc>
        <w:tc>
          <w:tcPr>
            <w:tcW w:w="802"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88B526F" w14:textId="3F96A386" w:rsidR="00635559" w:rsidRPr="002B009A" w:rsidRDefault="00635559">
            <w:pPr>
              <w:jc w:val="both"/>
              <w:rPr>
                <w:rFonts w:ascii="Arial" w:hAnsi="Arial" w:cs="Arial"/>
                <w:b/>
                <w:bCs/>
                <w:sz w:val="18"/>
                <w:szCs w:val="18"/>
              </w:rPr>
            </w:pPr>
            <w:r w:rsidRPr="002B009A">
              <w:rPr>
                <w:rFonts w:ascii="Arial" w:hAnsi="Arial" w:cs="Arial"/>
                <w:b/>
                <w:bCs/>
                <w:sz w:val="18"/>
                <w:szCs w:val="18"/>
              </w:rPr>
              <w:t xml:space="preserve">Eje </w:t>
            </w:r>
            <w:r w:rsidR="00E83BBD">
              <w:rPr>
                <w:rFonts w:ascii="Arial" w:hAnsi="Arial" w:cs="Arial"/>
                <w:b/>
                <w:bCs/>
                <w:sz w:val="18"/>
                <w:szCs w:val="18"/>
              </w:rPr>
              <w:t>v</w:t>
            </w:r>
            <w:r w:rsidRPr="002B009A">
              <w:rPr>
                <w:rFonts w:ascii="Arial" w:hAnsi="Arial" w:cs="Arial"/>
                <w:b/>
                <w:bCs/>
                <w:sz w:val="18"/>
                <w:szCs w:val="18"/>
              </w:rPr>
              <w:t>ial</w:t>
            </w:r>
          </w:p>
        </w:tc>
        <w:tc>
          <w:tcPr>
            <w:tcW w:w="309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03E622E0"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Arteria principal, generalmente de sentido único de circulación preferencial, sobre la que se articula el sistema de transporte público de superficie y carril exclusivo en el mismo sentido o en contraflujo.</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2ED4A7D8" w14:textId="77777777" w:rsidR="00635559" w:rsidRPr="002B009A" w:rsidRDefault="00635559">
            <w:pPr>
              <w:jc w:val="both"/>
              <w:rPr>
                <w:rFonts w:ascii="Arial" w:hAnsi="Arial" w:cs="Arial"/>
                <w:b/>
                <w:bCs/>
                <w:sz w:val="18"/>
                <w:szCs w:val="18"/>
              </w:rPr>
            </w:pPr>
          </w:p>
        </w:tc>
      </w:tr>
      <w:tr w:rsidR="00635559" w:rsidRPr="002B009A" w14:paraId="70A3BE11"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BB3DAEC"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21</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DE23E31" w14:textId="172B31F8" w:rsidR="00635559" w:rsidRPr="002B009A" w:rsidRDefault="00635559">
            <w:pPr>
              <w:jc w:val="both"/>
              <w:rPr>
                <w:rFonts w:ascii="Arial" w:hAnsi="Arial" w:cs="Arial"/>
                <w:b/>
                <w:bCs/>
                <w:sz w:val="18"/>
                <w:szCs w:val="18"/>
              </w:rPr>
            </w:pPr>
            <w:r w:rsidRPr="002B009A">
              <w:rPr>
                <w:rFonts w:ascii="Arial" w:hAnsi="Arial" w:cs="Arial"/>
                <w:b/>
                <w:bCs/>
                <w:sz w:val="18"/>
                <w:szCs w:val="18"/>
              </w:rPr>
              <w:t xml:space="preserve">Línea de </w:t>
            </w:r>
            <w:r w:rsidR="009802C4">
              <w:rPr>
                <w:rFonts w:ascii="Arial" w:hAnsi="Arial" w:cs="Arial"/>
                <w:b/>
                <w:bCs/>
                <w:sz w:val="18"/>
                <w:szCs w:val="18"/>
              </w:rPr>
              <w:t>c</w:t>
            </w:r>
            <w:r w:rsidRPr="002B009A">
              <w:rPr>
                <w:rFonts w:ascii="Arial" w:hAnsi="Arial" w:cs="Arial"/>
                <w:b/>
                <w:bCs/>
                <w:sz w:val="18"/>
                <w:szCs w:val="18"/>
              </w:rPr>
              <w:t xml:space="preserve">osta </w:t>
            </w:r>
            <w:r w:rsidR="009802C4">
              <w:rPr>
                <w:rFonts w:ascii="Arial" w:hAnsi="Arial" w:cs="Arial"/>
                <w:b/>
                <w:bCs/>
                <w:sz w:val="18"/>
                <w:szCs w:val="18"/>
              </w:rPr>
              <w:t>c</w:t>
            </w:r>
            <w:r w:rsidRPr="002B009A">
              <w:rPr>
                <w:rFonts w:ascii="Arial" w:hAnsi="Arial" w:cs="Arial"/>
                <w:b/>
                <w:bCs/>
                <w:sz w:val="18"/>
                <w:szCs w:val="18"/>
              </w:rPr>
              <w:t>ontinental</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B78A8F4" w14:textId="77777777" w:rsidR="00635559" w:rsidRPr="002B009A" w:rsidRDefault="00635559" w:rsidP="008A5F0D">
            <w:pPr>
              <w:pStyle w:val="Default"/>
              <w:ind w:right="68"/>
              <w:jc w:val="both"/>
              <w:rPr>
                <w:color w:val="auto"/>
                <w:sz w:val="18"/>
                <w:szCs w:val="18"/>
                <w:lang w:val="es-ES" w:eastAsia="es-ES"/>
              </w:rPr>
            </w:pPr>
            <w:r w:rsidRPr="002B009A">
              <w:rPr>
                <w:bCs/>
                <w:sz w:val="18"/>
                <w:szCs w:val="18"/>
                <w:lang w:val="es-ES" w:eastAsia="es-ES"/>
              </w:rPr>
              <w:t>Límite para representar convencionalmente el contacto entre la tierra con el mar.</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1EF6799A" w14:textId="77777777" w:rsidR="00635559" w:rsidRPr="002B009A" w:rsidRDefault="00635559">
            <w:pPr>
              <w:jc w:val="both"/>
              <w:rPr>
                <w:rFonts w:ascii="Arial" w:hAnsi="Arial" w:cs="Arial"/>
                <w:b/>
                <w:bCs/>
                <w:sz w:val="18"/>
                <w:szCs w:val="18"/>
              </w:rPr>
            </w:pPr>
          </w:p>
        </w:tc>
      </w:tr>
      <w:tr w:rsidR="00635559" w:rsidRPr="002B009A" w14:paraId="198274EF"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4BF8A0F"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22</w:t>
            </w:r>
          </w:p>
        </w:tc>
        <w:tc>
          <w:tcPr>
            <w:tcW w:w="802"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3205344" w14:textId="0854FB7F" w:rsidR="00635559" w:rsidRPr="002B009A" w:rsidRDefault="00635559">
            <w:pPr>
              <w:jc w:val="both"/>
              <w:rPr>
                <w:rFonts w:ascii="Arial" w:hAnsi="Arial" w:cs="Arial"/>
                <w:b/>
                <w:bCs/>
                <w:sz w:val="18"/>
                <w:szCs w:val="18"/>
              </w:rPr>
            </w:pPr>
            <w:r w:rsidRPr="002B009A">
              <w:rPr>
                <w:rFonts w:ascii="Arial" w:hAnsi="Arial" w:cs="Arial"/>
                <w:b/>
                <w:bCs/>
                <w:sz w:val="18"/>
                <w:szCs w:val="18"/>
              </w:rPr>
              <w:t xml:space="preserve">Línea de </w:t>
            </w:r>
            <w:r w:rsidR="009802C4">
              <w:rPr>
                <w:rFonts w:ascii="Arial" w:hAnsi="Arial" w:cs="Arial"/>
                <w:b/>
                <w:bCs/>
                <w:sz w:val="18"/>
                <w:szCs w:val="18"/>
              </w:rPr>
              <w:t>c</w:t>
            </w:r>
            <w:r w:rsidRPr="002B009A">
              <w:rPr>
                <w:rFonts w:ascii="Arial" w:hAnsi="Arial" w:cs="Arial"/>
                <w:b/>
                <w:bCs/>
                <w:sz w:val="18"/>
                <w:szCs w:val="18"/>
              </w:rPr>
              <w:t xml:space="preserve">osta </w:t>
            </w:r>
            <w:r w:rsidR="009802C4">
              <w:rPr>
                <w:rFonts w:ascii="Arial" w:hAnsi="Arial" w:cs="Arial"/>
                <w:b/>
                <w:bCs/>
                <w:sz w:val="18"/>
                <w:szCs w:val="18"/>
              </w:rPr>
              <w:t>i</w:t>
            </w:r>
            <w:r w:rsidRPr="002B009A">
              <w:rPr>
                <w:rFonts w:ascii="Arial" w:hAnsi="Arial" w:cs="Arial"/>
                <w:b/>
                <w:bCs/>
                <w:sz w:val="18"/>
                <w:szCs w:val="18"/>
              </w:rPr>
              <w:t>nsular</w:t>
            </w:r>
          </w:p>
        </w:tc>
        <w:tc>
          <w:tcPr>
            <w:tcW w:w="309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1A272E2C" w14:textId="77777777" w:rsidR="00635559" w:rsidRPr="002B009A" w:rsidRDefault="00635559" w:rsidP="008A5F0D">
            <w:pPr>
              <w:pStyle w:val="Default"/>
              <w:ind w:right="68"/>
              <w:jc w:val="both"/>
              <w:rPr>
                <w:bCs/>
                <w:sz w:val="18"/>
                <w:szCs w:val="18"/>
                <w:lang w:val="es-ES" w:eastAsia="es-ES"/>
              </w:rPr>
            </w:pPr>
            <w:r w:rsidRPr="002B009A">
              <w:rPr>
                <w:sz w:val="18"/>
                <w:szCs w:val="18"/>
                <w:lang w:val="es-ES" w:eastAsia="es-ES"/>
              </w:rPr>
              <w:t>Límite para representar convencionalmente el contacto de las islas con el mar.</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6C2318FC" w14:textId="77777777" w:rsidR="00635559" w:rsidRPr="002B009A" w:rsidRDefault="00635559">
            <w:pPr>
              <w:jc w:val="both"/>
              <w:rPr>
                <w:rFonts w:ascii="Arial" w:hAnsi="Arial" w:cs="Arial"/>
                <w:b/>
                <w:bCs/>
                <w:sz w:val="18"/>
                <w:szCs w:val="18"/>
              </w:rPr>
            </w:pPr>
          </w:p>
        </w:tc>
      </w:tr>
      <w:tr w:rsidR="00635559" w:rsidRPr="002B009A" w14:paraId="6E2FBD44"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CCCB231"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23</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3DCD294"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Marítima</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98723E7" w14:textId="77777777" w:rsidR="00635559" w:rsidRPr="002B009A" w:rsidRDefault="00635559" w:rsidP="008A5F0D">
            <w:pPr>
              <w:pStyle w:val="Default"/>
              <w:ind w:right="68"/>
              <w:jc w:val="both"/>
              <w:rPr>
                <w:color w:val="auto"/>
                <w:sz w:val="18"/>
                <w:szCs w:val="18"/>
                <w:lang w:val="es-ES" w:eastAsia="es-ES"/>
              </w:rPr>
            </w:pPr>
            <w:r w:rsidRPr="002B009A">
              <w:rPr>
                <w:bCs/>
                <w:sz w:val="18"/>
                <w:szCs w:val="18"/>
                <w:lang w:val="es-ES" w:eastAsia="es-ES"/>
              </w:rPr>
              <w:t>Vía de comunicación sobre el mar, a fin de dar continuidad a las vías de transporte terrestre, generalmente de uso público, a través de embarcaciones como transbordadores, lanchas, chalanas, pangas, etc.</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707907DE" w14:textId="77777777" w:rsidR="00635559" w:rsidRPr="002B009A" w:rsidRDefault="00635559">
            <w:pPr>
              <w:jc w:val="both"/>
              <w:rPr>
                <w:rFonts w:ascii="Arial" w:hAnsi="Arial" w:cs="Arial"/>
                <w:b/>
                <w:bCs/>
                <w:sz w:val="18"/>
                <w:szCs w:val="18"/>
              </w:rPr>
            </w:pPr>
          </w:p>
        </w:tc>
      </w:tr>
      <w:tr w:rsidR="00635559" w:rsidRPr="002B009A" w14:paraId="034BD09A"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387CD004"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24</w:t>
            </w:r>
          </w:p>
        </w:tc>
        <w:tc>
          <w:tcPr>
            <w:tcW w:w="802"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744FC1A"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Pasaje</w:t>
            </w:r>
          </w:p>
        </w:tc>
        <w:tc>
          <w:tcPr>
            <w:tcW w:w="309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1C883256" w14:textId="77777777" w:rsidR="00635559" w:rsidRPr="002B009A" w:rsidRDefault="00635559" w:rsidP="008A5F0D">
            <w:pPr>
              <w:pStyle w:val="Default"/>
              <w:ind w:right="68"/>
              <w:jc w:val="both"/>
              <w:rPr>
                <w:bCs/>
                <w:sz w:val="18"/>
                <w:szCs w:val="18"/>
                <w:lang w:val="es-ES" w:eastAsia="es-ES"/>
              </w:rPr>
            </w:pPr>
            <w:r w:rsidRPr="002B009A">
              <w:rPr>
                <w:bCs/>
                <w:sz w:val="18"/>
                <w:szCs w:val="18"/>
                <w:lang w:val="es-ES" w:eastAsia="es-ES"/>
              </w:rPr>
              <w:t>Vía techada en el interior de un predio, con circulación exclusiva para peatones.</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tcPr>
          <w:p w14:paraId="2FFFCC42" w14:textId="77777777" w:rsidR="00635559" w:rsidRPr="002B009A" w:rsidRDefault="00635559">
            <w:pPr>
              <w:jc w:val="both"/>
              <w:rPr>
                <w:rFonts w:ascii="Arial" w:hAnsi="Arial" w:cs="Arial"/>
                <w:b/>
                <w:bCs/>
                <w:sz w:val="18"/>
                <w:szCs w:val="18"/>
              </w:rPr>
            </w:pPr>
          </w:p>
        </w:tc>
      </w:tr>
      <w:tr w:rsidR="00635559" w:rsidRPr="002B009A" w14:paraId="30E6EE6F"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E8E6882"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25</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84BFE6D"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Peatonal</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666C52BE" w14:textId="77777777" w:rsidR="00635559" w:rsidRPr="002B009A" w:rsidRDefault="00635559" w:rsidP="008A5F0D">
            <w:pPr>
              <w:pStyle w:val="Default"/>
              <w:ind w:right="68"/>
              <w:jc w:val="both"/>
              <w:rPr>
                <w:bCs/>
                <w:sz w:val="18"/>
                <w:szCs w:val="18"/>
                <w:lang w:val="es-ES" w:eastAsia="es-ES"/>
              </w:rPr>
            </w:pPr>
            <w:r w:rsidRPr="002B009A">
              <w:rPr>
                <w:bCs/>
                <w:sz w:val="18"/>
                <w:szCs w:val="18"/>
                <w:lang w:val="es-ES" w:eastAsia="es-ES"/>
              </w:rPr>
              <w:t>Vía de tránsito peatonal que permite el acceso a propiedades colindantes o espacios abiertos tales como: plazas, explanadas y parques.</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64AF373C" w14:textId="77777777" w:rsidR="00635559" w:rsidRPr="002B009A" w:rsidRDefault="00635559">
            <w:pPr>
              <w:jc w:val="both"/>
              <w:rPr>
                <w:rFonts w:ascii="Arial" w:hAnsi="Arial" w:cs="Arial"/>
                <w:b/>
                <w:bCs/>
                <w:sz w:val="18"/>
                <w:szCs w:val="18"/>
              </w:rPr>
            </w:pPr>
          </w:p>
        </w:tc>
      </w:tr>
      <w:tr w:rsidR="00635559" w:rsidRPr="002B009A" w14:paraId="1FB9A033"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655F8E9"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26</w:t>
            </w:r>
          </w:p>
        </w:tc>
        <w:tc>
          <w:tcPr>
            <w:tcW w:w="802"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B3ABB4A"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Periférico</w:t>
            </w:r>
          </w:p>
        </w:tc>
        <w:tc>
          <w:tcPr>
            <w:tcW w:w="309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hideMark/>
          </w:tcPr>
          <w:p w14:paraId="272FEC03" w14:textId="77777777" w:rsidR="00635559" w:rsidRPr="002B009A" w:rsidRDefault="00635559" w:rsidP="008A5F0D">
            <w:pPr>
              <w:pStyle w:val="Default"/>
              <w:ind w:right="68"/>
              <w:rPr>
                <w:bCs/>
                <w:sz w:val="18"/>
                <w:szCs w:val="18"/>
                <w:lang w:val="es-ES" w:eastAsia="es-ES"/>
              </w:rPr>
            </w:pPr>
            <w:r w:rsidRPr="002B009A">
              <w:rPr>
                <w:sz w:val="18"/>
                <w:szCs w:val="18"/>
                <w:lang w:val="es-ES" w:eastAsia="es-ES"/>
              </w:rPr>
              <w:t>Vía de circulación continua perimetral, dispuesta en anillo concéntrico que intercomunican la estructura vial en general.</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747DF8AB"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Anillo</w:t>
            </w:r>
          </w:p>
        </w:tc>
      </w:tr>
      <w:tr w:rsidR="00635559" w:rsidRPr="002B009A" w14:paraId="71133D56"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F43838B"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27</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C1A3C1E"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Privada</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58135D3"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Vía secundaria localizada en el área común de un predio y de uso colectivo de las personas propietarias o poseedoras del predio.</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68FA9AD8" w14:textId="77777777" w:rsidR="00635559" w:rsidRPr="002B009A" w:rsidRDefault="00635559">
            <w:pPr>
              <w:jc w:val="both"/>
              <w:rPr>
                <w:rFonts w:ascii="Arial" w:hAnsi="Arial" w:cs="Arial"/>
                <w:b/>
                <w:bCs/>
                <w:sz w:val="18"/>
                <w:szCs w:val="18"/>
              </w:rPr>
            </w:pPr>
          </w:p>
        </w:tc>
      </w:tr>
      <w:tr w:rsidR="00635559" w:rsidRPr="002B009A" w14:paraId="45548661" w14:textId="77777777" w:rsidTr="00C96D71">
        <w:trPr>
          <w:trHeight w:val="62"/>
        </w:trPr>
        <w:tc>
          <w:tcPr>
            <w:tcW w:w="227"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0A250987"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28</w:t>
            </w:r>
          </w:p>
        </w:tc>
        <w:tc>
          <w:tcPr>
            <w:tcW w:w="802"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9EB2821"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Prolongación</w:t>
            </w:r>
          </w:p>
        </w:tc>
        <w:tc>
          <w:tcPr>
            <w:tcW w:w="3097"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D6F5AA5" w14:textId="77777777" w:rsidR="00635559" w:rsidRPr="002B009A" w:rsidRDefault="00635559" w:rsidP="008A5F0D">
            <w:pPr>
              <w:pStyle w:val="Default"/>
              <w:ind w:right="68"/>
              <w:jc w:val="both"/>
              <w:rPr>
                <w:sz w:val="18"/>
                <w:szCs w:val="18"/>
                <w:lang w:val="es-ES" w:eastAsia="es-ES"/>
              </w:rPr>
            </w:pPr>
            <w:r w:rsidRPr="002B009A">
              <w:rPr>
                <w:bCs/>
                <w:sz w:val="18"/>
                <w:szCs w:val="18"/>
                <w:lang w:val="es-ES" w:eastAsia="es-ES"/>
              </w:rPr>
              <w:t>Vía que ha sido extendida en su longitud para mejorar la circulación.</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13F551EC"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 xml:space="preserve">Ampliación </w:t>
            </w:r>
          </w:p>
        </w:tc>
      </w:tr>
      <w:tr w:rsidR="00635559" w:rsidRPr="002B009A" w14:paraId="6B82F1CC" w14:textId="77777777" w:rsidTr="00C96D71">
        <w:trPr>
          <w:trHeight w:val="62"/>
        </w:trPr>
        <w:tc>
          <w:tcPr>
            <w:tcW w:w="227" w:type="pct"/>
            <w:vMerge/>
            <w:tcBorders>
              <w:top w:val="single" w:sz="4" w:space="0" w:color="auto"/>
              <w:left w:val="single" w:sz="4" w:space="0" w:color="auto"/>
              <w:bottom w:val="single" w:sz="4" w:space="0" w:color="auto"/>
              <w:right w:val="single" w:sz="4" w:space="0" w:color="auto"/>
            </w:tcBorders>
            <w:vAlign w:val="center"/>
            <w:hideMark/>
          </w:tcPr>
          <w:p w14:paraId="56B40131" w14:textId="77777777" w:rsidR="00635559" w:rsidRPr="002B009A" w:rsidRDefault="00635559">
            <w:pPr>
              <w:rPr>
                <w:rFonts w:ascii="Arial" w:hAnsi="Arial" w:cs="Arial"/>
                <w:b/>
                <w:bCs/>
                <w:sz w:val="18"/>
                <w:szCs w:val="18"/>
              </w:rPr>
            </w:pPr>
          </w:p>
        </w:tc>
        <w:tc>
          <w:tcPr>
            <w:tcW w:w="802" w:type="pct"/>
            <w:vMerge/>
            <w:tcBorders>
              <w:top w:val="single" w:sz="4" w:space="0" w:color="auto"/>
              <w:left w:val="single" w:sz="4" w:space="0" w:color="auto"/>
              <w:bottom w:val="single" w:sz="4" w:space="0" w:color="auto"/>
              <w:right w:val="single" w:sz="4" w:space="0" w:color="auto"/>
            </w:tcBorders>
            <w:vAlign w:val="center"/>
            <w:hideMark/>
          </w:tcPr>
          <w:p w14:paraId="529E995B" w14:textId="77777777" w:rsidR="00635559" w:rsidRPr="002B009A" w:rsidRDefault="00635559">
            <w:pPr>
              <w:rPr>
                <w:rFonts w:ascii="Arial" w:hAnsi="Arial" w:cs="Arial"/>
                <w:b/>
                <w:bCs/>
                <w:sz w:val="18"/>
                <w:szCs w:val="18"/>
              </w:rPr>
            </w:pPr>
          </w:p>
        </w:tc>
        <w:tc>
          <w:tcPr>
            <w:tcW w:w="3097" w:type="pct"/>
            <w:vMerge/>
            <w:tcBorders>
              <w:top w:val="single" w:sz="4" w:space="0" w:color="auto"/>
              <w:left w:val="single" w:sz="4" w:space="0" w:color="auto"/>
              <w:bottom w:val="single" w:sz="4" w:space="0" w:color="auto"/>
              <w:right w:val="single" w:sz="4" w:space="0" w:color="auto"/>
            </w:tcBorders>
            <w:vAlign w:val="center"/>
            <w:hideMark/>
          </w:tcPr>
          <w:p w14:paraId="296E08C2" w14:textId="77777777" w:rsidR="00635559" w:rsidRPr="002B009A" w:rsidRDefault="00635559" w:rsidP="008A5F0D">
            <w:pPr>
              <w:rPr>
                <w:rFonts w:ascii="Arial" w:hAnsi="Arial" w:cs="Arial"/>
                <w:color w:val="000000"/>
                <w:sz w:val="18"/>
                <w:szCs w:val="18"/>
              </w:rPr>
            </w:pPr>
          </w:p>
        </w:tc>
        <w:tc>
          <w:tcPr>
            <w:tcW w:w="874" w:type="pct"/>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hideMark/>
          </w:tcPr>
          <w:p w14:paraId="7D52C600"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Continuación</w:t>
            </w:r>
          </w:p>
        </w:tc>
      </w:tr>
      <w:tr w:rsidR="00635559" w:rsidRPr="002B009A" w14:paraId="44F25E3A"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9830C6F"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29</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5380B266"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Retorno</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0B48D61D" w14:textId="77777777" w:rsidR="00635559" w:rsidRPr="002B009A" w:rsidRDefault="00635559" w:rsidP="008A5F0D">
            <w:pPr>
              <w:pStyle w:val="Default"/>
              <w:ind w:right="68"/>
              <w:jc w:val="both"/>
              <w:rPr>
                <w:bCs/>
                <w:sz w:val="18"/>
                <w:szCs w:val="18"/>
                <w:lang w:val="es-ES" w:eastAsia="es-ES"/>
              </w:rPr>
            </w:pPr>
            <w:r w:rsidRPr="002B009A">
              <w:rPr>
                <w:sz w:val="18"/>
                <w:szCs w:val="18"/>
                <w:lang w:val="es-ES" w:eastAsia="es-ES"/>
              </w:rPr>
              <w:t>Vialidad que permite al tránsito vehicular regresar o incorporarse con otra vialidad.</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tcPr>
          <w:p w14:paraId="044ACEF6" w14:textId="77777777" w:rsidR="00635559" w:rsidRPr="002B009A" w:rsidRDefault="00635559">
            <w:pPr>
              <w:jc w:val="both"/>
              <w:rPr>
                <w:rFonts w:ascii="Arial" w:hAnsi="Arial" w:cs="Arial"/>
                <w:b/>
                <w:bCs/>
                <w:sz w:val="18"/>
                <w:szCs w:val="18"/>
              </w:rPr>
            </w:pPr>
          </w:p>
        </w:tc>
      </w:tr>
      <w:tr w:rsidR="00635559" w:rsidRPr="002B009A" w14:paraId="6E2BBCBB"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2115AD04"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30</w:t>
            </w:r>
          </w:p>
        </w:tc>
        <w:tc>
          <w:tcPr>
            <w:tcW w:w="802"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579B330A"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Río</w:t>
            </w:r>
          </w:p>
        </w:tc>
        <w:tc>
          <w:tcPr>
            <w:tcW w:w="309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7801F67F"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Corriente de agua que fluye con continuidad. Posee un caudal determinado, rara vez constante a lo largo del año y desemboca en el mar, en un lago o en otro río.</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7E5A6D9B" w14:textId="77777777" w:rsidR="00635559" w:rsidRPr="002B009A" w:rsidRDefault="00635559">
            <w:pPr>
              <w:jc w:val="both"/>
              <w:rPr>
                <w:rFonts w:ascii="Arial" w:hAnsi="Arial" w:cs="Arial"/>
                <w:b/>
                <w:bCs/>
                <w:sz w:val="18"/>
                <w:szCs w:val="18"/>
              </w:rPr>
            </w:pPr>
          </w:p>
        </w:tc>
      </w:tr>
      <w:tr w:rsidR="00635559" w:rsidRPr="002B009A" w14:paraId="21CAAD4C"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EF441A7"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31</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1B8776EA"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Terracería</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6E9C148"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Vía secundaria abierta a la circulación vehicular y que no cuenta con ningún tipo de pavimento.</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tcPr>
          <w:p w14:paraId="40A8AB91" w14:textId="77777777" w:rsidR="00635559" w:rsidRPr="002B009A" w:rsidRDefault="00635559">
            <w:pPr>
              <w:jc w:val="both"/>
              <w:rPr>
                <w:rFonts w:ascii="Arial" w:hAnsi="Arial" w:cs="Arial"/>
                <w:b/>
                <w:bCs/>
                <w:sz w:val="18"/>
                <w:szCs w:val="18"/>
              </w:rPr>
            </w:pPr>
          </w:p>
        </w:tc>
      </w:tr>
      <w:tr w:rsidR="00635559" w:rsidRPr="002B009A" w14:paraId="6CF638E7"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77670B5B"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lastRenderedPageBreak/>
              <w:t>32</w:t>
            </w:r>
          </w:p>
        </w:tc>
        <w:tc>
          <w:tcPr>
            <w:tcW w:w="802"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472B9E97"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Vereda</w:t>
            </w:r>
          </w:p>
        </w:tc>
        <w:tc>
          <w:tcPr>
            <w:tcW w:w="3097"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vAlign w:val="center"/>
            <w:hideMark/>
          </w:tcPr>
          <w:p w14:paraId="6F6FDC7F"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Vía de transporte terrestre no pavimentada para tránsito de personas y animales, sin terraplén ni revestimiento.</w:t>
            </w:r>
          </w:p>
        </w:tc>
        <w:tc>
          <w:tcPr>
            <w:tcW w:w="874"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316AE594" w14:textId="77777777" w:rsidR="00635559" w:rsidRPr="002B009A" w:rsidRDefault="00635559">
            <w:pPr>
              <w:jc w:val="both"/>
              <w:rPr>
                <w:rFonts w:ascii="Arial" w:hAnsi="Arial" w:cs="Arial"/>
                <w:b/>
                <w:bCs/>
                <w:sz w:val="18"/>
                <w:szCs w:val="18"/>
              </w:rPr>
            </w:pPr>
          </w:p>
        </w:tc>
      </w:tr>
      <w:tr w:rsidR="00635559" w:rsidRPr="002B009A" w14:paraId="0B6BDC89" w14:textId="77777777" w:rsidTr="00C96D71">
        <w:trPr>
          <w:trHeight w:val="62"/>
        </w:trPr>
        <w:tc>
          <w:tcPr>
            <w:tcW w:w="2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3CF1E377"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33</w:t>
            </w:r>
          </w:p>
        </w:tc>
        <w:tc>
          <w:tcPr>
            <w:tcW w:w="80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26B0154A" w14:textId="77777777" w:rsidR="00635559" w:rsidRPr="002B009A" w:rsidRDefault="00635559">
            <w:pPr>
              <w:jc w:val="both"/>
              <w:rPr>
                <w:rFonts w:ascii="Arial" w:hAnsi="Arial" w:cs="Arial"/>
                <w:b/>
                <w:bCs/>
                <w:sz w:val="18"/>
                <w:szCs w:val="18"/>
              </w:rPr>
            </w:pPr>
            <w:r w:rsidRPr="002B009A">
              <w:rPr>
                <w:rFonts w:ascii="Arial" w:hAnsi="Arial" w:cs="Arial"/>
                <w:b/>
                <w:bCs/>
                <w:sz w:val="18"/>
                <w:szCs w:val="18"/>
              </w:rPr>
              <w:t>Viaducto</w:t>
            </w:r>
          </w:p>
        </w:tc>
        <w:tc>
          <w:tcPr>
            <w:tcW w:w="309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vAlign w:val="center"/>
            <w:hideMark/>
          </w:tcPr>
          <w:p w14:paraId="4C2D6F2E" w14:textId="77777777" w:rsidR="00635559" w:rsidRPr="002B009A" w:rsidRDefault="00635559" w:rsidP="008A5F0D">
            <w:pPr>
              <w:pStyle w:val="Default"/>
              <w:ind w:right="68"/>
              <w:jc w:val="both"/>
              <w:rPr>
                <w:color w:val="auto"/>
                <w:sz w:val="18"/>
                <w:szCs w:val="18"/>
                <w:lang w:val="es-ES" w:eastAsia="es-ES"/>
              </w:rPr>
            </w:pPr>
            <w:r w:rsidRPr="002B009A">
              <w:rPr>
                <w:sz w:val="18"/>
                <w:szCs w:val="18"/>
                <w:lang w:val="es-ES" w:eastAsia="es-ES"/>
              </w:rPr>
              <w:t>Vía de circulación continua, de doble circulación, independiente una de la otra y sin cruces a nivel.</w:t>
            </w:r>
          </w:p>
        </w:tc>
        <w:tc>
          <w:tcPr>
            <w:tcW w:w="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57" w:type="dxa"/>
              <w:bottom w:w="57" w:type="dxa"/>
              <w:right w:w="57" w:type="dxa"/>
            </w:tcMar>
          </w:tcPr>
          <w:p w14:paraId="060F1381" w14:textId="77777777" w:rsidR="00635559" w:rsidRPr="002B009A" w:rsidRDefault="00635559">
            <w:pPr>
              <w:jc w:val="both"/>
              <w:rPr>
                <w:rFonts w:ascii="Arial" w:hAnsi="Arial" w:cs="Arial"/>
                <w:b/>
                <w:bCs/>
                <w:sz w:val="18"/>
                <w:szCs w:val="18"/>
              </w:rPr>
            </w:pPr>
          </w:p>
        </w:tc>
      </w:tr>
    </w:tbl>
    <w:p w14:paraId="43F82EBD" w14:textId="7DB45BE8" w:rsidR="00635559" w:rsidRDefault="00635559" w:rsidP="00635559">
      <w:pPr>
        <w:widowControl w:val="0"/>
        <w:autoSpaceDE w:val="0"/>
        <w:autoSpaceDN w:val="0"/>
        <w:adjustRightInd w:val="0"/>
        <w:rPr>
          <w:rFonts w:ascii="Arial" w:hAnsi="Arial" w:cs="Arial"/>
          <w:b/>
          <w:sz w:val="18"/>
          <w:szCs w:val="18"/>
          <w:lang w:val="es-MX" w:eastAsia="es-MX"/>
        </w:rPr>
      </w:pPr>
    </w:p>
    <w:p w14:paraId="0B36BD9C" w14:textId="4E14B38E" w:rsidR="007B0B42" w:rsidRDefault="007B0B42" w:rsidP="00635559">
      <w:pPr>
        <w:widowControl w:val="0"/>
        <w:autoSpaceDE w:val="0"/>
        <w:autoSpaceDN w:val="0"/>
        <w:adjustRightInd w:val="0"/>
        <w:rPr>
          <w:rFonts w:ascii="Arial" w:hAnsi="Arial" w:cs="Arial"/>
          <w:b/>
          <w:sz w:val="18"/>
          <w:szCs w:val="18"/>
          <w:lang w:val="es-MX" w:eastAsia="es-MX"/>
        </w:rPr>
      </w:pPr>
    </w:p>
    <w:p w14:paraId="0B393D09" w14:textId="77777777" w:rsidR="007B0B42" w:rsidRPr="002B009A" w:rsidRDefault="007B0B42" w:rsidP="00635559">
      <w:pPr>
        <w:widowControl w:val="0"/>
        <w:autoSpaceDE w:val="0"/>
        <w:autoSpaceDN w:val="0"/>
        <w:adjustRightInd w:val="0"/>
        <w:rPr>
          <w:rFonts w:ascii="Arial" w:hAnsi="Arial" w:cs="Arial"/>
          <w:b/>
          <w:sz w:val="18"/>
          <w:szCs w:val="18"/>
          <w:lang w:val="es-MX" w:eastAsia="es-MX"/>
        </w:rPr>
      </w:pPr>
    </w:p>
    <w:p w14:paraId="2325E0A1" w14:textId="77777777" w:rsidR="00635559" w:rsidRPr="002B009A" w:rsidRDefault="00635559" w:rsidP="00635559">
      <w:pPr>
        <w:widowControl w:val="0"/>
        <w:autoSpaceDE w:val="0"/>
        <w:autoSpaceDN w:val="0"/>
        <w:adjustRightInd w:val="0"/>
        <w:rPr>
          <w:rFonts w:ascii="Arial" w:hAnsi="Arial" w:cs="Arial"/>
          <w:b/>
          <w:sz w:val="18"/>
          <w:szCs w:val="18"/>
        </w:rPr>
      </w:pP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1581"/>
        <w:gridCol w:w="5232"/>
        <w:gridCol w:w="1628"/>
        <w:gridCol w:w="21"/>
      </w:tblGrid>
      <w:tr w:rsidR="00635559" w:rsidRPr="002B009A" w14:paraId="1F6B8C1C" w14:textId="77777777" w:rsidTr="007B0B42">
        <w:trPr>
          <w:cantSplit/>
          <w:trHeight w:val="179"/>
          <w:tblHeader/>
        </w:trPr>
        <w:tc>
          <w:tcPr>
            <w:tcW w:w="5000" w:type="pct"/>
            <w:gridSpan w:val="5"/>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7F273D67" w14:textId="77777777" w:rsidR="00635559" w:rsidRPr="002B009A" w:rsidRDefault="00635559">
            <w:pPr>
              <w:jc w:val="center"/>
              <w:rPr>
                <w:rStyle w:val="tit3Car"/>
              </w:rPr>
            </w:pPr>
            <w:r w:rsidRPr="002B009A">
              <w:rPr>
                <w:rFonts w:ascii="Arial" w:hAnsi="Arial" w:cs="Arial"/>
                <w:b/>
                <w:bCs/>
                <w:sz w:val="18"/>
                <w:szCs w:val="18"/>
              </w:rPr>
              <w:t>PARTE 2. TIPOS DE ASENTAMIENTO HUMANO</w:t>
            </w:r>
          </w:p>
        </w:tc>
      </w:tr>
      <w:tr w:rsidR="00113FDC" w:rsidRPr="002B009A" w14:paraId="0A0D22B4" w14:textId="77777777" w:rsidTr="00992C40">
        <w:trPr>
          <w:gridAfter w:val="1"/>
          <w:wAfter w:w="12" w:type="pct"/>
          <w:cantSplit/>
          <w:trHeight w:val="304"/>
          <w:tblHeader/>
        </w:trPr>
        <w:tc>
          <w:tcPr>
            <w:tcW w:w="1140" w:type="pct"/>
            <w:gridSpan w:val="2"/>
            <w:tcBorders>
              <w:top w:val="single" w:sz="4" w:space="0" w:color="auto"/>
              <w:left w:val="single" w:sz="4" w:space="0" w:color="auto"/>
              <w:bottom w:val="single" w:sz="4" w:space="0" w:color="auto"/>
              <w:right w:val="single" w:sz="4" w:space="0" w:color="auto"/>
            </w:tcBorders>
            <w:shd w:val="clear" w:color="auto" w:fill="BFBFBF"/>
            <w:noWrap/>
            <w:tcMar>
              <w:top w:w="28" w:type="dxa"/>
              <w:left w:w="108" w:type="dxa"/>
              <w:bottom w:w="28" w:type="dxa"/>
              <w:right w:w="108" w:type="dxa"/>
            </w:tcMar>
            <w:vAlign w:val="center"/>
            <w:hideMark/>
          </w:tcPr>
          <w:p w14:paraId="7BEAD307" w14:textId="77777777" w:rsidR="00635559" w:rsidRPr="002B009A" w:rsidRDefault="00635559">
            <w:pPr>
              <w:jc w:val="center"/>
              <w:rPr>
                <w:rFonts w:ascii="Arial" w:hAnsi="Arial" w:cs="Arial"/>
                <w:bCs/>
                <w:sz w:val="18"/>
                <w:szCs w:val="18"/>
              </w:rPr>
            </w:pPr>
            <w:r w:rsidRPr="002B009A">
              <w:rPr>
                <w:rFonts w:ascii="Arial" w:hAnsi="Arial" w:cs="Arial"/>
                <w:b/>
                <w:bCs/>
                <w:sz w:val="18"/>
                <w:szCs w:val="18"/>
              </w:rPr>
              <w:t>TÉRMINO GENÉRICO</w:t>
            </w:r>
          </w:p>
        </w:tc>
        <w:tc>
          <w:tcPr>
            <w:tcW w:w="2935" w:type="pct"/>
            <w:tcBorders>
              <w:top w:val="single" w:sz="4" w:space="0" w:color="auto"/>
              <w:left w:val="single" w:sz="4" w:space="0" w:color="auto"/>
              <w:bottom w:val="single" w:sz="4" w:space="0" w:color="auto"/>
              <w:right w:val="single" w:sz="4" w:space="0" w:color="auto"/>
            </w:tcBorders>
            <w:shd w:val="clear" w:color="auto" w:fill="BFBFBF"/>
            <w:tcMar>
              <w:top w:w="28" w:type="dxa"/>
              <w:left w:w="108" w:type="dxa"/>
              <w:bottom w:w="28" w:type="dxa"/>
              <w:right w:w="108" w:type="dxa"/>
            </w:tcMar>
            <w:vAlign w:val="center"/>
            <w:hideMark/>
          </w:tcPr>
          <w:p w14:paraId="7AAEB0F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DESCRIPCIÓN</w:t>
            </w:r>
          </w:p>
        </w:tc>
        <w:tc>
          <w:tcPr>
            <w:tcW w:w="913" w:type="pct"/>
            <w:tcBorders>
              <w:top w:val="single" w:sz="4" w:space="0" w:color="auto"/>
              <w:left w:val="single" w:sz="4" w:space="0" w:color="auto"/>
              <w:bottom w:val="single" w:sz="4" w:space="0" w:color="auto"/>
              <w:right w:val="single" w:sz="4" w:space="0" w:color="auto"/>
            </w:tcBorders>
            <w:shd w:val="clear" w:color="auto" w:fill="BFBFBF"/>
            <w:tcMar>
              <w:top w:w="28" w:type="dxa"/>
              <w:left w:w="108" w:type="dxa"/>
              <w:bottom w:w="28" w:type="dxa"/>
              <w:right w:w="108" w:type="dxa"/>
            </w:tcMar>
            <w:vAlign w:val="center"/>
            <w:hideMark/>
          </w:tcPr>
          <w:p w14:paraId="1AC81CFF"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TÉRMINOS ANÁLOGOS</w:t>
            </w:r>
          </w:p>
        </w:tc>
      </w:tr>
      <w:tr w:rsidR="00113FDC" w:rsidRPr="002B009A" w14:paraId="2F88A223" w14:textId="77777777" w:rsidTr="007B0B42">
        <w:trPr>
          <w:gridAfter w:val="1"/>
          <w:wAfter w:w="12" w:type="pct"/>
          <w:cantSplit/>
          <w:trHeight w:val="288"/>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34F9127B"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46D046"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Aeropuerto</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01B0F43C" w14:textId="77777777" w:rsidR="00635559" w:rsidRPr="002B009A" w:rsidRDefault="00635559" w:rsidP="008A5F0D">
            <w:pPr>
              <w:pStyle w:val="Default"/>
              <w:ind w:left="-59" w:right="-54"/>
              <w:jc w:val="both"/>
              <w:rPr>
                <w:color w:val="auto"/>
                <w:sz w:val="18"/>
                <w:szCs w:val="18"/>
                <w:lang w:val="es-ES" w:eastAsia="es-ES"/>
              </w:rPr>
            </w:pPr>
            <w:r w:rsidRPr="002B009A">
              <w:rPr>
                <w:rStyle w:val="ui-provider"/>
                <w:rFonts w:eastAsia="Calibri"/>
                <w:sz w:val="18"/>
                <w:szCs w:val="18"/>
                <w:lang w:val="es-ES" w:eastAsia="es-ES"/>
              </w:rPr>
              <w:t>Aeródromo civil de servicio público con instalaciones y servicios adecuados para la recepción y despacho de aeronaves, personas pasajeras, carga y correo del servicio de transporte aéreo regular y no regular, así como de servicios aéreos a terceros y operaciones de aeronaves para uso particular.</w:t>
            </w:r>
          </w:p>
        </w:tc>
        <w:tc>
          <w:tcPr>
            <w:tcW w:w="913"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14:paraId="7C965D5D" w14:textId="77777777" w:rsidR="00635559" w:rsidRPr="002B009A" w:rsidRDefault="00635559">
            <w:pPr>
              <w:ind w:left="32"/>
              <w:rPr>
                <w:rFonts w:ascii="Arial" w:hAnsi="Arial" w:cs="Arial"/>
                <w:b/>
                <w:bCs/>
                <w:sz w:val="18"/>
                <w:szCs w:val="18"/>
              </w:rPr>
            </w:pPr>
          </w:p>
        </w:tc>
      </w:tr>
      <w:tr w:rsidR="00113FDC" w:rsidRPr="002B009A" w14:paraId="776C6A69" w14:textId="77777777" w:rsidTr="007B0B42">
        <w:trPr>
          <w:gridAfter w:val="1"/>
          <w:wAfter w:w="12" w:type="pct"/>
          <w:cantSplit/>
          <w:trHeight w:val="22"/>
        </w:trPr>
        <w:tc>
          <w:tcPr>
            <w:tcW w:w="253" w:type="pct"/>
            <w:tcBorders>
              <w:top w:val="single" w:sz="4" w:space="0" w:color="auto"/>
              <w:left w:val="single" w:sz="4" w:space="0" w:color="auto"/>
              <w:bottom w:val="single" w:sz="4" w:space="0" w:color="auto"/>
              <w:right w:val="single" w:sz="4" w:space="0" w:color="auto"/>
            </w:tcBorders>
            <w:shd w:val="clear" w:color="auto" w:fill="D9D9D9"/>
            <w:noWrap/>
            <w:tcMar>
              <w:top w:w="28" w:type="dxa"/>
              <w:left w:w="108" w:type="dxa"/>
              <w:bottom w:w="28" w:type="dxa"/>
              <w:right w:w="108" w:type="dxa"/>
            </w:tcMar>
            <w:vAlign w:val="center"/>
            <w:hideMark/>
          </w:tcPr>
          <w:p w14:paraId="27C0F21B"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w:t>
            </w:r>
          </w:p>
        </w:tc>
        <w:tc>
          <w:tcPr>
            <w:tcW w:w="887" w:type="pct"/>
            <w:tcBorders>
              <w:top w:val="single" w:sz="4" w:space="0" w:color="auto"/>
              <w:left w:val="single" w:sz="4" w:space="0" w:color="auto"/>
              <w:bottom w:val="single" w:sz="4" w:space="0" w:color="auto"/>
              <w:right w:val="single" w:sz="4" w:space="0" w:color="auto"/>
            </w:tcBorders>
            <w:shd w:val="clear" w:color="auto" w:fill="D9D9D9"/>
            <w:tcMar>
              <w:top w:w="28" w:type="dxa"/>
              <w:left w:w="28" w:type="dxa"/>
              <w:bottom w:w="28" w:type="dxa"/>
              <w:right w:w="28" w:type="dxa"/>
            </w:tcMar>
            <w:vAlign w:val="center"/>
            <w:hideMark/>
          </w:tcPr>
          <w:p w14:paraId="3014C409" w14:textId="38B497DD" w:rsidR="00635559" w:rsidRPr="00BD6509" w:rsidRDefault="00635559">
            <w:pPr>
              <w:ind w:left="36"/>
              <w:rPr>
                <w:rFonts w:ascii="Arial" w:hAnsi="Arial" w:cs="Arial"/>
                <w:b/>
                <w:bCs/>
                <w:sz w:val="18"/>
                <w:szCs w:val="18"/>
              </w:rPr>
            </w:pPr>
            <w:r w:rsidRPr="00BD6509">
              <w:rPr>
                <w:rFonts w:ascii="Arial" w:hAnsi="Arial" w:cs="Arial"/>
                <w:b/>
                <w:bCs/>
                <w:sz w:val="18"/>
                <w:szCs w:val="18"/>
              </w:rPr>
              <w:t xml:space="preserve">Ampliación de </w:t>
            </w:r>
            <w:r w:rsidR="00E150DD">
              <w:rPr>
                <w:rFonts w:ascii="Arial" w:hAnsi="Arial" w:cs="Arial"/>
                <w:b/>
                <w:bCs/>
                <w:sz w:val="18"/>
                <w:szCs w:val="18"/>
              </w:rPr>
              <w:t>a</w:t>
            </w:r>
            <w:r w:rsidRPr="00BD6509">
              <w:rPr>
                <w:rFonts w:ascii="Arial" w:hAnsi="Arial" w:cs="Arial"/>
                <w:b/>
                <w:bCs/>
                <w:sz w:val="18"/>
                <w:szCs w:val="18"/>
              </w:rPr>
              <w:t xml:space="preserve">sentamiento </w:t>
            </w:r>
            <w:r w:rsidR="00E150DD">
              <w:rPr>
                <w:rFonts w:ascii="Arial" w:hAnsi="Arial" w:cs="Arial"/>
                <w:b/>
                <w:bCs/>
                <w:sz w:val="18"/>
                <w:szCs w:val="18"/>
              </w:rPr>
              <w:t>h</w:t>
            </w:r>
            <w:r w:rsidRPr="00BD6509">
              <w:rPr>
                <w:rFonts w:ascii="Arial" w:hAnsi="Arial" w:cs="Arial"/>
                <w:b/>
                <w:bCs/>
                <w:sz w:val="18"/>
                <w:szCs w:val="18"/>
              </w:rPr>
              <w:t>umano</w:t>
            </w:r>
          </w:p>
        </w:tc>
        <w:tc>
          <w:tcPr>
            <w:tcW w:w="2935"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27B15906"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Espacio geográfico que es anexado a un asentamiento cuyo uso del suelo puede ser habitacional, industrial, comercial o de servicios y que es reconocido como una extensión de éste.</w:t>
            </w:r>
          </w:p>
        </w:tc>
        <w:tc>
          <w:tcPr>
            <w:tcW w:w="913"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59B10728" w14:textId="4DB25D20" w:rsidR="00635559" w:rsidRPr="002B009A" w:rsidRDefault="00635559">
            <w:pPr>
              <w:ind w:left="32"/>
              <w:rPr>
                <w:rFonts w:ascii="Arial" w:hAnsi="Arial" w:cs="Arial"/>
                <w:b/>
                <w:bCs/>
                <w:sz w:val="18"/>
                <w:szCs w:val="18"/>
              </w:rPr>
            </w:pPr>
            <w:r w:rsidRPr="002B009A">
              <w:rPr>
                <w:rFonts w:ascii="Arial" w:hAnsi="Arial" w:cs="Arial"/>
                <w:b/>
                <w:bCs/>
                <w:sz w:val="18"/>
                <w:szCs w:val="18"/>
              </w:rPr>
              <w:t xml:space="preserve">Prolongación de </w:t>
            </w:r>
            <w:r w:rsidR="00E150DD">
              <w:rPr>
                <w:rFonts w:ascii="Arial" w:hAnsi="Arial" w:cs="Arial"/>
                <w:b/>
                <w:bCs/>
                <w:sz w:val="18"/>
                <w:szCs w:val="18"/>
              </w:rPr>
              <w:t>a</w:t>
            </w:r>
            <w:r w:rsidRPr="002B009A">
              <w:rPr>
                <w:rFonts w:ascii="Arial" w:hAnsi="Arial" w:cs="Arial"/>
                <w:b/>
                <w:bCs/>
                <w:sz w:val="18"/>
                <w:szCs w:val="18"/>
              </w:rPr>
              <w:t xml:space="preserve">sentamiento </w:t>
            </w:r>
            <w:r w:rsidR="00E150DD">
              <w:rPr>
                <w:rFonts w:ascii="Arial" w:hAnsi="Arial" w:cs="Arial"/>
                <w:b/>
                <w:bCs/>
                <w:sz w:val="18"/>
                <w:szCs w:val="18"/>
              </w:rPr>
              <w:t>h</w:t>
            </w:r>
            <w:r w:rsidRPr="002B009A">
              <w:rPr>
                <w:rFonts w:ascii="Arial" w:hAnsi="Arial" w:cs="Arial"/>
                <w:b/>
                <w:bCs/>
                <w:sz w:val="18"/>
                <w:szCs w:val="18"/>
              </w:rPr>
              <w:t>umano</w:t>
            </w:r>
          </w:p>
        </w:tc>
      </w:tr>
      <w:tr w:rsidR="00113FDC" w:rsidRPr="002B009A" w14:paraId="44CC4929" w14:textId="77777777" w:rsidTr="007B0B42">
        <w:trPr>
          <w:gridAfter w:val="1"/>
          <w:wAfter w:w="12" w:type="pct"/>
          <w:cantSplit/>
          <w:trHeight w:val="22"/>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153B390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079730"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Barrio</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6A3FD783" w14:textId="77777777" w:rsidR="00635559" w:rsidRPr="002B009A" w:rsidRDefault="00635559" w:rsidP="008A5F0D">
            <w:pPr>
              <w:pStyle w:val="Default"/>
              <w:ind w:left="-59" w:right="-54"/>
              <w:jc w:val="both"/>
              <w:rPr>
                <w:color w:val="auto"/>
                <w:sz w:val="18"/>
                <w:szCs w:val="18"/>
                <w:lang w:val="es-ES" w:eastAsia="es-ES"/>
              </w:rPr>
            </w:pPr>
            <w:r w:rsidRPr="002B009A">
              <w:rPr>
                <w:color w:val="auto"/>
                <w:sz w:val="18"/>
                <w:szCs w:val="18"/>
                <w:lang w:val="es-ES" w:eastAsia="es-ES"/>
              </w:rPr>
              <w:t>Zona urbanizada de un Centro de Población dotado de identidad y características propias.</w:t>
            </w:r>
          </w:p>
        </w:tc>
        <w:tc>
          <w:tcPr>
            <w:tcW w:w="913"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14:paraId="2E3BBCF2" w14:textId="77777777" w:rsidR="00635559" w:rsidRPr="002B009A" w:rsidRDefault="00635559">
            <w:pPr>
              <w:ind w:left="32"/>
              <w:rPr>
                <w:rFonts w:ascii="Arial" w:hAnsi="Arial" w:cs="Arial"/>
                <w:b/>
                <w:bCs/>
                <w:sz w:val="18"/>
                <w:szCs w:val="18"/>
              </w:rPr>
            </w:pPr>
          </w:p>
        </w:tc>
      </w:tr>
      <w:tr w:rsidR="00113FDC" w:rsidRPr="002B009A" w14:paraId="653ABC4F" w14:textId="77777777" w:rsidTr="00906A34">
        <w:trPr>
          <w:gridAfter w:val="1"/>
          <w:wAfter w:w="12" w:type="pct"/>
          <w:cantSplit/>
          <w:trHeight w:val="227"/>
        </w:trPr>
        <w:tc>
          <w:tcPr>
            <w:tcW w:w="25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6C1F7B0A"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4</w:t>
            </w:r>
          </w:p>
        </w:tc>
        <w:tc>
          <w:tcPr>
            <w:tcW w:w="88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0EC023F9"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Colonia</w:t>
            </w:r>
          </w:p>
        </w:tc>
        <w:tc>
          <w:tcPr>
            <w:tcW w:w="293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7C30CC50"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Grupo de viviendas semejantes o construidas con una idea urbanística de conjunto.</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771B167D" w14:textId="77777777" w:rsidR="00635559" w:rsidRPr="002B009A" w:rsidRDefault="00635559">
            <w:pPr>
              <w:rPr>
                <w:rFonts w:ascii="Arial" w:hAnsi="Arial" w:cs="Arial"/>
                <w:b/>
                <w:bCs/>
                <w:sz w:val="18"/>
                <w:szCs w:val="18"/>
              </w:rPr>
            </w:pPr>
            <w:r w:rsidRPr="002B009A">
              <w:rPr>
                <w:rFonts w:ascii="Arial" w:hAnsi="Arial" w:cs="Arial"/>
                <w:b/>
                <w:bCs/>
                <w:sz w:val="18"/>
                <w:szCs w:val="18"/>
              </w:rPr>
              <w:t>Congregación</w:t>
            </w:r>
          </w:p>
        </w:tc>
      </w:tr>
      <w:tr w:rsidR="00113FDC" w:rsidRPr="002B009A" w14:paraId="6FC1575A" w14:textId="77777777" w:rsidTr="007B0B42">
        <w:trPr>
          <w:gridAfter w:val="1"/>
          <w:wAfter w:w="12" w:type="pct"/>
          <w:cantSplit/>
          <w:trHeight w:val="113"/>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19570921"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3B05F614"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6EBE34DB"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FE9C5D" w14:textId="4EAB85FE" w:rsidR="00635559" w:rsidRPr="002B009A" w:rsidRDefault="00635559">
            <w:pPr>
              <w:rPr>
                <w:rFonts w:ascii="Arial" w:hAnsi="Arial" w:cs="Arial"/>
                <w:b/>
                <w:bCs/>
                <w:sz w:val="18"/>
                <w:szCs w:val="18"/>
              </w:rPr>
            </w:pPr>
            <w:r w:rsidRPr="002B009A">
              <w:rPr>
                <w:rFonts w:ascii="Arial" w:hAnsi="Arial" w:cs="Arial"/>
                <w:b/>
                <w:bCs/>
                <w:sz w:val="18"/>
                <w:szCs w:val="18"/>
              </w:rPr>
              <w:t xml:space="preserve">Desarrollo </w:t>
            </w:r>
            <w:r w:rsidR="000831F5">
              <w:rPr>
                <w:rFonts w:ascii="Arial" w:hAnsi="Arial" w:cs="Arial"/>
                <w:b/>
                <w:bCs/>
                <w:sz w:val="18"/>
                <w:szCs w:val="18"/>
              </w:rPr>
              <w:t>e</w:t>
            </w:r>
            <w:r w:rsidRPr="002B009A">
              <w:rPr>
                <w:rFonts w:ascii="Arial" w:hAnsi="Arial" w:cs="Arial"/>
                <w:b/>
                <w:bCs/>
                <w:sz w:val="18"/>
                <w:szCs w:val="18"/>
              </w:rPr>
              <w:t>special</w:t>
            </w:r>
          </w:p>
        </w:tc>
      </w:tr>
      <w:tr w:rsidR="00113FDC" w:rsidRPr="002B009A" w14:paraId="3DCE6455" w14:textId="77777777" w:rsidTr="007B0B42">
        <w:trPr>
          <w:gridAfter w:val="1"/>
          <w:wAfter w:w="12" w:type="pct"/>
          <w:cantSplit/>
          <w:trHeight w:val="113"/>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6741010B"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43D1EBD2"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6750B58C"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E51A908" w14:textId="25404B4D" w:rsidR="00635559" w:rsidRPr="002B009A" w:rsidRDefault="00635559">
            <w:pPr>
              <w:rPr>
                <w:rFonts w:ascii="Arial" w:hAnsi="Arial" w:cs="Arial"/>
                <w:b/>
                <w:bCs/>
                <w:sz w:val="18"/>
                <w:szCs w:val="18"/>
              </w:rPr>
            </w:pPr>
            <w:r w:rsidRPr="002B009A">
              <w:rPr>
                <w:rFonts w:ascii="Arial" w:hAnsi="Arial" w:cs="Arial"/>
                <w:b/>
                <w:bCs/>
                <w:sz w:val="18"/>
                <w:szCs w:val="18"/>
              </w:rPr>
              <w:t xml:space="preserve">Ex </w:t>
            </w:r>
            <w:r w:rsidR="00E83BBD">
              <w:rPr>
                <w:rFonts w:ascii="Arial" w:hAnsi="Arial" w:cs="Arial"/>
                <w:b/>
                <w:bCs/>
                <w:sz w:val="18"/>
                <w:szCs w:val="18"/>
              </w:rPr>
              <w:t>e</w:t>
            </w:r>
            <w:r w:rsidRPr="002B009A">
              <w:rPr>
                <w:rFonts w:ascii="Arial" w:hAnsi="Arial" w:cs="Arial"/>
                <w:b/>
                <w:bCs/>
                <w:sz w:val="18"/>
                <w:szCs w:val="18"/>
              </w:rPr>
              <w:t>jido</w:t>
            </w:r>
          </w:p>
        </w:tc>
      </w:tr>
      <w:tr w:rsidR="00113FDC" w:rsidRPr="002B009A" w14:paraId="6054BE93" w14:textId="77777777" w:rsidTr="007B0B42">
        <w:trPr>
          <w:gridAfter w:val="1"/>
          <w:wAfter w:w="12" w:type="pct"/>
          <w:cantSplit/>
          <w:trHeight w:val="113"/>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31EBF536"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442AD469"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3A239809"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028C6D96" w14:textId="2E957D46" w:rsidR="00635559" w:rsidRPr="002B009A" w:rsidRDefault="00635559">
            <w:pPr>
              <w:rPr>
                <w:rFonts w:ascii="Arial" w:hAnsi="Arial" w:cs="Arial"/>
                <w:b/>
                <w:bCs/>
                <w:sz w:val="18"/>
                <w:szCs w:val="18"/>
              </w:rPr>
            </w:pPr>
            <w:r w:rsidRPr="002B009A">
              <w:rPr>
                <w:rFonts w:ascii="Arial" w:hAnsi="Arial" w:cs="Arial"/>
                <w:b/>
                <w:bCs/>
                <w:sz w:val="18"/>
                <w:szCs w:val="18"/>
              </w:rPr>
              <w:t xml:space="preserve">Fracción </w:t>
            </w:r>
            <w:r w:rsidR="000831F5">
              <w:rPr>
                <w:rFonts w:ascii="Arial" w:hAnsi="Arial" w:cs="Arial"/>
                <w:b/>
                <w:bCs/>
                <w:sz w:val="18"/>
                <w:szCs w:val="18"/>
              </w:rPr>
              <w:t>p</w:t>
            </w:r>
            <w:r w:rsidRPr="002B009A">
              <w:rPr>
                <w:rFonts w:ascii="Arial" w:hAnsi="Arial" w:cs="Arial"/>
                <w:b/>
                <w:bCs/>
                <w:sz w:val="18"/>
                <w:szCs w:val="18"/>
              </w:rPr>
              <w:t>opular</w:t>
            </w:r>
          </w:p>
        </w:tc>
      </w:tr>
      <w:tr w:rsidR="00113FDC" w:rsidRPr="002B009A" w14:paraId="4A4D3153" w14:textId="77777777" w:rsidTr="007B0B42">
        <w:trPr>
          <w:gridAfter w:val="1"/>
          <w:wAfter w:w="12" w:type="pct"/>
          <w:cantSplit/>
          <w:trHeight w:val="113"/>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2E1FF841"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1B83A0D8"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23BE4008"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54AB4A46" w14:textId="77777777" w:rsidR="00635559" w:rsidRPr="002B009A" w:rsidRDefault="00635559">
            <w:pPr>
              <w:rPr>
                <w:rFonts w:ascii="Arial" w:hAnsi="Arial" w:cs="Arial"/>
                <w:b/>
                <w:bCs/>
                <w:sz w:val="18"/>
                <w:szCs w:val="18"/>
              </w:rPr>
            </w:pPr>
            <w:r w:rsidRPr="002B009A">
              <w:rPr>
                <w:rFonts w:ascii="Arial" w:hAnsi="Arial" w:cs="Arial"/>
                <w:b/>
                <w:bCs/>
                <w:sz w:val="18"/>
                <w:szCs w:val="18"/>
              </w:rPr>
              <w:t>Zona</w:t>
            </w:r>
          </w:p>
        </w:tc>
      </w:tr>
      <w:tr w:rsidR="00113FDC" w:rsidRPr="002B009A" w14:paraId="5476F1CD" w14:textId="77777777" w:rsidTr="007B0B42">
        <w:trPr>
          <w:gridAfter w:val="1"/>
          <w:wAfter w:w="12" w:type="pct"/>
          <w:cantSplit/>
          <w:trHeight w:val="62"/>
        </w:trPr>
        <w:tc>
          <w:tcPr>
            <w:tcW w:w="253"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p w14:paraId="0E6A2B73"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5</w:t>
            </w:r>
          </w:p>
        </w:tc>
        <w:tc>
          <w:tcPr>
            <w:tcW w:w="887"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1A119CA4"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Condominio</w:t>
            </w:r>
          </w:p>
        </w:tc>
        <w:tc>
          <w:tcPr>
            <w:tcW w:w="293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p w14:paraId="30B30C75"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Edificio o conjunto de edificios en torno a un área común, con acceso y estacionamiento privado para los residentes.</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5FF1A5EA" w14:textId="37F3B807" w:rsidR="00635559" w:rsidRPr="002B009A" w:rsidRDefault="00635559">
            <w:pPr>
              <w:rPr>
                <w:rFonts w:ascii="Arial" w:hAnsi="Arial" w:cs="Arial"/>
                <w:b/>
                <w:bCs/>
                <w:sz w:val="18"/>
                <w:szCs w:val="18"/>
              </w:rPr>
            </w:pPr>
            <w:r w:rsidRPr="002B009A">
              <w:rPr>
                <w:rFonts w:ascii="Arial" w:hAnsi="Arial" w:cs="Arial"/>
                <w:b/>
                <w:bCs/>
                <w:sz w:val="18"/>
                <w:szCs w:val="18"/>
              </w:rPr>
              <w:t xml:space="preserve">Condominio </w:t>
            </w:r>
            <w:r w:rsidR="000831F5">
              <w:rPr>
                <w:rFonts w:ascii="Arial" w:hAnsi="Arial" w:cs="Arial"/>
                <w:b/>
                <w:bCs/>
                <w:sz w:val="18"/>
                <w:szCs w:val="18"/>
              </w:rPr>
              <w:t>h</w:t>
            </w:r>
            <w:r w:rsidRPr="002B009A">
              <w:rPr>
                <w:rFonts w:ascii="Arial" w:hAnsi="Arial" w:cs="Arial"/>
                <w:b/>
                <w:bCs/>
                <w:sz w:val="18"/>
                <w:szCs w:val="18"/>
              </w:rPr>
              <w:t>orizontal</w:t>
            </w:r>
          </w:p>
        </w:tc>
      </w:tr>
      <w:tr w:rsidR="00113FDC" w:rsidRPr="002B009A" w14:paraId="18EE406C" w14:textId="77777777" w:rsidTr="007B0B42">
        <w:trPr>
          <w:gridAfter w:val="1"/>
          <w:wAfter w:w="12" w:type="pct"/>
          <w:cantSplit/>
          <w:trHeight w:val="62"/>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72271F9C"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61F49137"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7E73DA65"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3D8E58B7" w14:textId="1BE7B6F7" w:rsidR="00635559" w:rsidRPr="002B009A" w:rsidRDefault="00635559">
            <w:pPr>
              <w:rPr>
                <w:rFonts w:ascii="Arial" w:hAnsi="Arial" w:cs="Arial"/>
                <w:b/>
                <w:bCs/>
                <w:sz w:val="18"/>
                <w:szCs w:val="18"/>
              </w:rPr>
            </w:pPr>
            <w:r w:rsidRPr="002B009A">
              <w:rPr>
                <w:rFonts w:ascii="Arial" w:hAnsi="Arial" w:cs="Arial"/>
                <w:b/>
                <w:bCs/>
                <w:sz w:val="18"/>
                <w:szCs w:val="18"/>
              </w:rPr>
              <w:t xml:space="preserve">Condominio </w:t>
            </w:r>
            <w:r w:rsidR="000831F5">
              <w:rPr>
                <w:rFonts w:ascii="Arial" w:hAnsi="Arial" w:cs="Arial"/>
                <w:b/>
                <w:bCs/>
                <w:sz w:val="18"/>
                <w:szCs w:val="18"/>
              </w:rPr>
              <w:t>v</w:t>
            </w:r>
            <w:r w:rsidRPr="002B009A">
              <w:rPr>
                <w:rFonts w:ascii="Arial" w:hAnsi="Arial" w:cs="Arial"/>
                <w:b/>
                <w:bCs/>
                <w:sz w:val="18"/>
                <w:szCs w:val="18"/>
              </w:rPr>
              <w:t>ertical</w:t>
            </w:r>
          </w:p>
        </w:tc>
      </w:tr>
      <w:tr w:rsidR="00113FDC" w:rsidRPr="002B009A" w14:paraId="009B304E" w14:textId="77777777" w:rsidTr="007B0B42">
        <w:trPr>
          <w:gridAfter w:val="1"/>
          <w:wAfter w:w="12" w:type="pct"/>
          <w:cantSplit/>
          <w:trHeight w:val="22"/>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072A1DD8"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75C79A31"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057348E2"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32BFBBFA" w14:textId="2362F414" w:rsidR="00635559" w:rsidRPr="002B009A" w:rsidRDefault="00635559">
            <w:pPr>
              <w:rPr>
                <w:rFonts w:ascii="Arial" w:hAnsi="Arial" w:cs="Arial"/>
                <w:b/>
                <w:bCs/>
                <w:sz w:val="18"/>
                <w:szCs w:val="18"/>
              </w:rPr>
            </w:pPr>
            <w:r w:rsidRPr="002B009A">
              <w:rPr>
                <w:rFonts w:ascii="Arial" w:hAnsi="Arial" w:cs="Arial"/>
                <w:b/>
                <w:bCs/>
                <w:sz w:val="18"/>
                <w:szCs w:val="18"/>
              </w:rPr>
              <w:t xml:space="preserve">Desarrollo </w:t>
            </w:r>
            <w:r w:rsidR="000831F5">
              <w:rPr>
                <w:rFonts w:ascii="Arial" w:hAnsi="Arial" w:cs="Arial"/>
                <w:b/>
                <w:bCs/>
                <w:sz w:val="18"/>
                <w:szCs w:val="18"/>
              </w:rPr>
              <w:t>h</w:t>
            </w:r>
            <w:r w:rsidRPr="002B009A">
              <w:rPr>
                <w:rFonts w:ascii="Arial" w:hAnsi="Arial" w:cs="Arial"/>
                <w:b/>
                <w:bCs/>
                <w:sz w:val="18"/>
                <w:szCs w:val="18"/>
              </w:rPr>
              <w:t>abitacional</w:t>
            </w:r>
          </w:p>
        </w:tc>
      </w:tr>
      <w:tr w:rsidR="00113FDC" w:rsidRPr="002B009A" w14:paraId="0BE5B5EB" w14:textId="77777777" w:rsidTr="007B0B42">
        <w:trPr>
          <w:gridAfter w:val="1"/>
          <w:wAfter w:w="12" w:type="pct"/>
          <w:cantSplit/>
          <w:trHeight w:val="162"/>
        </w:trPr>
        <w:tc>
          <w:tcPr>
            <w:tcW w:w="25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5C98C294"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6</w:t>
            </w:r>
          </w:p>
        </w:tc>
        <w:tc>
          <w:tcPr>
            <w:tcW w:w="88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B6D81FA" w14:textId="263A6EA5" w:rsidR="00635559" w:rsidRPr="00BD6509" w:rsidRDefault="00635559">
            <w:pPr>
              <w:ind w:left="36"/>
              <w:rPr>
                <w:rFonts w:ascii="Arial" w:hAnsi="Arial" w:cs="Arial"/>
                <w:b/>
                <w:bCs/>
                <w:sz w:val="18"/>
                <w:szCs w:val="18"/>
              </w:rPr>
            </w:pPr>
            <w:r w:rsidRPr="00BD6509">
              <w:rPr>
                <w:rFonts w:ascii="Arial" w:hAnsi="Arial" w:cs="Arial"/>
                <w:b/>
                <w:bCs/>
                <w:sz w:val="18"/>
                <w:szCs w:val="18"/>
              </w:rPr>
              <w:t xml:space="preserve">Conjunto </w:t>
            </w:r>
            <w:r w:rsidR="009802C4">
              <w:rPr>
                <w:rFonts w:ascii="Arial" w:hAnsi="Arial" w:cs="Arial"/>
                <w:b/>
                <w:bCs/>
                <w:sz w:val="18"/>
                <w:szCs w:val="18"/>
              </w:rPr>
              <w:t>h</w:t>
            </w:r>
            <w:r w:rsidRPr="00BD6509">
              <w:rPr>
                <w:rFonts w:ascii="Arial" w:hAnsi="Arial" w:cs="Arial"/>
                <w:b/>
                <w:bCs/>
                <w:sz w:val="18"/>
                <w:szCs w:val="18"/>
              </w:rPr>
              <w:t>abitacional</w:t>
            </w:r>
          </w:p>
        </w:tc>
        <w:tc>
          <w:tcPr>
            <w:tcW w:w="293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632053CC"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Conjunto de viviendas concebidas dentro de un concepto integral, generalmente aprobado como un único proyecto o programa por la autoridad pertinente, casi siempre dentro del formato de propiedad horizontal compartida.</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A3B9C3D" w14:textId="77777777" w:rsidR="00635559" w:rsidRPr="002B009A" w:rsidRDefault="00635559">
            <w:pPr>
              <w:ind w:left="32"/>
              <w:rPr>
                <w:rFonts w:ascii="Arial" w:hAnsi="Arial" w:cs="Arial"/>
                <w:b/>
                <w:bCs/>
                <w:sz w:val="18"/>
                <w:szCs w:val="18"/>
              </w:rPr>
            </w:pPr>
            <w:r w:rsidRPr="002B009A">
              <w:rPr>
                <w:rFonts w:ascii="Arial" w:hAnsi="Arial" w:cs="Arial"/>
                <w:b/>
                <w:bCs/>
                <w:sz w:val="18"/>
                <w:szCs w:val="18"/>
              </w:rPr>
              <w:t>Conjunto</w:t>
            </w:r>
          </w:p>
        </w:tc>
      </w:tr>
      <w:tr w:rsidR="00113FDC" w:rsidRPr="002B009A" w14:paraId="0D55E522" w14:textId="77777777" w:rsidTr="007B0B42">
        <w:trPr>
          <w:gridAfter w:val="1"/>
          <w:wAfter w:w="12" w:type="pct"/>
          <w:cantSplit/>
          <w:trHeight w:val="162"/>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06809F1D"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0F64CB7E"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28DF5DD7"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C1FDC5F" w14:textId="2AB37F71" w:rsidR="00635559" w:rsidRPr="002B009A" w:rsidRDefault="00635559">
            <w:pPr>
              <w:ind w:left="32"/>
              <w:rPr>
                <w:rFonts w:ascii="Arial" w:hAnsi="Arial" w:cs="Arial"/>
                <w:b/>
                <w:bCs/>
                <w:sz w:val="18"/>
                <w:szCs w:val="18"/>
              </w:rPr>
            </w:pPr>
            <w:r w:rsidRPr="002B009A">
              <w:rPr>
                <w:rFonts w:ascii="Arial" w:hAnsi="Arial" w:cs="Arial"/>
                <w:b/>
                <w:bCs/>
                <w:sz w:val="18"/>
                <w:szCs w:val="18"/>
              </w:rPr>
              <w:t xml:space="preserve">Conjunto </w:t>
            </w:r>
            <w:r w:rsidR="000831F5">
              <w:rPr>
                <w:rFonts w:ascii="Arial" w:hAnsi="Arial" w:cs="Arial"/>
                <w:b/>
                <w:bCs/>
                <w:sz w:val="18"/>
                <w:szCs w:val="18"/>
              </w:rPr>
              <w:t>r</w:t>
            </w:r>
            <w:r w:rsidRPr="002B009A">
              <w:rPr>
                <w:rFonts w:ascii="Arial" w:hAnsi="Arial" w:cs="Arial"/>
                <w:b/>
                <w:bCs/>
                <w:sz w:val="18"/>
                <w:szCs w:val="18"/>
              </w:rPr>
              <w:t>esidencial</w:t>
            </w:r>
          </w:p>
        </w:tc>
      </w:tr>
      <w:tr w:rsidR="00113FDC" w:rsidRPr="002B009A" w14:paraId="07184CE4" w14:textId="77777777" w:rsidTr="007B0B42">
        <w:trPr>
          <w:gridAfter w:val="1"/>
          <w:wAfter w:w="12" w:type="pct"/>
          <w:cantSplit/>
          <w:trHeight w:val="162"/>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3343FACE"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51F9862E"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6C9D6847"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B65643" w14:textId="432CE12D" w:rsidR="00635559" w:rsidRPr="002B009A" w:rsidRDefault="00635559">
            <w:pPr>
              <w:ind w:left="32"/>
              <w:rPr>
                <w:rFonts w:ascii="Arial" w:hAnsi="Arial" w:cs="Arial"/>
                <w:b/>
                <w:bCs/>
                <w:sz w:val="18"/>
                <w:szCs w:val="18"/>
              </w:rPr>
            </w:pPr>
            <w:r w:rsidRPr="002B009A">
              <w:rPr>
                <w:rFonts w:ascii="Arial" w:hAnsi="Arial" w:cs="Arial"/>
                <w:b/>
                <w:bCs/>
                <w:sz w:val="18"/>
                <w:szCs w:val="18"/>
              </w:rPr>
              <w:t xml:space="preserve">Conjunto </w:t>
            </w:r>
            <w:r w:rsidR="000831F5">
              <w:rPr>
                <w:rFonts w:ascii="Arial" w:hAnsi="Arial" w:cs="Arial"/>
                <w:b/>
                <w:bCs/>
                <w:sz w:val="18"/>
                <w:szCs w:val="18"/>
              </w:rPr>
              <w:t>u</w:t>
            </w:r>
            <w:r w:rsidRPr="002B009A">
              <w:rPr>
                <w:rFonts w:ascii="Arial" w:hAnsi="Arial" w:cs="Arial"/>
                <w:b/>
                <w:bCs/>
                <w:sz w:val="18"/>
                <w:szCs w:val="18"/>
              </w:rPr>
              <w:t>rbano</w:t>
            </w:r>
          </w:p>
        </w:tc>
      </w:tr>
      <w:tr w:rsidR="00113FDC" w:rsidRPr="002B009A" w14:paraId="4B6331C8" w14:textId="77777777" w:rsidTr="007B0B42">
        <w:trPr>
          <w:gridAfter w:val="1"/>
          <w:wAfter w:w="12" w:type="pct"/>
          <w:cantSplit/>
          <w:trHeight w:val="62"/>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4A4A86BE"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7</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1FFE8B"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Coto</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6E74D3F7" w14:textId="77777777" w:rsidR="00635559" w:rsidRPr="002B009A" w:rsidRDefault="00635559" w:rsidP="008A5F0D">
            <w:pPr>
              <w:pStyle w:val="Default"/>
              <w:ind w:left="-59" w:right="-54"/>
              <w:jc w:val="both"/>
              <w:rPr>
                <w:color w:val="auto"/>
                <w:sz w:val="18"/>
                <w:szCs w:val="18"/>
                <w:lang w:val="es-ES" w:eastAsia="es-ES"/>
              </w:rPr>
            </w:pPr>
            <w:r w:rsidRPr="002B009A">
              <w:rPr>
                <w:color w:val="auto"/>
                <w:sz w:val="18"/>
                <w:szCs w:val="18"/>
                <w:lang w:val="es-ES" w:eastAsia="es-ES"/>
              </w:rPr>
              <w:t>Terreno cercado o delimitado de forma visible que está reservado para uso y aprovechamiento particular.</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2F490C9" w14:textId="77777777" w:rsidR="00635559" w:rsidRPr="002B009A" w:rsidRDefault="00635559">
            <w:pPr>
              <w:ind w:left="32"/>
              <w:rPr>
                <w:rFonts w:ascii="Arial" w:hAnsi="Arial" w:cs="Arial"/>
                <w:b/>
                <w:bCs/>
                <w:sz w:val="18"/>
                <w:szCs w:val="18"/>
              </w:rPr>
            </w:pPr>
          </w:p>
        </w:tc>
      </w:tr>
      <w:tr w:rsidR="00113FDC" w:rsidRPr="002B009A" w14:paraId="45ACBD0D" w14:textId="77777777" w:rsidTr="007B0B42">
        <w:trPr>
          <w:gridAfter w:val="1"/>
          <w:wAfter w:w="12" w:type="pct"/>
          <w:cantSplit/>
          <w:trHeight w:val="62"/>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3779996D"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8</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4EFFC749"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Ejido</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458D0972"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Núcleos de población dotados de tierras a través de los procedimientos señalados en la Ley Agraria (Artículos 43 al 97) y que se conforman por:</w:t>
            </w:r>
          </w:p>
          <w:p w14:paraId="4EB030A8"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I. Tierras para el asentamiento humano;</w:t>
            </w:r>
          </w:p>
          <w:p w14:paraId="5847797E"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II. Tierras de uso común, y</w:t>
            </w:r>
          </w:p>
          <w:p w14:paraId="490CB628"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III. Tierras parceladas.</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07B4FF24" w14:textId="77777777" w:rsidR="00635559" w:rsidRPr="002B009A" w:rsidRDefault="00635559">
            <w:pPr>
              <w:ind w:left="32"/>
              <w:rPr>
                <w:rFonts w:ascii="Arial" w:hAnsi="Arial" w:cs="Arial"/>
                <w:b/>
                <w:bCs/>
                <w:sz w:val="18"/>
                <w:szCs w:val="18"/>
              </w:rPr>
            </w:pPr>
          </w:p>
        </w:tc>
      </w:tr>
      <w:tr w:rsidR="00113FDC" w:rsidRPr="002B009A" w14:paraId="68831998" w14:textId="77777777" w:rsidTr="007B0B42">
        <w:trPr>
          <w:gridAfter w:val="1"/>
          <w:wAfter w:w="12" w:type="pct"/>
          <w:cantSplit/>
          <w:trHeight w:val="62"/>
        </w:trPr>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p w14:paraId="0EDD85AD"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lastRenderedPageBreak/>
              <w:t>9</w:t>
            </w:r>
          </w:p>
        </w:tc>
        <w:tc>
          <w:tcPr>
            <w:tcW w:w="887"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635DEB2D"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Exhacienda</w:t>
            </w:r>
          </w:p>
        </w:tc>
        <w:tc>
          <w:tcPr>
            <w:tcW w:w="2935"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p w14:paraId="2514196E"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Finca que anteriormente estaba dedicada a la agricultura, generalmente de gran extensión.</w:t>
            </w:r>
          </w:p>
        </w:tc>
        <w:tc>
          <w:tcPr>
            <w:tcW w:w="913"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
          <w:p w14:paraId="0F206303" w14:textId="77777777" w:rsidR="00635559" w:rsidRPr="002B009A" w:rsidRDefault="00635559">
            <w:pPr>
              <w:ind w:left="32"/>
              <w:rPr>
                <w:rFonts w:ascii="Arial" w:hAnsi="Arial" w:cs="Arial"/>
                <w:b/>
                <w:bCs/>
                <w:sz w:val="18"/>
                <w:szCs w:val="18"/>
              </w:rPr>
            </w:pPr>
          </w:p>
        </w:tc>
      </w:tr>
      <w:tr w:rsidR="00113FDC" w:rsidRPr="002B009A" w14:paraId="54D6F633"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0879BC35"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10</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4135E484"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Fracción</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4B8C7CAF"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Zona parcial de un asentamiento urbano que es delimitada con fines catastrales, comerciales administrativos o de alguna índole.</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7983285" w14:textId="77777777" w:rsidR="00635559" w:rsidRPr="002B009A" w:rsidRDefault="00635559">
            <w:pPr>
              <w:rPr>
                <w:rFonts w:ascii="Arial" w:hAnsi="Arial" w:cs="Arial"/>
                <w:b/>
                <w:bCs/>
                <w:sz w:val="18"/>
                <w:szCs w:val="18"/>
              </w:rPr>
            </w:pPr>
            <w:r w:rsidRPr="002B009A">
              <w:rPr>
                <w:rFonts w:ascii="Arial" w:hAnsi="Arial" w:cs="Arial"/>
                <w:b/>
                <w:bCs/>
                <w:sz w:val="18"/>
                <w:szCs w:val="18"/>
              </w:rPr>
              <w:t>Campamento</w:t>
            </w:r>
          </w:p>
        </w:tc>
      </w:tr>
      <w:tr w:rsidR="00113FDC" w:rsidRPr="002B009A" w14:paraId="46F1A0FC" w14:textId="77777777" w:rsidTr="007B0B42">
        <w:trPr>
          <w:gridAfter w:val="1"/>
          <w:wAfter w:w="12" w:type="pct"/>
          <w:cantSplit/>
          <w:trHeight w:val="460"/>
        </w:trPr>
        <w:tc>
          <w:tcPr>
            <w:tcW w:w="253"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p w14:paraId="55AFF33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11</w:t>
            </w:r>
          </w:p>
        </w:tc>
        <w:tc>
          <w:tcPr>
            <w:tcW w:w="887"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5A128C60"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Fraccionamiento</w:t>
            </w:r>
          </w:p>
        </w:tc>
        <w:tc>
          <w:tcPr>
            <w:tcW w:w="293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p w14:paraId="14A02155"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 xml:space="preserve">División de un terreno en manzanas y lotes, que requiera del trazo de una o más vías públicas, así como la ejecución de obras de urbanización que le permitan la dotación de infraestructura, equipamiento y servicios urbanos. </w:t>
            </w:r>
          </w:p>
        </w:tc>
        <w:tc>
          <w:tcPr>
            <w:tcW w:w="913"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5E2B8747" w14:textId="2BC74DFF" w:rsidR="00635559" w:rsidRPr="002B009A" w:rsidRDefault="00635559">
            <w:pPr>
              <w:rPr>
                <w:rFonts w:ascii="Arial" w:hAnsi="Arial" w:cs="Arial"/>
                <w:b/>
                <w:bCs/>
                <w:sz w:val="18"/>
                <w:szCs w:val="18"/>
              </w:rPr>
            </w:pPr>
            <w:r w:rsidRPr="002B009A">
              <w:rPr>
                <w:rFonts w:ascii="Arial" w:hAnsi="Arial" w:cs="Arial"/>
                <w:b/>
                <w:bCs/>
                <w:sz w:val="18"/>
                <w:szCs w:val="18"/>
              </w:rPr>
              <w:t xml:space="preserve">Fraccionamiento </w:t>
            </w:r>
            <w:r w:rsidR="000831F5">
              <w:rPr>
                <w:rFonts w:ascii="Arial" w:hAnsi="Arial" w:cs="Arial"/>
                <w:b/>
                <w:bCs/>
                <w:sz w:val="18"/>
                <w:szCs w:val="18"/>
              </w:rPr>
              <w:t>h</w:t>
            </w:r>
            <w:r w:rsidRPr="002B009A">
              <w:rPr>
                <w:rFonts w:ascii="Arial" w:hAnsi="Arial" w:cs="Arial"/>
                <w:b/>
                <w:bCs/>
                <w:sz w:val="18"/>
                <w:szCs w:val="18"/>
              </w:rPr>
              <w:t>abitacional</w:t>
            </w:r>
          </w:p>
        </w:tc>
      </w:tr>
      <w:tr w:rsidR="00113FDC" w:rsidRPr="002B009A" w14:paraId="55403B72" w14:textId="77777777" w:rsidTr="007B0B42">
        <w:trPr>
          <w:gridAfter w:val="1"/>
          <w:wAfter w:w="12" w:type="pct"/>
          <w:cantSplit/>
          <w:trHeight w:val="460"/>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3EB9B67E"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759ADC88"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510B48AA"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38EF73F4" w14:textId="1807F087" w:rsidR="00635559" w:rsidRPr="002B009A" w:rsidRDefault="00635559">
            <w:pPr>
              <w:rPr>
                <w:rFonts w:ascii="Arial" w:hAnsi="Arial" w:cs="Arial"/>
                <w:b/>
                <w:bCs/>
                <w:sz w:val="18"/>
                <w:szCs w:val="18"/>
              </w:rPr>
            </w:pPr>
            <w:r w:rsidRPr="002B009A">
              <w:rPr>
                <w:rFonts w:ascii="Arial" w:hAnsi="Arial" w:cs="Arial"/>
                <w:b/>
                <w:bCs/>
                <w:sz w:val="18"/>
                <w:szCs w:val="18"/>
              </w:rPr>
              <w:t xml:space="preserve">Fraccionamiento </w:t>
            </w:r>
            <w:r w:rsidR="000831F5">
              <w:rPr>
                <w:rFonts w:ascii="Arial" w:hAnsi="Arial" w:cs="Arial"/>
                <w:b/>
                <w:bCs/>
                <w:sz w:val="18"/>
                <w:szCs w:val="18"/>
              </w:rPr>
              <w:t>r</w:t>
            </w:r>
            <w:r w:rsidRPr="002B009A">
              <w:rPr>
                <w:rFonts w:ascii="Arial" w:hAnsi="Arial" w:cs="Arial"/>
                <w:b/>
                <w:bCs/>
                <w:sz w:val="18"/>
                <w:szCs w:val="18"/>
              </w:rPr>
              <w:t>esidencial</w:t>
            </w:r>
          </w:p>
        </w:tc>
      </w:tr>
      <w:tr w:rsidR="00113FDC" w:rsidRPr="002B009A" w14:paraId="67DADA6E" w14:textId="77777777" w:rsidTr="00906A34">
        <w:trPr>
          <w:gridAfter w:val="1"/>
          <w:wAfter w:w="12" w:type="pct"/>
          <w:cantSplit/>
          <w:trHeight w:val="255"/>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1C355C28"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461D38E8"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6A1CF5F8"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74151530" w14:textId="77777777" w:rsidR="00635559" w:rsidRPr="002B009A" w:rsidRDefault="00635559">
            <w:pPr>
              <w:rPr>
                <w:rFonts w:ascii="Arial" w:hAnsi="Arial" w:cs="Arial"/>
                <w:b/>
                <w:bCs/>
                <w:sz w:val="18"/>
                <w:szCs w:val="18"/>
              </w:rPr>
            </w:pPr>
            <w:r w:rsidRPr="002B009A">
              <w:rPr>
                <w:rFonts w:ascii="Arial" w:hAnsi="Arial" w:cs="Arial"/>
                <w:b/>
                <w:bCs/>
                <w:sz w:val="18"/>
                <w:szCs w:val="18"/>
              </w:rPr>
              <w:t>Suburbio</w:t>
            </w:r>
          </w:p>
        </w:tc>
      </w:tr>
      <w:tr w:rsidR="00113FDC" w:rsidRPr="002B009A" w14:paraId="75456C78"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51FAA1E0"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12</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720E824"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Granja</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647677C8"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Área que cuenta con instalaciones para la reproducción, cría y explotación de especies animales.</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2FDE112B" w14:textId="77777777" w:rsidR="00635559" w:rsidRPr="002B009A" w:rsidRDefault="00635559">
            <w:pPr>
              <w:rPr>
                <w:rFonts w:ascii="Arial" w:hAnsi="Arial" w:cs="Arial"/>
                <w:b/>
                <w:bCs/>
                <w:sz w:val="18"/>
                <w:szCs w:val="18"/>
              </w:rPr>
            </w:pPr>
          </w:p>
        </w:tc>
      </w:tr>
      <w:tr w:rsidR="00113FDC" w:rsidRPr="002B009A" w14:paraId="100BB15E" w14:textId="77777777" w:rsidTr="00906A34">
        <w:trPr>
          <w:gridAfter w:val="1"/>
          <w:wAfter w:w="12" w:type="pct"/>
          <w:cantSplit/>
          <w:trHeight w:val="185"/>
        </w:trPr>
        <w:tc>
          <w:tcPr>
            <w:tcW w:w="253"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p w14:paraId="035F2D3C"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13</w:t>
            </w:r>
          </w:p>
        </w:tc>
        <w:tc>
          <w:tcPr>
            <w:tcW w:w="887"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7557112A"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Hacienda</w:t>
            </w:r>
          </w:p>
        </w:tc>
        <w:tc>
          <w:tcPr>
            <w:tcW w:w="293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p w14:paraId="283A6535" w14:textId="77777777" w:rsidR="00635559" w:rsidRPr="002B009A" w:rsidRDefault="00635559" w:rsidP="008A5F0D">
            <w:pPr>
              <w:pStyle w:val="Default"/>
              <w:ind w:left="-59" w:right="-54"/>
              <w:jc w:val="both"/>
              <w:rPr>
                <w:color w:val="auto"/>
                <w:sz w:val="18"/>
                <w:szCs w:val="18"/>
                <w:lang w:val="es-ES" w:eastAsia="es-ES"/>
              </w:rPr>
            </w:pPr>
            <w:r w:rsidRPr="002B009A">
              <w:rPr>
                <w:sz w:val="18"/>
                <w:szCs w:val="18"/>
                <w:lang w:val="es-ES" w:eastAsia="es-ES"/>
              </w:rPr>
              <w:t>Terreno rural de grandes dimensiones, de propiedad privada, que cuenta con un núcleo de viviendas, en donde se realizan actividades agropecuarias.</w:t>
            </w:r>
          </w:p>
        </w:tc>
        <w:tc>
          <w:tcPr>
            <w:tcW w:w="913"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634959EC" w14:textId="77777777" w:rsidR="00635559" w:rsidRPr="002B009A" w:rsidRDefault="00635559">
            <w:pPr>
              <w:rPr>
                <w:rFonts w:ascii="Arial" w:hAnsi="Arial" w:cs="Arial"/>
                <w:b/>
                <w:bCs/>
                <w:sz w:val="18"/>
                <w:szCs w:val="18"/>
              </w:rPr>
            </w:pPr>
            <w:r w:rsidRPr="002B009A">
              <w:rPr>
                <w:rFonts w:ascii="Arial" w:hAnsi="Arial" w:cs="Arial"/>
                <w:b/>
                <w:bCs/>
                <w:sz w:val="18"/>
                <w:szCs w:val="18"/>
              </w:rPr>
              <w:t xml:space="preserve">Quinta </w:t>
            </w:r>
          </w:p>
        </w:tc>
      </w:tr>
      <w:tr w:rsidR="00113FDC" w:rsidRPr="002B009A" w14:paraId="6E556028" w14:textId="77777777" w:rsidTr="00906A34">
        <w:trPr>
          <w:gridAfter w:val="1"/>
          <w:wAfter w:w="12" w:type="pct"/>
          <w:cantSplit/>
          <w:trHeight w:val="271"/>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2BA01594"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37688B9C"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40C0A608" w14:textId="77777777" w:rsidR="00635559" w:rsidRPr="002B009A" w:rsidRDefault="00635559" w:rsidP="008A5F0D">
            <w:pPr>
              <w:ind w:left="-59"/>
              <w:rPr>
                <w:rFonts w:ascii="Arial" w:hAnsi="Arial" w:cs="Arial"/>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39AE49E3" w14:textId="77777777" w:rsidR="00635559" w:rsidRPr="002B009A" w:rsidRDefault="00635559">
            <w:pPr>
              <w:rPr>
                <w:rFonts w:ascii="Arial" w:hAnsi="Arial" w:cs="Arial"/>
                <w:b/>
                <w:bCs/>
                <w:sz w:val="18"/>
                <w:szCs w:val="18"/>
              </w:rPr>
            </w:pPr>
            <w:r w:rsidRPr="002B009A">
              <w:rPr>
                <w:rFonts w:ascii="Arial" w:hAnsi="Arial" w:cs="Arial"/>
                <w:b/>
                <w:bCs/>
                <w:sz w:val="18"/>
                <w:szCs w:val="18"/>
              </w:rPr>
              <w:t>Finca</w:t>
            </w:r>
          </w:p>
        </w:tc>
      </w:tr>
      <w:tr w:rsidR="00113FDC" w:rsidRPr="002B009A" w14:paraId="23933226"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5C56BE70"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14</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06D4BBB6"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Ingenio</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2A31F39C" w14:textId="77777777" w:rsidR="00635559" w:rsidRPr="002B009A" w:rsidRDefault="00635559" w:rsidP="008A5F0D">
            <w:pPr>
              <w:pStyle w:val="Default"/>
              <w:ind w:left="-59" w:right="-54"/>
              <w:jc w:val="both"/>
              <w:rPr>
                <w:color w:val="auto"/>
                <w:sz w:val="18"/>
                <w:szCs w:val="18"/>
                <w:lang w:val="es-ES" w:eastAsia="es-ES"/>
              </w:rPr>
            </w:pPr>
            <w:r w:rsidRPr="002B009A">
              <w:rPr>
                <w:bCs/>
                <w:sz w:val="18"/>
                <w:szCs w:val="18"/>
                <w:lang w:val="es-ES" w:eastAsia="es-ES"/>
              </w:rPr>
              <w:t>Finca que contiene el cañamelar (plantíos de cañas de azúcar) y las oficinas de beneficio. Fábrica de azúcar, en los alrededores de la que se asienta una localidad que toma su nombre.</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595B6DE1" w14:textId="77777777" w:rsidR="00635559" w:rsidRPr="002B009A" w:rsidRDefault="00635559">
            <w:pPr>
              <w:rPr>
                <w:rFonts w:ascii="Arial" w:hAnsi="Arial" w:cs="Arial"/>
                <w:b/>
                <w:bCs/>
                <w:sz w:val="18"/>
                <w:szCs w:val="18"/>
              </w:rPr>
            </w:pPr>
          </w:p>
        </w:tc>
      </w:tr>
      <w:tr w:rsidR="00113FDC" w:rsidRPr="002B009A" w14:paraId="74CF7591" w14:textId="77777777" w:rsidTr="00A6701B">
        <w:trPr>
          <w:gridAfter w:val="1"/>
          <w:wAfter w:w="12" w:type="pct"/>
          <w:cantSplit/>
          <w:trHeight w:val="1219"/>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60F79460"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15</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040609"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Manzana</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566854F8"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Extensión territorial que está constituida por un grupo de viviendas, edificios, predios, lotes o terrenos de uso habitacional, comercial, industrial o de servicios; generalmente se puede rodear en su totalidad y está delimitada por calles, andadores, brechas, veredas, cercas, arroyos, barrancos o límites prediales.</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7B9095CB" w14:textId="77777777" w:rsidR="00635559" w:rsidRPr="002B009A" w:rsidRDefault="00635559">
            <w:pPr>
              <w:rPr>
                <w:rFonts w:ascii="Arial" w:hAnsi="Arial" w:cs="Arial"/>
                <w:b/>
                <w:bCs/>
                <w:sz w:val="18"/>
                <w:szCs w:val="18"/>
              </w:rPr>
            </w:pPr>
          </w:p>
        </w:tc>
      </w:tr>
      <w:tr w:rsidR="00113FDC" w:rsidRPr="002B009A" w14:paraId="3A7982BB"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55DE405F"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16</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4A5870BA"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Paraje</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3DE95ED8"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Lugar habitado, situado en algún punto de una vialidad que comunica dos localidades, donde los viajeros paran para abastecerse de provisiones.</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3CE8650D" w14:textId="77777777" w:rsidR="00635559" w:rsidRPr="002B009A" w:rsidRDefault="00635559">
            <w:pPr>
              <w:rPr>
                <w:rFonts w:ascii="Arial" w:hAnsi="Arial" w:cs="Arial"/>
                <w:b/>
                <w:bCs/>
                <w:sz w:val="18"/>
                <w:szCs w:val="18"/>
              </w:rPr>
            </w:pPr>
          </w:p>
        </w:tc>
      </w:tr>
      <w:tr w:rsidR="00113FDC" w:rsidRPr="002B009A" w14:paraId="237AFBDD"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28" w:type="dxa"/>
              <w:left w:w="108" w:type="dxa"/>
              <w:bottom w:w="28" w:type="dxa"/>
              <w:right w:w="108" w:type="dxa"/>
            </w:tcMar>
            <w:vAlign w:val="center"/>
            <w:hideMark/>
          </w:tcPr>
          <w:p w14:paraId="6299260F"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17</w:t>
            </w:r>
          </w:p>
        </w:tc>
        <w:tc>
          <w:tcPr>
            <w:tcW w:w="887"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hideMark/>
          </w:tcPr>
          <w:p w14:paraId="2855FD65" w14:textId="25915213" w:rsidR="00635559" w:rsidRPr="00BD6509" w:rsidRDefault="00635559">
            <w:pPr>
              <w:ind w:left="36"/>
              <w:rPr>
                <w:rFonts w:ascii="Arial" w:hAnsi="Arial" w:cs="Arial"/>
                <w:b/>
                <w:bCs/>
                <w:sz w:val="18"/>
                <w:szCs w:val="18"/>
              </w:rPr>
            </w:pPr>
            <w:r w:rsidRPr="00BD6509">
              <w:rPr>
                <w:rFonts w:ascii="Arial" w:hAnsi="Arial" w:cs="Arial"/>
                <w:b/>
                <w:bCs/>
                <w:sz w:val="18"/>
                <w:szCs w:val="18"/>
              </w:rPr>
              <w:t xml:space="preserve">Privada de </w:t>
            </w:r>
            <w:r w:rsidR="00E150DD">
              <w:rPr>
                <w:rFonts w:ascii="Arial" w:hAnsi="Arial" w:cs="Arial"/>
                <w:b/>
                <w:bCs/>
                <w:sz w:val="18"/>
                <w:szCs w:val="18"/>
              </w:rPr>
              <w:t>a</w:t>
            </w:r>
            <w:r w:rsidRPr="00BD6509">
              <w:rPr>
                <w:rFonts w:ascii="Arial" w:hAnsi="Arial" w:cs="Arial"/>
                <w:b/>
                <w:bCs/>
                <w:sz w:val="18"/>
                <w:szCs w:val="18"/>
              </w:rPr>
              <w:t xml:space="preserve">sentamiento </w:t>
            </w:r>
            <w:r w:rsidR="00E150DD">
              <w:rPr>
                <w:rFonts w:ascii="Arial" w:hAnsi="Arial" w:cs="Arial"/>
                <w:b/>
                <w:bCs/>
                <w:sz w:val="18"/>
                <w:szCs w:val="18"/>
              </w:rPr>
              <w:t>h</w:t>
            </w:r>
            <w:r w:rsidRPr="00BD6509">
              <w:rPr>
                <w:rFonts w:ascii="Arial" w:hAnsi="Arial" w:cs="Arial"/>
                <w:b/>
                <w:bCs/>
                <w:sz w:val="18"/>
                <w:szCs w:val="18"/>
              </w:rPr>
              <w:t>umano</w:t>
            </w:r>
          </w:p>
        </w:tc>
        <w:tc>
          <w:tcPr>
            <w:tcW w:w="2935"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108" w:type="dxa"/>
              <w:bottom w:w="28" w:type="dxa"/>
              <w:right w:w="108" w:type="dxa"/>
            </w:tcMar>
            <w:vAlign w:val="center"/>
            <w:hideMark/>
          </w:tcPr>
          <w:p w14:paraId="05E6CD68"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 xml:space="preserve">Espacio delimitado con un área común y de uso colectivo de las personas propietarias o poseedoras de los predios o inmuebles que lo conforman. </w:t>
            </w:r>
          </w:p>
        </w:tc>
        <w:tc>
          <w:tcPr>
            <w:tcW w:w="913" w:type="pct"/>
            <w:tcBorders>
              <w:top w:val="single" w:sz="4" w:space="0" w:color="auto"/>
              <w:left w:val="single" w:sz="4" w:space="0" w:color="auto"/>
              <w:bottom w:val="single" w:sz="4" w:space="0" w:color="auto"/>
              <w:right w:val="single" w:sz="4" w:space="0" w:color="auto"/>
            </w:tcBorders>
            <w:shd w:val="clear" w:color="auto" w:fill="FFFFFF" w:themeFill="background1"/>
            <w:tcMar>
              <w:top w:w="28" w:type="dxa"/>
              <w:left w:w="28" w:type="dxa"/>
              <w:bottom w:w="28" w:type="dxa"/>
              <w:right w:w="28" w:type="dxa"/>
            </w:tcMar>
            <w:vAlign w:val="center"/>
          </w:tcPr>
          <w:p w14:paraId="0262CDBA" w14:textId="77777777" w:rsidR="00635559" w:rsidRPr="002B009A" w:rsidRDefault="00635559">
            <w:pPr>
              <w:rPr>
                <w:rFonts w:ascii="Arial" w:hAnsi="Arial" w:cs="Arial"/>
                <w:b/>
                <w:bCs/>
                <w:sz w:val="18"/>
                <w:szCs w:val="18"/>
              </w:rPr>
            </w:pPr>
          </w:p>
        </w:tc>
      </w:tr>
      <w:tr w:rsidR="00113FDC" w:rsidRPr="002B009A" w14:paraId="2D82A693" w14:textId="77777777" w:rsidTr="007B0B42">
        <w:trPr>
          <w:gridAfter w:val="1"/>
          <w:wAfter w:w="12" w:type="pct"/>
          <w:cantSplit/>
          <w:trHeight w:val="350"/>
        </w:trPr>
        <w:tc>
          <w:tcPr>
            <w:tcW w:w="25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401D15F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18</w:t>
            </w:r>
          </w:p>
        </w:tc>
        <w:tc>
          <w:tcPr>
            <w:tcW w:w="88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36E09CEB"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Pueblo</w:t>
            </w:r>
          </w:p>
        </w:tc>
        <w:tc>
          <w:tcPr>
            <w:tcW w:w="293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61F0A455"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Asentamiento humano, con actividades económicas del sector primario, ligadas a las características físicas y los recursos naturales de su entorno próximo (agrícola, ganadero, forestal, pesquero o a veces minero); equipamientos y servicios públicos básicos.</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7DD3D39" w14:textId="77777777" w:rsidR="00635559" w:rsidRPr="002B009A" w:rsidRDefault="00635559">
            <w:pPr>
              <w:rPr>
                <w:rFonts w:ascii="Arial" w:hAnsi="Arial" w:cs="Arial"/>
                <w:b/>
                <w:bCs/>
                <w:sz w:val="18"/>
                <w:szCs w:val="18"/>
              </w:rPr>
            </w:pPr>
            <w:r w:rsidRPr="002B009A">
              <w:rPr>
                <w:rFonts w:ascii="Arial" w:hAnsi="Arial" w:cs="Arial"/>
                <w:b/>
                <w:bCs/>
                <w:sz w:val="18"/>
                <w:szCs w:val="18"/>
              </w:rPr>
              <w:t xml:space="preserve">Comunidad </w:t>
            </w:r>
          </w:p>
        </w:tc>
      </w:tr>
      <w:tr w:rsidR="00113FDC" w:rsidRPr="002B009A" w14:paraId="15BF1A5E" w14:textId="77777777" w:rsidTr="007B0B42">
        <w:trPr>
          <w:gridAfter w:val="1"/>
          <w:wAfter w:w="12" w:type="pct"/>
          <w:cantSplit/>
          <w:trHeight w:val="244"/>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083D1A57"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2B283347"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4044030F" w14:textId="77777777" w:rsidR="00635559" w:rsidRPr="002B009A" w:rsidRDefault="00635559" w:rsidP="008A5F0D">
            <w:pPr>
              <w:ind w:left="-59"/>
              <w:rPr>
                <w:rFonts w:ascii="Arial" w:hAnsi="Arial" w:cs="Arial"/>
                <w:bCs/>
                <w:color w:val="000000"/>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0C362F3E" w14:textId="77777777" w:rsidR="00635559" w:rsidRPr="002B009A" w:rsidRDefault="00635559">
            <w:pPr>
              <w:rPr>
                <w:rFonts w:ascii="Arial" w:hAnsi="Arial" w:cs="Arial"/>
                <w:b/>
                <w:bCs/>
                <w:sz w:val="18"/>
                <w:szCs w:val="18"/>
              </w:rPr>
            </w:pPr>
            <w:r w:rsidRPr="002B009A">
              <w:rPr>
                <w:rFonts w:ascii="Arial" w:hAnsi="Arial" w:cs="Arial"/>
                <w:b/>
                <w:bCs/>
                <w:sz w:val="18"/>
                <w:szCs w:val="18"/>
              </w:rPr>
              <w:t>Poblado</w:t>
            </w:r>
          </w:p>
        </w:tc>
      </w:tr>
      <w:tr w:rsidR="00113FDC" w:rsidRPr="002B009A" w14:paraId="37AC3D2E" w14:textId="77777777" w:rsidTr="007B0B42">
        <w:trPr>
          <w:gridAfter w:val="1"/>
          <w:wAfter w:w="12" w:type="pct"/>
          <w:cantSplit/>
          <w:trHeight w:val="294"/>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5F634E81"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7FC79A34"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2773B9F3" w14:textId="77777777" w:rsidR="00635559" w:rsidRPr="002B009A" w:rsidRDefault="00635559" w:rsidP="008A5F0D">
            <w:pPr>
              <w:ind w:left="-59"/>
              <w:rPr>
                <w:rFonts w:ascii="Arial" w:hAnsi="Arial" w:cs="Arial"/>
                <w:bCs/>
                <w:color w:val="000000"/>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DB158E6" w14:textId="53066776" w:rsidR="00635559" w:rsidRPr="002B009A" w:rsidRDefault="00635559">
            <w:pPr>
              <w:rPr>
                <w:rFonts w:ascii="Arial" w:hAnsi="Arial" w:cs="Arial"/>
                <w:b/>
                <w:bCs/>
                <w:sz w:val="18"/>
                <w:szCs w:val="18"/>
              </w:rPr>
            </w:pPr>
            <w:r w:rsidRPr="002B009A">
              <w:rPr>
                <w:rFonts w:ascii="Arial" w:hAnsi="Arial" w:cs="Arial"/>
                <w:b/>
                <w:bCs/>
                <w:sz w:val="18"/>
                <w:szCs w:val="18"/>
              </w:rPr>
              <w:t xml:space="preserve">Poblado </w:t>
            </w:r>
            <w:r w:rsidR="000831F5">
              <w:rPr>
                <w:rFonts w:ascii="Arial" w:hAnsi="Arial" w:cs="Arial"/>
                <w:b/>
                <w:bCs/>
                <w:sz w:val="18"/>
                <w:szCs w:val="18"/>
              </w:rPr>
              <w:t>c</w:t>
            </w:r>
            <w:r w:rsidRPr="002B009A">
              <w:rPr>
                <w:rFonts w:ascii="Arial" w:hAnsi="Arial" w:cs="Arial"/>
                <w:b/>
                <w:bCs/>
                <w:sz w:val="18"/>
                <w:szCs w:val="18"/>
              </w:rPr>
              <w:t>omunal</w:t>
            </w:r>
          </w:p>
        </w:tc>
      </w:tr>
      <w:tr w:rsidR="00113FDC" w:rsidRPr="002B009A" w14:paraId="5C4B79C2"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65B3EE71"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19</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CF51FF"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Puerto</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26898186"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El lugar de la costa o ribera habilitado como tal por el Ejecutivo Federal para la recepción, abrigo y atención de embarcaciones, compuesto por el recinto portuario y, en su caso, por la zona de desarrollo, así como por accesos y áreas de uso común para la navegación interna y afectas a su funcionamiento; con servicios, terminales e instalaciones, públicos y particulares, para la transferencia de bienes y transbordo de personas entre los modos de transporte que enlaza.</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043ABC03" w14:textId="77777777" w:rsidR="00635559" w:rsidRPr="002B009A" w:rsidRDefault="00635559">
            <w:pPr>
              <w:rPr>
                <w:rFonts w:ascii="Arial" w:hAnsi="Arial" w:cs="Arial"/>
                <w:b/>
                <w:bCs/>
                <w:sz w:val="18"/>
                <w:szCs w:val="18"/>
              </w:rPr>
            </w:pPr>
          </w:p>
        </w:tc>
      </w:tr>
      <w:tr w:rsidR="00113FDC" w:rsidRPr="002B009A" w14:paraId="0D3E9844"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568AE9EE"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20</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2A3D433A"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Ranchería</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0B48D3E7"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Conjunto muy pequeño de casas levantadas en el campo donde la población lleva a cabo principalmente labores agropecuarias.</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03F5F181" w14:textId="77777777" w:rsidR="00635559" w:rsidRPr="002B009A" w:rsidRDefault="00635559">
            <w:pPr>
              <w:rPr>
                <w:rFonts w:ascii="Arial" w:hAnsi="Arial" w:cs="Arial"/>
                <w:b/>
                <w:bCs/>
                <w:sz w:val="18"/>
                <w:szCs w:val="18"/>
              </w:rPr>
            </w:pPr>
          </w:p>
        </w:tc>
      </w:tr>
      <w:tr w:rsidR="00113FDC" w:rsidRPr="002B009A" w14:paraId="35AE4BE6"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3564173C"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lastRenderedPageBreak/>
              <w:t>21</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DC2AEB"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Rancho</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28675636"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Terreno relativamente extenso dedicado al cultivo y a la cría de animales, generalmente provisto de uno o más edificios donde viven sus dueños y trabajadores, y donde se guarda la herramienta, el grano, entre otros.</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F630B1E" w14:textId="77777777" w:rsidR="00635559" w:rsidRPr="002B009A" w:rsidRDefault="00635559">
            <w:pPr>
              <w:rPr>
                <w:rFonts w:ascii="Arial" w:hAnsi="Arial" w:cs="Arial"/>
                <w:b/>
                <w:bCs/>
                <w:sz w:val="18"/>
                <w:szCs w:val="18"/>
              </w:rPr>
            </w:pPr>
          </w:p>
        </w:tc>
      </w:tr>
      <w:tr w:rsidR="00113FDC" w:rsidRPr="002B009A" w14:paraId="76D119A6"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7AA293C3"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22</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4A0B9E8B"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Región</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3ACE1A54"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Espacio geográfico delimitado en función de objetivos previamente establecidos de análisis, planeación, geopolíticos, de integración comercial, etc.</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0FD4EE92" w14:textId="77777777" w:rsidR="00635559" w:rsidRPr="002B009A" w:rsidRDefault="00635559">
            <w:pPr>
              <w:rPr>
                <w:rFonts w:ascii="Arial" w:hAnsi="Arial" w:cs="Arial"/>
                <w:b/>
                <w:bCs/>
                <w:sz w:val="18"/>
                <w:szCs w:val="18"/>
              </w:rPr>
            </w:pPr>
          </w:p>
        </w:tc>
      </w:tr>
      <w:tr w:rsidR="00113FDC" w:rsidRPr="002B009A" w14:paraId="2B046C63"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4ED1E180"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23</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C4D06D"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Residencial</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6D7CD922"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Área destinada casi exclusivamente a viviendas, sin apenas tiendas ni oficinas.</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69A2F100" w14:textId="77777777" w:rsidR="00635559" w:rsidRPr="002B009A" w:rsidRDefault="00635559">
            <w:pPr>
              <w:rPr>
                <w:rFonts w:ascii="Arial" w:hAnsi="Arial" w:cs="Arial"/>
                <w:b/>
                <w:bCs/>
                <w:sz w:val="18"/>
                <w:szCs w:val="18"/>
              </w:rPr>
            </w:pPr>
          </w:p>
        </w:tc>
      </w:tr>
      <w:tr w:rsidR="00113FDC" w:rsidRPr="002B009A" w14:paraId="56A66520"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63BECE35"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24</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29F9A298"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Rinconada</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68DF64CD"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 xml:space="preserve">Área destinada al uso habitacional, caracterizada por tener como tipo de vialidades privadas o cerradas, además de la zona habitacional puede contar con áreas verdes y jardines. </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5D2B0688" w14:textId="77777777" w:rsidR="00635559" w:rsidRPr="002B009A" w:rsidRDefault="00635559">
            <w:pPr>
              <w:rPr>
                <w:rFonts w:ascii="Arial" w:hAnsi="Arial" w:cs="Arial"/>
                <w:b/>
                <w:bCs/>
                <w:sz w:val="18"/>
                <w:szCs w:val="18"/>
              </w:rPr>
            </w:pPr>
          </w:p>
        </w:tc>
      </w:tr>
      <w:tr w:rsidR="00113FDC" w:rsidRPr="002B009A" w14:paraId="448F487A"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48824EAC"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25</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10F25A"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Sección</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072E46AF"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Porción de un asentamiento humano delimitado e identificado de manera independiente, aunque éste forme parte de un conjunto habitacional mayor.</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55A4ED7" w14:textId="77777777" w:rsidR="00635559" w:rsidRPr="002B009A" w:rsidRDefault="00635559">
            <w:pPr>
              <w:rPr>
                <w:rFonts w:ascii="Arial" w:hAnsi="Arial" w:cs="Arial"/>
                <w:b/>
                <w:bCs/>
                <w:sz w:val="18"/>
                <w:szCs w:val="18"/>
              </w:rPr>
            </w:pPr>
          </w:p>
        </w:tc>
      </w:tr>
      <w:tr w:rsidR="00113FDC" w:rsidRPr="002B009A" w14:paraId="772B2356"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47DC36E7"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26</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63319CD"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Sector</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5171BE2A"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Subdivisión de determinados núcleos de población, que por su gran tamaño requieren una diferenciación singular más desagregada.</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1399324B" w14:textId="77777777" w:rsidR="00635559" w:rsidRPr="002B009A" w:rsidRDefault="00635559">
            <w:pPr>
              <w:rPr>
                <w:rFonts w:ascii="Arial" w:hAnsi="Arial" w:cs="Arial"/>
                <w:b/>
                <w:bCs/>
                <w:sz w:val="18"/>
                <w:szCs w:val="18"/>
              </w:rPr>
            </w:pPr>
          </w:p>
        </w:tc>
      </w:tr>
      <w:tr w:rsidR="00113FDC" w:rsidRPr="002B009A" w14:paraId="03DDECB9"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4CF78E02"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27</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0FAEA1"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Supermanzana</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04AB3068"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Área urbana que se relaciona a una comunidad más amplia compuesta de unidades habitacionales y sus equipamientos necesarios, que trata de absorber todos los movimientos familiares de manera centrípeta y de forma peatonal, es decir que integra en un área libre de circulación vehicular las actividades escolares (tanto preescolares como básicas), comercio de vecindario y de uso diario, deporte y recreación con espacios libres para diferentes edades, y edificios religiosos, dejando de manera externa las actividades de trabajo o de recreación especializada.</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366CB80F" w14:textId="77777777" w:rsidR="00635559" w:rsidRPr="002B009A" w:rsidRDefault="00635559">
            <w:pPr>
              <w:rPr>
                <w:rFonts w:ascii="Arial" w:hAnsi="Arial" w:cs="Arial"/>
                <w:b/>
                <w:bCs/>
                <w:sz w:val="18"/>
                <w:szCs w:val="18"/>
              </w:rPr>
            </w:pPr>
          </w:p>
        </w:tc>
      </w:tr>
      <w:tr w:rsidR="00113FDC" w:rsidRPr="002B009A" w14:paraId="78F79D16" w14:textId="77777777" w:rsidTr="00906A34">
        <w:trPr>
          <w:gridAfter w:val="1"/>
          <w:wAfter w:w="12" w:type="pct"/>
          <w:cantSplit/>
          <w:trHeight w:val="384"/>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73CF1D71"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28</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BA966A5"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Unidad</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5CD3A5AD"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Apartamento en un edificio.</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3E87C0AE" w14:textId="77777777" w:rsidR="00635559" w:rsidRPr="002B009A" w:rsidRDefault="00635559">
            <w:pPr>
              <w:rPr>
                <w:rFonts w:ascii="Arial" w:hAnsi="Arial" w:cs="Arial"/>
                <w:b/>
                <w:bCs/>
                <w:sz w:val="18"/>
                <w:szCs w:val="18"/>
              </w:rPr>
            </w:pPr>
          </w:p>
        </w:tc>
      </w:tr>
      <w:tr w:rsidR="00113FDC" w:rsidRPr="002B009A" w14:paraId="6FC95B2B"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4E5258F1"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29</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2AEA72" w14:textId="37BBFB6D" w:rsidR="00635559" w:rsidRPr="00BD6509" w:rsidRDefault="00635559">
            <w:pPr>
              <w:ind w:left="36"/>
              <w:rPr>
                <w:rFonts w:ascii="Arial" w:hAnsi="Arial" w:cs="Arial"/>
                <w:b/>
                <w:bCs/>
                <w:sz w:val="18"/>
                <w:szCs w:val="18"/>
              </w:rPr>
            </w:pPr>
            <w:r w:rsidRPr="00BD6509">
              <w:rPr>
                <w:rFonts w:ascii="Arial" w:hAnsi="Arial" w:cs="Arial"/>
                <w:b/>
                <w:bCs/>
                <w:sz w:val="18"/>
                <w:szCs w:val="18"/>
              </w:rPr>
              <w:t xml:space="preserve">Unidad </w:t>
            </w:r>
            <w:r w:rsidR="009802C4">
              <w:rPr>
                <w:rFonts w:ascii="Arial" w:hAnsi="Arial" w:cs="Arial"/>
                <w:b/>
                <w:bCs/>
                <w:sz w:val="18"/>
                <w:szCs w:val="18"/>
              </w:rPr>
              <w:t>h</w:t>
            </w:r>
            <w:r w:rsidRPr="00BD6509">
              <w:rPr>
                <w:rFonts w:ascii="Arial" w:hAnsi="Arial" w:cs="Arial"/>
                <w:b/>
                <w:bCs/>
                <w:sz w:val="18"/>
                <w:szCs w:val="18"/>
              </w:rPr>
              <w:t>abitacional</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3170E989"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 xml:space="preserve">Asentamiento humano promovido principalmente por instituciones del Estado o por empresas privadas; se caracterizan por tener una arquitectura y fachada homogéneas y por estar construidas en serie ya sea dúplex, tríplex, múltiplex o unifamiliar. </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3BC099B" w14:textId="77777777" w:rsidR="00635559" w:rsidRPr="002B009A" w:rsidRDefault="00635559">
            <w:pPr>
              <w:rPr>
                <w:rFonts w:ascii="Arial" w:hAnsi="Arial" w:cs="Arial"/>
                <w:b/>
                <w:bCs/>
                <w:sz w:val="18"/>
                <w:szCs w:val="18"/>
              </w:rPr>
            </w:pPr>
          </w:p>
        </w:tc>
      </w:tr>
      <w:tr w:rsidR="00113FDC" w:rsidRPr="002B009A" w14:paraId="1C24C3F0"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1ABB74FD"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30</w:t>
            </w:r>
          </w:p>
        </w:tc>
        <w:tc>
          <w:tcPr>
            <w:tcW w:w="8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2483C4D6" w14:textId="77777777" w:rsidR="00635559" w:rsidRPr="00BD6509" w:rsidRDefault="00635559">
            <w:pPr>
              <w:ind w:left="36"/>
              <w:rPr>
                <w:rFonts w:ascii="Arial" w:hAnsi="Arial" w:cs="Arial"/>
                <w:b/>
                <w:bCs/>
                <w:sz w:val="18"/>
                <w:szCs w:val="18"/>
              </w:rPr>
            </w:pPr>
            <w:r w:rsidRPr="00BD6509">
              <w:rPr>
                <w:rFonts w:ascii="Arial" w:hAnsi="Arial" w:cs="Arial"/>
                <w:b/>
                <w:bCs/>
                <w:sz w:val="18"/>
                <w:szCs w:val="18"/>
              </w:rPr>
              <w:t>Villa</w:t>
            </w:r>
          </w:p>
        </w:tc>
        <w:tc>
          <w:tcPr>
            <w:tcW w:w="293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6E22FEAF"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Asentamiento humano, con actividades económicas del sector primario y secundario; equipamientos y servicios públicos básicos e intermedio.</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tcPr>
          <w:p w14:paraId="4F918193" w14:textId="77777777" w:rsidR="00635559" w:rsidRPr="002B009A" w:rsidRDefault="00635559">
            <w:pPr>
              <w:rPr>
                <w:rFonts w:ascii="Arial" w:hAnsi="Arial" w:cs="Arial"/>
                <w:b/>
                <w:bCs/>
                <w:sz w:val="18"/>
                <w:szCs w:val="18"/>
              </w:rPr>
            </w:pPr>
          </w:p>
        </w:tc>
      </w:tr>
      <w:tr w:rsidR="00113FDC" w:rsidRPr="002B009A" w14:paraId="7195794A" w14:textId="77777777" w:rsidTr="007B0B42">
        <w:trPr>
          <w:gridAfter w:val="1"/>
          <w:wAfter w:w="12" w:type="pct"/>
          <w:cantSplit/>
          <w:trHeight w:val="460"/>
        </w:trPr>
        <w:tc>
          <w:tcPr>
            <w:tcW w:w="253" w:type="pc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497D985E"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31</w:t>
            </w:r>
          </w:p>
        </w:tc>
        <w:tc>
          <w:tcPr>
            <w:tcW w:w="88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24B213E" w14:textId="41A94B1B" w:rsidR="00635559" w:rsidRPr="00BD6509" w:rsidRDefault="00635559">
            <w:pPr>
              <w:ind w:left="36"/>
              <w:rPr>
                <w:rFonts w:ascii="Arial" w:hAnsi="Arial" w:cs="Arial"/>
                <w:b/>
                <w:bCs/>
                <w:sz w:val="18"/>
                <w:szCs w:val="18"/>
              </w:rPr>
            </w:pPr>
            <w:r w:rsidRPr="00BD6509">
              <w:rPr>
                <w:rFonts w:ascii="Arial" w:hAnsi="Arial" w:cs="Arial"/>
                <w:b/>
                <w:bCs/>
                <w:sz w:val="18"/>
                <w:szCs w:val="18"/>
              </w:rPr>
              <w:t xml:space="preserve">Zona </w:t>
            </w:r>
            <w:r w:rsidR="000831F5">
              <w:rPr>
                <w:rFonts w:ascii="Arial" w:hAnsi="Arial" w:cs="Arial"/>
                <w:b/>
                <w:bCs/>
                <w:sz w:val="18"/>
                <w:szCs w:val="18"/>
              </w:rPr>
              <w:t>f</w:t>
            </w:r>
            <w:r w:rsidRPr="00BD6509">
              <w:rPr>
                <w:rFonts w:ascii="Arial" w:hAnsi="Arial" w:cs="Arial"/>
                <w:b/>
                <w:bCs/>
                <w:sz w:val="18"/>
                <w:szCs w:val="18"/>
              </w:rPr>
              <w:t>ederal</w:t>
            </w:r>
          </w:p>
        </w:tc>
        <w:tc>
          <w:tcPr>
            <w:tcW w:w="2935" w:type="pc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47473239"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Territorio sometido por circunstancias especiales a un régimen de vigilancia especial por parte de la Federación.</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15E815D" w14:textId="77777777" w:rsidR="00635559" w:rsidRPr="002B009A" w:rsidRDefault="00635559">
            <w:pPr>
              <w:rPr>
                <w:rFonts w:ascii="Arial" w:hAnsi="Arial" w:cs="Arial"/>
                <w:b/>
                <w:bCs/>
                <w:strike/>
                <w:sz w:val="18"/>
                <w:szCs w:val="18"/>
              </w:rPr>
            </w:pPr>
          </w:p>
        </w:tc>
      </w:tr>
      <w:tr w:rsidR="00113FDC" w:rsidRPr="002B009A" w14:paraId="35A4E8F0" w14:textId="77777777" w:rsidTr="00906A34">
        <w:trPr>
          <w:gridAfter w:val="1"/>
          <w:wAfter w:w="12" w:type="pct"/>
          <w:cantSplit/>
          <w:trHeight w:val="99"/>
        </w:trPr>
        <w:tc>
          <w:tcPr>
            <w:tcW w:w="25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28" w:type="dxa"/>
              <w:left w:w="108" w:type="dxa"/>
              <w:bottom w:w="28" w:type="dxa"/>
              <w:right w:w="108" w:type="dxa"/>
            </w:tcMar>
            <w:vAlign w:val="center"/>
            <w:hideMark/>
          </w:tcPr>
          <w:p w14:paraId="0E5B080B"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32</w:t>
            </w:r>
          </w:p>
        </w:tc>
        <w:tc>
          <w:tcPr>
            <w:tcW w:w="88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555040B9" w14:textId="16B321BA" w:rsidR="00635559" w:rsidRPr="00BD6509" w:rsidRDefault="00635559">
            <w:pPr>
              <w:ind w:left="36"/>
              <w:rPr>
                <w:rFonts w:ascii="Arial" w:hAnsi="Arial" w:cs="Arial"/>
                <w:b/>
                <w:bCs/>
                <w:sz w:val="18"/>
                <w:szCs w:val="18"/>
              </w:rPr>
            </w:pPr>
            <w:r w:rsidRPr="00BD6509">
              <w:rPr>
                <w:rFonts w:ascii="Arial" w:hAnsi="Arial" w:cs="Arial"/>
                <w:b/>
                <w:bCs/>
                <w:sz w:val="18"/>
                <w:szCs w:val="18"/>
              </w:rPr>
              <w:t xml:space="preserve">Zona </w:t>
            </w:r>
            <w:r w:rsidR="000831F5">
              <w:rPr>
                <w:rFonts w:ascii="Arial" w:hAnsi="Arial" w:cs="Arial"/>
                <w:b/>
                <w:bCs/>
                <w:sz w:val="18"/>
                <w:szCs w:val="18"/>
              </w:rPr>
              <w:t>i</w:t>
            </w:r>
            <w:r w:rsidRPr="00BD6509">
              <w:rPr>
                <w:rFonts w:ascii="Arial" w:hAnsi="Arial" w:cs="Arial"/>
                <w:b/>
                <w:bCs/>
                <w:sz w:val="18"/>
                <w:szCs w:val="18"/>
              </w:rPr>
              <w:t>ndustrial</w:t>
            </w:r>
          </w:p>
        </w:tc>
        <w:tc>
          <w:tcPr>
            <w:tcW w:w="293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108" w:type="dxa"/>
              <w:bottom w:w="28" w:type="dxa"/>
              <w:right w:w="108" w:type="dxa"/>
            </w:tcMar>
            <w:vAlign w:val="center"/>
            <w:hideMark/>
          </w:tcPr>
          <w:p w14:paraId="02CFD1ED"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Área que contiene edificaciones e instalaciones destinadas para la actividad industrial, de propósito múltiple. También conocido como Parque Industrial y/o Ciudad Industrial.</w:t>
            </w: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79B526F8" w14:textId="7121AB04" w:rsidR="00635559" w:rsidRPr="002B009A" w:rsidRDefault="00635559">
            <w:pPr>
              <w:rPr>
                <w:rFonts w:ascii="Arial" w:hAnsi="Arial" w:cs="Arial"/>
                <w:b/>
                <w:bCs/>
                <w:sz w:val="18"/>
                <w:szCs w:val="18"/>
              </w:rPr>
            </w:pPr>
            <w:r w:rsidRPr="002B009A">
              <w:rPr>
                <w:rFonts w:ascii="Arial" w:hAnsi="Arial" w:cs="Arial"/>
                <w:b/>
                <w:bCs/>
                <w:sz w:val="18"/>
                <w:szCs w:val="18"/>
              </w:rPr>
              <w:t xml:space="preserve">Ciudad </w:t>
            </w:r>
            <w:r w:rsidR="000831F5">
              <w:rPr>
                <w:rFonts w:ascii="Arial" w:hAnsi="Arial" w:cs="Arial"/>
                <w:b/>
                <w:bCs/>
                <w:sz w:val="18"/>
                <w:szCs w:val="18"/>
              </w:rPr>
              <w:t>i</w:t>
            </w:r>
            <w:r w:rsidRPr="002B009A">
              <w:rPr>
                <w:rFonts w:ascii="Arial" w:hAnsi="Arial" w:cs="Arial"/>
                <w:b/>
                <w:bCs/>
                <w:sz w:val="18"/>
                <w:szCs w:val="18"/>
              </w:rPr>
              <w:t>ndustrial</w:t>
            </w:r>
          </w:p>
        </w:tc>
      </w:tr>
      <w:tr w:rsidR="00113FDC" w:rsidRPr="002B009A" w14:paraId="3CB52D32" w14:textId="77777777" w:rsidTr="00906A34">
        <w:trPr>
          <w:gridAfter w:val="1"/>
          <w:wAfter w:w="12" w:type="pct"/>
          <w:cantSplit/>
          <w:trHeight w:val="244"/>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12891EE0"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31722921"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03A0A1D8" w14:textId="77777777" w:rsidR="00635559" w:rsidRPr="002B009A" w:rsidRDefault="00635559" w:rsidP="008A5F0D">
            <w:pPr>
              <w:ind w:left="-59"/>
              <w:rPr>
                <w:rFonts w:ascii="Arial" w:hAnsi="Arial" w:cs="Arial"/>
                <w:bCs/>
                <w:color w:val="000000"/>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446DA08D" w14:textId="33AABF7A" w:rsidR="00635559" w:rsidRPr="002B009A" w:rsidRDefault="00635559">
            <w:pPr>
              <w:rPr>
                <w:rFonts w:ascii="Arial" w:hAnsi="Arial" w:cs="Arial"/>
                <w:b/>
                <w:bCs/>
                <w:sz w:val="18"/>
                <w:szCs w:val="18"/>
              </w:rPr>
            </w:pPr>
            <w:r w:rsidRPr="002B009A">
              <w:rPr>
                <w:rFonts w:ascii="Arial" w:hAnsi="Arial" w:cs="Arial"/>
                <w:b/>
                <w:bCs/>
                <w:sz w:val="18"/>
                <w:szCs w:val="18"/>
              </w:rPr>
              <w:t xml:space="preserve">Corredor </w:t>
            </w:r>
            <w:r w:rsidR="000831F5">
              <w:rPr>
                <w:rFonts w:ascii="Arial" w:hAnsi="Arial" w:cs="Arial"/>
                <w:b/>
                <w:bCs/>
                <w:sz w:val="18"/>
                <w:szCs w:val="18"/>
              </w:rPr>
              <w:t>i</w:t>
            </w:r>
            <w:r w:rsidRPr="002B009A">
              <w:rPr>
                <w:rFonts w:ascii="Arial" w:hAnsi="Arial" w:cs="Arial"/>
                <w:b/>
                <w:bCs/>
                <w:sz w:val="18"/>
                <w:szCs w:val="18"/>
              </w:rPr>
              <w:t>ndustrial</w:t>
            </w:r>
          </w:p>
        </w:tc>
      </w:tr>
      <w:tr w:rsidR="00113FDC" w:rsidRPr="002B009A" w14:paraId="7676C1EA" w14:textId="77777777" w:rsidTr="007B0B42">
        <w:trPr>
          <w:gridAfter w:val="1"/>
          <w:wAfter w:w="12" w:type="pct"/>
          <w:cantSplit/>
          <w:trHeight w:val="219"/>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0D93A731"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7481B5F9" w14:textId="77777777" w:rsidR="00635559" w:rsidRPr="00BD6509"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2F2F13FC" w14:textId="77777777" w:rsidR="00635559" w:rsidRPr="002B009A" w:rsidRDefault="00635559" w:rsidP="008A5F0D">
            <w:pPr>
              <w:ind w:left="-59"/>
              <w:rPr>
                <w:rFonts w:ascii="Arial" w:hAnsi="Arial" w:cs="Arial"/>
                <w:bCs/>
                <w:color w:val="000000"/>
                <w:sz w:val="18"/>
                <w:szCs w:val="18"/>
              </w:rPr>
            </w:pPr>
          </w:p>
        </w:tc>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3C1E6E35" w14:textId="38806B16" w:rsidR="00635559" w:rsidRPr="002B009A" w:rsidRDefault="00635559">
            <w:pPr>
              <w:rPr>
                <w:rFonts w:ascii="Arial" w:hAnsi="Arial" w:cs="Arial"/>
                <w:b/>
                <w:bCs/>
                <w:sz w:val="18"/>
                <w:szCs w:val="18"/>
              </w:rPr>
            </w:pPr>
            <w:r w:rsidRPr="002B009A">
              <w:rPr>
                <w:rFonts w:ascii="Arial" w:hAnsi="Arial" w:cs="Arial"/>
                <w:b/>
                <w:bCs/>
                <w:sz w:val="18"/>
                <w:szCs w:val="18"/>
              </w:rPr>
              <w:t xml:space="preserve">Parque </w:t>
            </w:r>
            <w:r w:rsidR="000831F5">
              <w:rPr>
                <w:rFonts w:ascii="Arial" w:hAnsi="Arial" w:cs="Arial"/>
                <w:b/>
                <w:bCs/>
                <w:sz w:val="18"/>
                <w:szCs w:val="18"/>
              </w:rPr>
              <w:t>i</w:t>
            </w:r>
            <w:r w:rsidRPr="002B009A">
              <w:rPr>
                <w:rFonts w:ascii="Arial" w:hAnsi="Arial" w:cs="Arial"/>
                <w:b/>
                <w:bCs/>
                <w:sz w:val="18"/>
                <w:szCs w:val="18"/>
              </w:rPr>
              <w:t>ndustrial</w:t>
            </w:r>
          </w:p>
        </w:tc>
      </w:tr>
      <w:tr w:rsidR="00113FDC" w:rsidRPr="002B009A" w14:paraId="351B8866" w14:textId="77777777" w:rsidTr="00906A34">
        <w:trPr>
          <w:gridAfter w:val="1"/>
          <w:wAfter w:w="12" w:type="pct"/>
          <w:trHeight w:val="185"/>
        </w:trPr>
        <w:tc>
          <w:tcPr>
            <w:tcW w:w="253" w:type="pct"/>
            <w:vMerge w:val="restart"/>
            <w:tcBorders>
              <w:top w:val="single" w:sz="4" w:space="0" w:color="auto"/>
              <w:left w:val="single" w:sz="4" w:space="0" w:color="auto"/>
              <w:bottom w:val="single" w:sz="4" w:space="0" w:color="auto"/>
              <w:right w:val="single" w:sz="4" w:space="0" w:color="auto"/>
            </w:tcBorders>
            <w:noWrap/>
            <w:tcMar>
              <w:top w:w="28" w:type="dxa"/>
              <w:left w:w="108" w:type="dxa"/>
              <w:bottom w:w="28" w:type="dxa"/>
              <w:right w:w="108" w:type="dxa"/>
            </w:tcMar>
            <w:vAlign w:val="center"/>
            <w:hideMark/>
          </w:tcPr>
          <w:p w14:paraId="44FA25F8" w14:textId="77777777" w:rsidR="00635559" w:rsidRPr="002B009A" w:rsidRDefault="00635559">
            <w:pPr>
              <w:jc w:val="center"/>
              <w:rPr>
                <w:rFonts w:ascii="Arial" w:hAnsi="Arial" w:cs="Arial"/>
                <w:b/>
                <w:bCs/>
                <w:sz w:val="18"/>
                <w:szCs w:val="18"/>
              </w:rPr>
            </w:pPr>
            <w:r w:rsidRPr="002B009A">
              <w:rPr>
                <w:rFonts w:ascii="Arial" w:hAnsi="Arial" w:cs="Arial"/>
                <w:b/>
                <w:bCs/>
                <w:sz w:val="18"/>
                <w:szCs w:val="18"/>
              </w:rPr>
              <w:t>33</w:t>
            </w:r>
          </w:p>
        </w:tc>
        <w:tc>
          <w:tcPr>
            <w:tcW w:w="887"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8F6D97" w14:textId="3198F493" w:rsidR="00635559" w:rsidRPr="00BD6509" w:rsidRDefault="00635559">
            <w:pPr>
              <w:ind w:left="36"/>
              <w:rPr>
                <w:rFonts w:ascii="Arial" w:hAnsi="Arial" w:cs="Arial"/>
                <w:b/>
                <w:bCs/>
                <w:sz w:val="18"/>
                <w:szCs w:val="18"/>
              </w:rPr>
            </w:pPr>
            <w:r w:rsidRPr="00BD6509">
              <w:rPr>
                <w:rFonts w:ascii="Arial" w:hAnsi="Arial" w:cs="Arial"/>
                <w:b/>
                <w:bCs/>
                <w:sz w:val="18"/>
                <w:szCs w:val="18"/>
              </w:rPr>
              <w:t xml:space="preserve">Zona </w:t>
            </w:r>
            <w:r w:rsidR="000831F5">
              <w:rPr>
                <w:rFonts w:ascii="Arial" w:hAnsi="Arial" w:cs="Arial"/>
                <w:b/>
                <w:bCs/>
                <w:sz w:val="18"/>
                <w:szCs w:val="18"/>
              </w:rPr>
              <w:t>m</w:t>
            </w:r>
            <w:r w:rsidRPr="00BD6509">
              <w:rPr>
                <w:rFonts w:ascii="Arial" w:hAnsi="Arial" w:cs="Arial"/>
                <w:b/>
                <w:bCs/>
                <w:sz w:val="18"/>
                <w:szCs w:val="18"/>
              </w:rPr>
              <w:t>ilitar</w:t>
            </w:r>
          </w:p>
        </w:tc>
        <w:tc>
          <w:tcPr>
            <w:tcW w:w="2935" w:type="pct"/>
            <w:vMerge w:val="restart"/>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586C132B" w14:textId="77777777" w:rsidR="00635559" w:rsidRPr="002B009A" w:rsidRDefault="00635559" w:rsidP="008A5F0D">
            <w:pPr>
              <w:pStyle w:val="Default"/>
              <w:ind w:left="-59" w:right="-54"/>
              <w:jc w:val="both"/>
              <w:rPr>
                <w:bCs/>
                <w:sz w:val="18"/>
                <w:szCs w:val="18"/>
                <w:lang w:val="es-ES" w:eastAsia="es-ES"/>
              </w:rPr>
            </w:pPr>
            <w:r w:rsidRPr="002B009A">
              <w:rPr>
                <w:bCs/>
                <w:sz w:val="18"/>
                <w:szCs w:val="18"/>
                <w:lang w:val="es-ES" w:eastAsia="es-ES"/>
              </w:rPr>
              <w:t>Área con instalaciones diversas para el resguardo, adiestramiento o residencia de personal, así como para el almacenamiento y mantenimiento de equipo y medios de transporte del ejército y fuerza aérea mexicanos.</w:t>
            </w: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28463E" w14:textId="77777777" w:rsidR="00635559" w:rsidRPr="002B009A" w:rsidRDefault="00635559">
            <w:pPr>
              <w:rPr>
                <w:rFonts w:ascii="Arial" w:hAnsi="Arial" w:cs="Arial"/>
                <w:b/>
                <w:bCs/>
                <w:sz w:val="18"/>
                <w:szCs w:val="18"/>
              </w:rPr>
            </w:pPr>
            <w:r w:rsidRPr="002B009A">
              <w:rPr>
                <w:rFonts w:ascii="Arial" w:hAnsi="Arial" w:cs="Arial"/>
                <w:b/>
                <w:bCs/>
                <w:sz w:val="18"/>
                <w:szCs w:val="18"/>
              </w:rPr>
              <w:t xml:space="preserve">Cuartel </w:t>
            </w:r>
          </w:p>
        </w:tc>
      </w:tr>
      <w:tr w:rsidR="00113FDC" w:rsidRPr="002B009A" w14:paraId="4273FE8C" w14:textId="77777777" w:rsidTr="007B0B42">
        <w:trPr>
          <w:gridAfter w:val="1"/>
          <w:wAfter w:w="12" w:type="pct"/>
          <w:trHeight w:val="460"/>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7C4C7CA7"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1D571D70" w14:textId="77777777" w:rsidR="00635559" w:rsidRPr="002B009A"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32111473" w14:textId="77777777" w:rsidR="00635559" w:rsidRPr="002B009A" w:rsidRDefault="00635559">
            <w:pPr>
              <w:rPr>
                <w:rFonts w:ascii="Arial" w:hAnsi="Arial" w:cs="Arial"/>
                <w:bCs/>
                <w:color w:val="000000"/>
                <w:sz w:val="18"/>
                <w:szCs w:val="18"/>
              </w:rPr>
            </w:pP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4A538C" w14:textId="53EB6D1D" w:rsidR="00635559" w:rsidRPr="002B009A" w:rsidRDefault="00635559">
            <w:pPr>
              <w:rPr>
                <w:rFonts w:ascii="Arial" w:hAnsi="Arial" w:cs="Arial"/>
                <w:b/>
                <w:bCs/>
                <w:sz w:val="18"/>
                <w:szCs w:val="18"/>
              </w:rPr>
            </w:pPr>
            <w:r w:rsidRPr="002B009A">
              <w:rPr>
                <w:rFonts w:ascii="Arial" w:hAnsi="Arial" w:cs="Arial"/>
                <w:b/>
                <w:bCs/>
                <w:sz w:val="18"/>
                <w:szCs w:val="18"/>
              </w:rPr>
              <w:t xml:space="preserve">Fraccionamiento </w:t>
            </w:r>
            <w:r w:rsidR="000831F5">
              <w:rPr>
                <w:rFonts w:ascii="Arial" w:hAnsi="Arial" w:cs="Arial"/>
                <w:b/>
                <w:bCs/>
                <w:sz w:val="18"/>
                <w:szCs w:val="18"/>
              </w:rPr>
              <w:t>m</w:t>
            </w:r>
            <w:r w:rsidRPr="002B009A">
              <w:rPr>
                <w:rFonts w:ascii="Arial" w:hAnsi="Arial" w:cs="Arial"/>
                <w:b/>
                <w:bCs/>
                <w:sz w:val="18"/>
                <w:szCs w:val="18"/>
              </w:rPr>
              <w:t xml:space="preserve">ilitar </w:t>
            </w:r>
          </w:p>
        </w:tc>
      </w:tr>
      <w:tr w:rsidR="00113FDC" w:rsidRPr="002B009A" w14:paraId="43B1C60E" w14:textId="77777777" w:rsidTr="007B0B42">
        <w:trPr>
          <w:gridAfter w:val="1"/>
          <w:wAfter w:w="12" w:type="pct"/>
          <w:trHeight w:val="460"/>
        </w:trPr>
        <w:tc>
          <w:tcPr>
            <w:tcW w:w="253" w:type="pct"/>
            <w:vMerge/>
            <w:tcBorders>
              <w:top w:val="single" w:sz="4" w:space="0" w:color="auto"/>
              <w:left w:val="single" w:sz="4" w:space="0" w:color="auto"/>
              <w:bottom w:val="single" w:sz="4" w:space="0" w:color="auto"/>
              <w:right w:val="single" w:sz="4" w:space="0" w:color="auto"/>
            </w:tcBorders>
            <w:vAlign w:val="center"/>
            <w:hideMark/>
          </w:tcPr>
          <w:p w14:paraId="76F90EC8" w14:textId="77777777" w:rsidR="00635559" w:rsidRPr="002B009A" w:rsidRDefault="00635559">
            <w:pPr>
              <w:rPr>
                <w:rFonts w:ascii="Arial" w:hAnsi="Arial" w:cs="Arial"/>
                <w:b/>
                <w:bCs/>
                <w:sz w:val="18"/>
                <w:szCs w:val="18"/>
              </w:rPr>
            </w:pPr>
          </w:p>
        </w:tc>
        <w:tc>
          <w:tcPr>
            <w:tcW w:w="887" w:type="pct"/>
            <w:vMerge/>
            <w:tcBorders>
              <w:top w:val="single" w:sz="4" w:space="0" w:color="auto"/>
              <w:left w:val="single" w:sz="4" w:space="0" w:color="auto"/>
              <w:bottom w:val="single" w:sz="4" w:space="0" w:color="auto"/>
              <w:right w:val="single" w:sz="4" w:space="0" w:color="auto"/>
            </w:tcBorders>
            <w:vAlign w:val="center"/>
            <w:hideMark/>
          </w:tcPr>
          <w:p w14:paraId="4BB90B43" w14:textId="77777777" w:rsidR="00635559" w:rsidRPr="002B009A" w:rsidRDefault="00635559">
            <w:pPr>
              <w:rPr>
                <w:rFonts w:ascii="Arial" w:hAnsi="Arial" w:cs="Arial"/>
                <w:b/>
                <w:bCs/>
                <w:sz w:val="18"/>
                <w:szCs w:val="18"/>
              </w:rPr>
            </w:pPr>
          </w:p>
        </w:tc>
        <w:tc>
          <w:tcPr>
            <w:tcW w:w="2935" w:type="pct"/>
            <w:vMerge/>
            <w:tcBorders>
              <w:top w:val="single" w:sz="4" w:space="0" w:color="auto"/>
              <w:left w:val="single" w:sz="4" w:space="0" w:color="auto"/>
              <w:bottom w:val="single" w:sz="4" w:space="0" w:color="auto"/>
              <w:right w:val="single" w:sz="4" w:space="0" w:color="auto"/>
            </w:tcBorders>
            <w:vAlign w:val="center"/>
            <w:hideMark/>
          </w:tcPr>
          <w:p w14:paraId="14F1E5E1" w14:textId="77777777" w:rsidR="00635559" w:rsidRPr="002B009A" w:rsidRDefault="00635559">
            <w:pPr>
              <w:rPr>
                <w:rFonts w:ascii="Arial" w:hAnsi="Arial" w:cs="Arial"/>
                <w:bCs/>
                <w:color w:val="000000"/>
                <w:sz w:val="18"/>
                <w:szCs w:val="18"/>
              </w:rPr>
            </w:pPr>
          </w:p>
        </w:tc>
        <w:tc>
          <w:tcPr>
            <w:tcW w:w="913"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0CA8BB" w14:textId="09C5D6D8" w:rsidR="00635559" w:rsidRPr="002B009A" w:rsidRDefault="00635559">
            <w:pPr>
              <w:rPr>
                <w:rFonts w:ascii="Arial" w:hAnsi="Arial" w:cs="Arial"/>
                <w:b/>
                <w:bCs/>
                <w:sz w:val="18"/>
                <w:szCs w:val="18"/>
              </w:rPr>
            </w:pPr>
            <w:r w:rsidRPr="002B009A">
              <w:rPr>
                <w:rFonts w:ascii="Arial" w:hAnsi="Arial" w:cs="Arial"/>
                <w:b/>
                <w:bCs/>
                <w:sz w:val="18"/>
                <w:szCs w:val="18"/>
              </w:rPr>
              <w:t xml:space="preserve">Instalación </w:t>
            </w:r>
            <w:r w:rsidR="000831F5">
              <w:rPr>
                <w:rFonts w:ascii="Arial" w:hAnsi="Arial" w:cs="Arial"/>
                <w:b/>
                <w:bCs/>
                <w:sz w:val="18"/>
                <w:szCs w:val="18"/>
              </w:rPr>
              <w:t>m</w:t>
            </w:r>
            <w:r w:rsidRPr="002B009A">
              <w:rPr>
                <w:rFonts w:ascii="Arial" w:hAnsi="Arial" w:cs="Arial"/>
                <w:b/>
                <w:bCs/>
                <w:sz w:val="18"/>
                <w:szCs w:val="18"/>
              </w:rPr>
              <w:t>ilitar</w:t>
            </w:r>
          </w:p>
        </w:tc>
      </w:tr>
    </w:tbl>
    <w:p w14:paraId="10991076" w14:textId="77777777" w:rsidR="00992C40" w:rsidRPr="00A7079E" w:rsidRDefault="00992C40" w:rsidP="00992C40">
      <w:pPr>
        <w:widowControl w:val="0"/>
        <w:ind w:left="142" w:right="85"/>
        <w:jc w:val="center"/>
        <w:outlineLvl w:val="2"/>
        <w:rPr>
          <w:b/>
          <w:bCs/>
          <w:sz w:val="22"/>
          <w:szCs w:val="22"/>
          <w:lang w:val="es-MX" w:eastAsia="es-MX"/>
        </w:rPr>
      </w:pPr>
      <w:r w:rsidRPr="00FF59A8">
        <w:rPr>
          <w:b/>
          <w:bCs/>
          <w:sz w:val="18"/>
          <w:szCs w:val="18"/>
          <w:lang w:val="es-MX" w:eastAsia="es-MX"/>
        </w:rPr>
        <w:lastRenderedPageBreak/>
        <w:t>ANEXO II</w:t>
      </w:r>
    </w:p>
    <w:p w14:paraId="5B194C0B" w14:textId="77777777" w:rsidR="00992C40" w:rsidRPr="00A7079E" w:rsidRDefault="00992C40" w:rsidP="00992C40">
      <w:pPr>
        <w:widowControl w:val="0"/>
        <w:ind w:left="142" w:right="85"/>
        <w:jc w:val="center"/>
        <w:outlineLvl w:val="2"/>
        <w:rPr>
          <w:b/>
          <w:bCs/>
          <w:sz w:val="22"/>
          <w:szCs w:val="22"/>
          <w:lang w:val="es-MX" w:eastAsia="es-MX"/>
        </w:rPr>
      </w:pPr>
      <w:r w:rsidRPr="00A7079E">
        <w:rPr>
          <w:b/>
          <w:bCs/>
          <w:sz w:val="22"/>
          <w:szCs w:val="22"/>
          <w:lang w:val="es-MX" w:eastAsia="es-MX"/>
        </w:rPr>
        <w:t>Ficha de los componentes del Domicilio Geográfico.</w:t>
      </w:r>
    </w:p>
    <w:tbl>
      <w:tblPr>
        <w:tblStyle w:val="Tablaconcuadrcula11"/>
        <w:tblpPr w:leftFromText="141" w:rightFromText="141" w:vertAnchor="text" w:horzAnchor="margin" w:tblpXSpec="center" w:tblpY="4157"/>
        <w:tblW w:w="0" w:type="auto"/>
        <w:tblLook w:val="04A0" w:firstRow="1" w:lastRow="0" w:firstColumn="1" w:lastColumn="0" w:noHBand="0" w:noVBand="1"/>
      </w:tblPr>
      <w:tblGrid>
        <w:gridCol w:w="2194"/>
        <w:gridCol w:w="2479"/>
        <w:gridCol w:w="1985"/>
        <w:gridCol w:w="1842"/>
      </w:tblGrid>
      <w:tr w:rsidR="00992C40" w:rsidRPr="00660E05" w14:paraId="56C76CDE" w14:textId="77777777" w:rsidTr="008903BA">
        <w:trPr>
          <w:trHeight w:val="182"/>
        </w:trPr>
        <w:tc>
          <w:tcPr>
            <w:tcW w:w="2194" w:type="dxa"/>
            <w:shd w:val="clear" w:color="auto" w:fill="A6A6A6"/>
          </w:tcPr>
          <w:p w14:paraId="74871F47" w14:textId="77777777" w:rsidR="00992C40" w:rsidRPr="00660E05" w:rsidRDefault="00992C40" w:rsidP="008903BA">
            <w:pPr>
              <w:tabs>
                <w:tab w:val="left" w:pos="3422"/>
              </w:tabs>
              <w:jc w:val="center"/>
              <w:rPr>
                <w:rFonts w:ascii="Arial" w:hAnsi="Arial" w:cs="Arial"/>
                <w:b/>
                <w:bCs/>
                <w:sz w:val="18"/>
                <w:szCs w:val="18"/>
                <w:lang w:val="es-MX" w:eastAsia="en-US"/>
              </w:rPr>
            </w:pPr>
            <w:r w:rsidRPr="00660E05">
              <w:rPr>
                <w:rFonts w:ascii="Arial" w:hAnsi="Arial" w:cs="Arial"/>
                <w:b/>
                <w:bCs/>
                <w:sz w:val="18"/>
                <w:szCs w:val="18"/>
                <w:lang w:val="es-MX" w:eastAsia="en-US"/>
              </w:rPr>
              <w:t>ELEMENTO</w:t>
            </w:r>
          </w:p>
        </w:tc>
        <w:tc>
          <w:tcPr>
            <w:tcW w:w="6306" w:type="dxa"/>
            <w:gridSpan w:val="3"/>
            <w:shd w:val="clear" w:color="auto" w:fill="A6A6A6"/>
          </w:tcPr>
          <w:p w14:paraId="7EC7EC76" w14:textId="77777777" w:rsidR="00992C40" w:rsidRPr="00660E05" w:rsidRDefault="00992C40" w:rsidP="008903BA">
            <w:pPr>
              <w:tabs>
                <w:tab w:val="left" w:pos="3422"/>
              </w:tabs>
              <w:jc w:val="center"/>
              <w:rPr>
                <w:rFonts w:ascii="Arial" w:hAnsi="Arial" w:cs="Arial"/>
                <w:b/>
                <w:bCs/>
                <w:sz w:val="18"/>
                <w:szCs w:val="18"/>
                <w:lang w:val="es-MX" w:eastAsia="en-US"/>
              </w:rPr>
            </w:pPr>
            <w:r w:rsidRPr="00660E05">
              <w:rPr>
                <w:rFonts w:ascii="Arial" w:hAnsi="Arial" w:cs="Arial"/>
                <w:b/>
                <w:bCs/>
                <w:sz w:val="18"/>
                <w:szCs w:val="18"/>
                <w:lang w:val="es-MX" w:eastAsia="en-US"/>
              </w:rPr>
              <w:t>TIPO</w:t>
            </w:r>
          </w:p>
        </w:tc>
      </w:tr>
      <w:tr w:rsidR="00992C40" w:rsidRPr="00660E05" w14:paraId="0060903D" w14:textId="77777777" w:rsidTr="008903BA">
        <w:trPr>
          <w:trHeight w:val="1441"/>
        </w:trPr>
        <w:tc>
          <w:tcPr>
            <w:tcW w:w="2194" w:type="dxa"/>
          </w:tcPr>
          <w:p w14:paraId="3BA8602F" w14:textId="77777777" w:rsidR="00992C40" w:rsidRPr="00660E05" w:rsidRDefault="00992C40" w:rsidP="008903BA">
            <w:pPr>
              <w:tabs>
                <w:tab w:val="left" w:pos="3422"/>
              </w:tabs>
              <w:spacing w:line="840" w:lineRule="auto"/>
              <w:jc w:val="center"/>
              <w:rPr>
                <w:rFonts w:ascii="Arial" w:hAnsi="Arial" w:cs="Arial"/>
                <w:sz w:val="18"/>
                <w:szCs w:val="18"/>
                <w:lang w:val="es-MX" w:eastAsia="en-US"/>
              </w:rPr>
            </w:pPr>
          </w:p>
          <w:p w14:paraId="457EB541" w14:textId="77777777" w:rsidR="00992C40" w:rsidRPr="00660E05" w:rsidRDefault="00992C40" w:rsidP="008903BA">
            <w:pPr>
              <w:tabs>
                <w:tab w:val="left" w:pos="3422"/>
              </w:tabs>
              <w:spacing w:line="840" w:lineRule="auto"/>
              <w:jc w:val="center"/>
              <w:rPr>
                <w:rFonts w:ascii="Arial" w:hAnsi="Arial" w:cs="Arial"/>
                <w:sz w:val="18"/>
                <w:szCs w:val="18"/>
                <w:lang w:val="es-MX" w:eastAsia="en-US"/>
              </w:rPr>
            </w:pPr>
            <w:r w:rsidRPr="00660E05">
              <w:rPr>
                <w:rFonts w:ascii="Arial" w:hAnsi="Arial" w:cs="Arial"/>
                <w:sz w:val="18"/>
                <w:szCs w:val="18"/>
                <w:lang w:val="es-MX" w:eastAsia="en-US"/>
              </w:rPr>
              <w:t>VIALIDAD</w:t>
            </w:r>
          </w:p>
        </w:tc>
        <w:tc>
          <w:tcPr>
            <w:tcW w:w="2479" w:type="dxa"/>
          </w:tcPr>
          <w:p w14:paraId="28FC51B6"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Andador</w:t>
            </w:r>
          </w:p>
          <w:p w14:paraId="72D77773"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Avenida</w:t>
            </w:r>
          </w:p>
          <w:p w14:paraId="4F0E69CB"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Boulevard</w:t>
            </w:r>
          </w:p>
          <w:p w14:paraId="76FD63B0"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Calle</w:t>
            </w:r>
          </w:p>
          <w:p w14:paraId="71E65A0F"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Callejón</w:t>
            </w:r>
          </w:p>
          <w:p w14:paraId="2D19ECDC"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Calzada</w:t>
            </w:r>
          </w:p>
          <w:p w14:paraId="56A06DB1"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Cerrada</w:t>
            </w:r>
          </w:p>
          <w:p w14:paraId="639CFADC"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Ciclovía</w:t>
            </w:r>
          </w:p>
        </w:tc>
        <w:tc>
          <w:tcPr>
            <w:tcW w:w="1985" w:type="dxa"/>
          </w:tcPr>
          <w:p w14:paraId="1850C8C7" w14:textId="77777777" w:rsidR="00992C40" w:rsidRDefault="00992C40" w:rsidP="008903BA">
            <w:pPr>
              <w:tabs>
                <w:tab w:val="left" w:pos="3422"/>
              </w:tabs>
              <w:rPr>
                <w:rFonts w:ascii="Arial" w:hAnsi="Arial" w:cs="Arial"/>
                <w:sz w:val="18"/>
                <w:szCs w:val="18"/>
                <w:lang w:val="es-MX" w:eastAsia="en-US"/>
              </w:rPr>
            </w:pPr>
            <w:r w:rsidRPr="005E412B">
              <w:rPr>
                <w:rFonts w:ascii="Arial" w:hAnsi="Arial" w:cs="Arial"/>
                <w:sz w:val="18"/>
                <w:szCs w:val="18"/>
                <w:lang w:val="es-MX" w:eastAsia="en-US"/>
              </w:rPr>
              <w:t>Circuito</w:t>
            </w:r>
          </w:p>
          <w:p w14:paraId="6E33419F" w14:textId="77777777" w:rsidR="00992C40" w:rsidRDefault="00992C40" w:rsidP="008903BA">
            <w:pPr>
              <w:tabs>
                <w:tab w:val="left" w:pos="3422"/>
              </w:tabs>
              <w:rPr>
                <w:rFonts w:ascii="Arial" w:hAnsi="Arial" w:cs="Arial"/>
                <w:sz w:val="18"/>
                <w:szCs w:val="18"/>
                <w:lang w:val="es-MX" w:eastAsia="en-US"/>
              </w:rPr>
            </w:pPr>
            <w:r w:rsidRPr="005E412B">
              <w:rPr>
                <w:rFonts w:ascii="Arial" w:hAnsi="Arial" w:cs="Arial"/>
                <w:sz w:val="18"/>
                <w:szCs w:val="18"/>
                <w:lang w:val="es-MX" w:eastAsia="en-US"/>
              </w:rPr>
              <w:t>Circunvalación</w:t>
            </w:r>
          </w:p>
          <w:p w14:paraId="3F696DF8"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Corredor</w:t>
            </w:r>
          </w:p>
          <w:p w14:paraId="4AAC8AA6"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Diagonal</w:t>
            </w:r>
          </w:p>
          <w:p w14:paraId="584FEE0D"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 xml:space="preserve">Eje </w:t>
            </w:r>
            <w:r>
              <w:rPr>
                <w:rFonts w:ascii="Arial" w:hAnsi="Arial" w:cs="Arial"/>
                <w:sz w:val="18"/>
                <w:szCs w:val="18"/>
                <w:lang w:val="es-MX" w:eastAsia="en-US"/>
              </w:rPr>
              <w:t>v</w:t>
            </w:r>
            <w:r w:rsidRPr="00660E05">
              <w:rPr>
                <w:rFonts w:ascii="Arial" w:hAnsi="Arial" w:cs="Arial"/>
                <w:sz w:val="18"/>
                <w:szCs w:val="18"/>
                <w:lang w:val="es-MX" w:eastAsia="en-US"/>
              </w:rPr>
              <w:t>ial</w:t>
            </w:r>
          </w:p>
          <w:p w14:paraId="0D6C4A35"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Pasaje</w:t>
            </w:r>
          </w:p>
          <w:p w14:paraId="0E6792CC"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Peatonal</w:t>
            </w:r>
          </w:p>
          <w:p w14:paraId="367750C9"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Periférico</w:t>
            </w:r>
          </w:p>
        </w:tc>
        <w:tc>
          <w:tcPr>
            <w:tcW w:w="1842" w:type="dxa"/>
          </w:tcPr>
          <w:p w14:paraId="1A62FD19" w14:textId="77777777" w:rsidR="00992C40" w:rsidRDefault="00992C40" w:rsidP="008903BA">
            <w:pPr>
              <w:tabs>
                <w:tab w:val="left" w:pos="3422"/>
              </w:tabs>
              <w:rPr>
                <w:rFonts w:ascii="Arial" w:hAnsi="Arial" w:cs="Arial"/>
                <w:sz w:val="18"/>
                <w:szCs w:val="18"/>
                <w:lang w:val="es-MX" w:eastAsia="en-US"/>
              </w:rPr>
            </w:pPr>
            <w:r w:rsidRPr="005E412B">
              <w:rPr>
                <w:rFonts w:ascii="Arial" w:hAnsi="Arial" w:cs="Arial"/>
                <w:sz w:val="18"/>
                <w:szCs w:val="18"/>
                <w:lang w:val="es-MX" w:eastAsia="en-US"/>
              </w:rPr>
              <w:t>Privada</w:t>
            </w:r>
          </w:p>
          <w:p w14:paraId="629465E5"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Prolongación</w:t>
            </w:r>
          </w:p>
          <w:p w14:paraId="7215FCC5"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Retorno</w:t>
            </w:r>
          </w:p>
          <w:p w14:paraId="508F1810" w14:textId="77777777" w:rsidR="00992C40"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Viaducto</w:t>
            </w:r>
          </w:p>
          <w:p w14:paraId="1C9AF974" w14:textId="77777777" w:rsidR="00992C40" w:rsidRPr="00660E05" w:rsidRDefault="00992C40" w:rsidP="008903BA">
            <w:pPr>
              <w:tabs>
                <w:tab w:val="left" w:pos="3422"/>
              </w:tabs>
              <w:rPr>
                <w:rFonts w:ascii="Arial" w:hAnsi="Arial" w:cs="Arial"/>
                <w:sz w:val="18"/>
                <w:szCs w:val="18"/>
                <w:lang w:val="es-MX" w:eastAsia="en-US"/>
              </w:rPr>
            </w:pPr>
            <w:r>
              <w:rPr>
                <w:rFonts w:ascii="Arial" w:hAnsi="Arial" w:cs="Arial"/>
                <w:sz w:val="18"/>
                <w:szCs w:val="18"/>
                <w:lang w:val="es-MX" w:eastAsia="en-US"/>
              </w:rPr>
              <w:t>Ninguno</w:t>
            </w:r>
          </w:p>
        </w:tc>
      </w:tr>
      <w:tr w:rsidR="00992C40" w:rsidRPr="00660E05" w14:paraId="2CF15396" w14:textId="77777777" w:rsidTr="008903BA">
        <w:trPr>
          <w:trHeight w:val="366"/>
        </w:trPr>
        <w:tc>
          <w:tcPr>
            <w:tcW w:w="2194" w:type="dxa"/>
            <w:shd w:val="clear" w:color="auto" w:fill="D0CECE"/>
          </w:tcPr>
          <w:p w14:paraId="138A3760" w14:textId="77777777" w:rsidR="00992C40" w:rsidRPr="00660E05" w:rsidRDefault="00992C40" w:rsidP="008903BA">
            <w:pPr>
              <w:tabs>
                <w:tab w:val="left" w:pos="3422"/>
              </w:tabs>
              <w:jc w:val="center"/>
              <w:rPr>
                <w:rFonts w:ascii="Arial" w:hAnsi="Arial" w:cs="Arial"/>
                <w:sz w:val="18"/>
                <w:szCs w:val="18"/>
                <w:lang w:val="es-MX" w:eastAsia="en-US"/>
              </w:rPr>
            </w:pPr>
            <w:r w:rsidRPr="00660E05">
              <w:rPr>
                <w:rFonts w:ascii="Arial" w:hAnsi="Arial" w:cs="Arial"/>
                <w:sz w:val="18"/>
                <w:szCs w:val="18"/>
                <w:lang w:val="es-MX" w:eastAsia="en-US"/>
              </w:rPr>
              <w:t>CARRETERA</w:t>
            </w:r>
          </w:p>
        </w:tc>
        <w:tc>
          <w:tcPr>
            <w:tcW w:w="6306" w:type="dxa"/>
            <w:gridSpan w:val="3"/>
            <w:shd w:val="clear" w:color="auto" w:fill="D0CECE"/>
          </w:tcPr>
          <w:p w14:paraId="387B0EBB"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Autopista</w:t>
            </w:r>
          </w:p>
          <w:p w14:paraId="63F0EE42"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Carretera</w:t>
            </w:r>
          </w:p>
        </w:tc>
      </w:tr>
      <w:tr w:rsidR="00992C40" w:rsidRPr="00660E05" w14:paraId="5B6E2925" w14:textId="77777777" w:rsidTr="008903BA">
        <w:trPr>
          <w:trHeight w:val="719"/>
        </w:trPr>
        <w:tc>
          <w:tcPr>
            <w:tcW w:w="2194" w:type="dxa"/>
          </w:tcPr>
          <w:p w14:paraId="412073C4" w14:textId="77777777" w:rsidR="00992C40" w:rsidRPr="00660E05" w:rsidRDefault="00992C40" w:rsidP="008903BA">
            <w:pPr>
              <w:tabs>
                <w:tab w:val="left" w:pos="3422"/>
              </w:tabs>
              <w:jc w:val="center"/>
              <w:rPr>
                <w:rFonts w:ascii="Arial" w:hAnsi="Arial" w:cs="Arial"/>
                <w:sz w:val="18"/>
                <w:szCs w:val="18"/>
                <w:lang w:val="es-MX" w:eastAsia="en-US"/>
              </w:rPr>
            </w:pPr>
            <w:r w:rsidRPr="00660E05">
              <w:rPr>
                <w:rFonts w:ascii="Arial" w:hAnsi="Arial" w:cs="Arial"/>
                <w:sz w:val="18"/>
                <w:szCs w:val="18"/>
                <w:lang w:val="es-MX" w:eastAsia="en-US"/>
              </w:rPr>
              <w:t>CAMINO</w:t>
            </w:r>
          </w:p>
        </w:tc>
        <w:tc>
          <w:tcPr>
            <w:tcW w:w="6306" w:type="dxa"/>
            <w:gridSpan w:val="3"/>
          </w:tcPr>
          <w:p w14:paraId="1505EA9E"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Brecha</w:t>
            </w:r>
          </w:p>
          <w:p w14:paraId="1F065CA8"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Camino</w:t>
            </w:r>
          </w:p>
          <w:p w14:paraId="521D67C8"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Terracería</w:t>
            </w:r>
          </w:p>
          <w:p w14:paraId="4D2339D3"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Vereda</w:t>
            </w:r>
          </w:p>
        </w:tc>
      </w:tr>
      <w:tr w:rsidR="00992C40" w:rsidRPr="00660E05" w14:paraId="5A6E634D" w14:textId="77777777" w:rsidTr="008903BA">
        <w:trPr>
          <w:trHeight w:val="182"/>
        </w:trPr>
        <w:tc>
          <w:tcPr>
            <w:tcW w:w="2194" w:type="dxa"/>
            <w:shd w:val="clear" w:color="auto" w:fill="D0CECE"/>
          </w:tcPr>
          <w:p w14:paraId="2C2D53F3" w14:textId="77777777" w:rsidR="00992C40" w:rsidRPr="00660E05" w:rsidRDefault="00992C40" w:rsidP="008903BA">
            <w:pPr>
              <w:tabs>
                <w:tab w:val="left" w:pos="3422"/>
              </w:tabs>
              <w:jc w:val="center"/>
              <w:rPr>
                <w:rFonts w:ascii="Arial" w:hAnsi="Arial" w:cs="Arial"/>
                <w:sz w:val="18"/>
                <w:szCs w:val="18"/>
                <w:lang w:val="es-MX" w:eastAsia="en-US"/>
              </w:rPr>
            </w:pPr>
            <w:r w:rsidRPr="00660E05">
              <w:rPr>
                <w:rFonts w:ascii="Arial" w:hAnsi="Arial" w:cs="Arial"/>
                <w:sz w:val="18"/>
                <w:szCs w:val="18"/>
                <w:lang w:val="es-MX" w:eastAsia="en-US"/>
              </w:rPr>
              <w:t>CANAL</w:t>
            </w:r>
          </w:p>
        </w:tc>
        <w:tc>
          <w:tcPr>
            <w:tcW w:w="6306" w:type="dxa"/>
            <w:gridSpan w:val="3"/>
            <w:shd w:val="clear" w:color="auto" w:fill="D0CECE"/>
          </w:tcPr>
          <w:p w14:paraId="61FA4D25"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Canal</w:t>
            </w:r>
          </w:p>
        </w:tc>
      </w:tr>
      <w:tr w:rsidR="00992C40" w:rsidRPr="00660E05" w14:paraId="45769D47" w14:textId="77777777" w:rsidTr="008903BA">
        <w:trPr>
          <w:trHeight w:val="358"/>
        </w:trPr>
        <w:tc>
          <w:tcPr>
            <w:tcW w:w="2194" w:type="dxa"/>
          </w:tcPr>
          <w:p w14:paraId="57E4592A" w14:textId="77777777" w:rsidR="00992C40" w:rsidRPr="00660E05" w:rsidRDefault="00992C40" w:rsidP="008903BA">
            <w:pPr>
              <w:tabs>
                <w:tab w:val="left" w:pos="3422"/>
              </w:tabs>
              <w:jc w:val="center"/>
              <w:rPr>
                <w:rFonts w:ascii="Arial" w:hAnsi="Arial" w:cs="Arial"/>
                <w:sz w:val="18"/>
                <w:szCs w:val="18"/>
                <w:lang w:val="es-MX" w:eastAsia="en-US"/>
              </w:rPr>
            </w:pPr>
            <w:r w:rsidRPr="00660E05">
              <w:rPr>
                <w:rFonts w:ascii="Arial" w:hAnsi="Arial" w:cs="Arial"/>
                <w:sz w:val="18"/>
                <w:szCs w:val="18"/>
                <w:lang w:val="es-MX" w:eastAsia="en-US"/>
              </w:rPr>
              <w:t>CORRIENTE DE AGUA</w:t>
            </w:r>
          </w:p>
        </w:tc>
        <w:tc>
          <w:tcPr>
            <w:tcW w:w="6306" w:type="dxa"/>
            <w:gridSpan w:val="3"/>
          </w:tcPr>
          <w:p w14:paraId="6E3D7214"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Arroyo</w:t>
            </w:r>
          </w:p>
          <w:p w14:paraId="464E5097"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Río</w:t>
            </w:r>
          </w:p>
        </w:tc>
      </w:tr>
      <w:tr w:rsidR="00992C40" w:rsidRPr="00660E05" w14:paraId="52FCAB66" w14:textId="77777777" w:rsidTr="008903BA">
        <w:trPr>
          <w:trHeight w:val="358"/>
        </w:trPr>
        <w:tc>
          <w:tcPr>
            <w:tcW w:w="2194" w:type="dxa"/>
            <w:shd w:val="clear" w:color="auto" w:fill="D0CECE"/>
          </w:tcPr>
          <w:p w14:paraId="727C8043" w14:textId="77777777" w:rsidR="00992C40" w:rsidRPr="00660E05" w:rsidRDefault="00992C40" w:rsidP="008903BA">
            <w:pPr>
              <w:tabs>
                <w:tab w:val="left" w:pos="3422"/>
              </w:tabs>
              <w:jc w:val="center"/>
              <w:rPr>
                <w:rFonts w:ascii="Arial" w:hAnsi="Arial" w:cs="Arial"/>
                <w:sz w:val="18"/>
                <w:szCs w:val="18"/>
                <w:lang w:val="es-MX" w:eastAsia="en-US"/>
              </w:rPr>
            </w:pPr>
            <w:r w:rsidRPr="00660E05">
              <w:rPr>
                <w:rFonts w:ascii="Arial" w:hAnsi="Arial" w:cs="Arial"/>
                <w:sz w:val="18"/>
                <w:szCs w:val="18"/>
                <w:lang w:val="es-MX" w:eastAsia="en-US"/>
              </w:rPr>
              <w:t>ENLACE FLUVIAL</w:t>
            </w:r>
          </w:p>
        </w:tc>
        <w:tc>
          <w:tcPr>
            <w:tcW w:w="6306" w:type="dxa"/>
            <w:gridSpan w:val="3"/>
            <w:shd w:val="clear" w:color="auto" w:fill="D0CECE"/>
          </w:tcPr>
          <w:p w14:paraId="2D517184"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Acuática</w:t>
            </w:r>
          </w:p>
          <w:p w14:paraId="287CB371"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Marítima</w:t>
            </w:r>
          </w:p>
        </w:tc>
      </w:tr>
      <w:tr w:rsidR="00992C40" w:rsidRPr="00660E05" w14:paraId="4AE50F36" w14:textId="77777777" w:rsidTr="008903BA">
        <w:trPr>
          <w:trHeight w:val="366"/>
        </w:trPr>
        <w:tc>
          <w:tcPr>
            <w:tcW w:w="2194" w:type="dxa"/>
          </w:tcPr>
          <w:p w14:paraId="42484E7B" w14:textId="77777777" w:rsidR="00992C40" w:rsidRPr="00660E05" w:rsidRDefault="00992C40" w:rsidP="008903BA">
            <w:pPr>
              <w:tabs>
                <w:tab w:val="left" w:pos="3422"/>
              </w:tabs>
              <w:jc w:val="center"/>
              <w:rPr>
                <w:rFonts w:ascii="Arial" w:hAnsi="Arial" w:cs="Arial"/>
                <w:sz w:val="18"/>
                <w:szCs w:val="18"/>
                <w:lang w:val="es-MX" w:eastAsia="en-US"/>
              </w:rPr>
            </w:pPr>
            <w:r w:rsidRPr="00660E05">
              <w:rPr>
                <w:rFonts w:ascii="Arial" w:hAnsi="Arial" w:cs="Arial"/>
                <w:sz w:val="18"/>
                <w:szCs w:val="18"/>
                <w:lang w:val="es-MX" w:eastAsia="en-US"/>
              </w:rPr>
              <w:t>LINEA DE COSTA</w:t>
            </w:r>
          </w:p>
        </w:tc>
        <w:tc>
          <w:tcPr>
            <w:tcW w:w="6306" w:type="dxa"/>
            <w:gridSpan w:val="3"/>
          </w:tcPr>
          <w:p w14:paraId="6AF7AA22"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 xml:space="preserve">Línea de </w:t>
            </w:r>
            <w:r>
              <w:rPr>
                <w:rFonts w:ascii="Arial" w:hAnsi="Arial" w:cs="Arial"/>
                <w:sz w:val="18"/>
                <w:szCs w:val="18"/>
                <w:lang w:val="es-MX" w:eastAsia="en-US"/>
              </w:rPr>
              <w:t>c</w:t>
            </w:r>
            <w:r w:rsidRPr="00660E05">
              <w:rPr>
                <w:rFonts w:ascii="Arial" w:hAnsi="Arial" w:cs="Arial"/>
                <w:sz w:val="18"/>
                <w:szCs w:val="18"/>
                <w:lang w:val="es-MX" w:eastAsia="en-US"/>
              </w:rPr>
              <w:t xml:space="preserve">osta </w:t>
            </w:r>
            <w:r>
              <w:rPr>
                <w:rFonts w:ascii="Arial" w:hAnsi="Arial" w:cs="Arial"/>
                <w:sz w:val="18"/>
                <w:szCs w:val="18"/>
                <w:lang w:val="es-MX" w:eastAsia="en-US"/>
              </w:rPr>
              <w:t>c</w:t>
            </w:r>
            <w:r w:rsidRPr="00660E05">
              <w:rPr>
                <w:rFonts w:ascii="Arial" w:hAnsi="Arial" w:cs="Arial"/>
                <w:sz w:val="18"/>
                <w:szCs w:val="18"/>
                <w:lang w:val="es-MX" w:eastAsia="en-US"/>
              </w:rPr>
              <w:t>ontinental</w:t>
            </w:r>
          </w:p>
          <w:p w14:paraId="3A46D84F" w14:textId="77777777" w:rsidR="00992C40" w:rsidRPr="00660E05" w:rsidRDefault="00992C40" w:rsidP="008903BA">
            <w:pPr>
              <w:tabs>
                <w:tab w:val="left" w:pos="3422"/>
              </w:tabs>
              <w:rPr>
                <w:rFonts w:ascii="Arial" w:hAnsi="Arial" w:cs="Arial"/>
                <w:sz w:val="18"/>
                <w:szCs w:val="18"/>
                <w:lang w:val="es-MX" w:eastAsia="en-US"/>
              </w:rPr>
            </w:pPr>
            <w:r w:rsidRPr="00660E05">
              <w:rPr>
                <w:rFonts w:ascii="Arial" w:hAnsi="Arial" w:cs="Arial"/>
                <w:sz w:val="18"/>
                <w:szCs w:val="18"/>
                <w:lang w:val="es-MX" w:eastAsia="en-US"/>
              </w:rPr>
              <w:t xml:space="preserve">Línea de </w:t>
            </w:r>
            <w:r>
              <w:rPr>
                <w:rFonts w:ascii="Arial" w:hAnsi="Arial" w:cs="Arial"/>
                <w:sz w:val="18"/>
                <w:szCs w:val="18"/>
                <w:lang w:val="es-MX" w:eastAsia="en-US"/>
              </w:rPr>
              <w:t>c</w:t>
            </w:r>
            <w:r w:rsidRPr="00660E05">
              <w:rPr>
                <w:rFonts w:ascii="Arial" w:hAnsi="Arial" w:cs="Arial"/>
                <w:sz w:val="18"/>
                <w:szCs w:val="18"/>
                <w:lang w:val="es-MX" w:eastAsia="en-US"/>
              </w:rPr>
              <w:t xml:space="preserve">osta </w:t>
            </w:r>
            <w:r>
              <w:rPr>
                <w:rFonts w:ascii="Arial" w:hAnsi="Arial" w:cs="Arial"/>
                <w:sz w:val="18"/>
                <w:szCs w:val="18"/>
                <w:lang w:val="es-MX" w:eastAsia="en-US"/>
              </w:rPr>
              <w:t>i</w:t>
            </w:r>
            <w:r w:rsidRPr="00660E05">
              <w:rPr>
                <w:rFonts w:ascii="Arial" w:hAnsi="Arial" w:cs="Arial"/>
                <w:sz w:val="18"/>
                <w:szCs w:val="18"/>
                <w:lang w:val="es-MX" w:eastAsia="en-US"/>
              </w:rPr>
              <w:t>nsular</w:t>
            </w:r>
          </w:p>
        </w:tc>
      </w:tr>
    </w:tbl>
    <w:p w14:paraId="50857384" w14:textId="0CE65F25" w:rsidR="00992C40" w:rsidRPr="00660E05" w:rsidRDefault="00000000" w:rsidP="00992C40">
      <w:pPr>
        <w:widowControl w:val="0"/>
        <w:tabs>
          <w:tab w:val="left" w:pos="1236"/>
        </w:tabs>
        <w:autoSpaceDE w:val="0"/>
        <w:autoSpaceDN w:val="0"/>
        <w:adjustRightInd w:val="0"/>
        <w:ind w:firstLine="284"/>
        <w:rPr>
          <w:rFonts w:ascii="Arial" w:hAnsi="Arial" w:cs="Arial"/>
          <w:sz w:val="18"/>
          <w:szCs w:val="18"/>
          <w:lang w:val="es-MX" w:eastAsia="es-MX"/>
        </w:rPr>
      </w:pPr>
      <w:r>
        <w:rPr>
          <w:noProof/>
        </w:rPr>
        <w:pict w14:anchorId="1A6056A3">
          <v:group id="Grupo 218" o:spid="_x0000_s2289" style="position:absolute;left:0;text-align:left;margin-left:50.65pt;margin-top:109.05pt;width:195.5pt;height:57.7pt;z-index:251534848;mso-position-horizontal-relative:text;mso-position-vertical-relative:text" coordsize="24830,7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">
            <v:rect id="_x0000_s2290" style="position:absolute;left:36;top:219;width:1715;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" fillcolor="window" strokecolor="#5b9bd5" strokeweight="1pt"/>
            <v:rect id="_x0000_s2291" style="position:absolute;top:285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" fillcolor="window" strokecolor="#5b9bd5" strokeweight="1pt"/>
            <v:rect id="_x0000_s2292" style="position:absolute;left:23042;width:1715;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" fillcolor="window" strokecolor="#5b9bd5" strokeweight="1pt"/>
            <v:rect id="_x0000_s2293" style="position:absolute;left:23116;top:285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" fillcolor="window" strokecolor="#5b9bd5" strokeweight="1pt"/>
            <v:rect id="_x0000_s2294" style="position:absolute;left:23079;top:563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" fillcolor="window" strokecolor="#5b9bd5" strokeweight="1pt"/>
          </v:group>
        </w:pict>
      </w:r>
      <w:r>
        <w:rPr>
          <w:noProof/>
        </w:rPr>
        <w:pict w14:anchorId="5F287187">
          <v:group id="Grupo 77" o:spid="_x0000_s2295" style="position:absolute;left:0;text-align:left;margin-left:-11.4pt;margin-top:20.9pt;width:462.2pt;height:616.85pt;z-index:251533824;mso-position-horizontal-relative:text;mso-position-vertical-relative:text;mso-width-relative:margin;mso-height-relative:margin" coordorigin="-839,326" coordsize="58707,89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">
            <v:group id="Grupo 161" o:spid="_x0000_s2296" style="position:absolute;left:-839;top:326;width:58706;height:89488" coordorigin="-998,326" coordsize="58707,89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group id="Grupo 102" o:spid="_x0000_s2297" style="position:absolute;left:-998;top:326;width:58706;height:89488" coordorigin="-998,326" coordsize="58707,89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type id="_x0000_t202" coordsize="21600,21600" o:spt="202" path="m,l,21600r21600,l21600,xe">
                  <v:stroke joinstyle="miter"/>
                  <v:path gradientshapeok="t" o:connecttype="rect"/>
                </v:shapetype>
                <v:shape id="Cuadro de texto 30" o:spid="_x0000_s2298" type="#_x0000_t202" style="position:absolute;left:-998;top:65309;width:58127;height:24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" fillcolor="window" stroked="f" strokeweight=".5pt">
                  <v:textbox>
                    <w:txbxContent>
                      <w:p w14:paraId="57A79FD2" w14:textId="77777777" w:rsidR="00992C40" w:rsidRPr="00CF3389" w:rsidRDefault="00992C40" w:rsidP="00992C40">
                        <w:pPr>
                          <w:pStyle w:val="Prrafodelista"/>
                          <w:numPr>
                            <w:ilvl w:val="0"/>
                            <w:numId w:val="29"/>
                          </w:numPr>
                          <w:rPr>
                            <w:rFonts w:ascii="Arial" w:hAnsi="Arial" w:cs="Arial"/>
                            <w:szCs w:val="18"/>
                          </w:rPr>
                        </w:pPr>
                        <w:bookmarkStart w:id="18" w:name="_Hlk169076855"/>
                        <w:r w:rsidRPr="00CF3389">
                          <w:rPr>
                            <w:rFonts w:ascii="Arial" w:hAnsi="Arial" w:cs="Arial"/>
                            <w:szCs w:val="18"/>
                          </w:rPr>
                          <w:t>Los elementos espaciales: carretera, camino, canal, corriente de agua, enlace fluvial y línea de costa, del dominio de valores, se consideran como valores análogos al componente Vialidad y aplica para aquellos Domicilios Geográficos que se encuentran aledaños a estos rasgos; el valor en el Tipo de Vialidad está determinado por el término genérico que se identifica en el domicilio.</w:t>
                        </w:r>
                      </w:p>
                      <w:bookmarkEnd w:id="18"/>
                      <w:p w14:paraId="54AB21B7" w14:textId="77777777" w:rsidR="00992C40" w:rsidRPr="00CF3389" w:rsidRDefault="00992C40" w:rsidP="00992C40">
                        <w:pPr>
                          <w:pStyle w:val="Prrafodelista"/>
                          <w:numPr>
                            <w:ilvl w:val="0"/>
                            <w:numId w:val="29"/>
                          </w:numPr>
                          <w:rPr>
                            <w:rFonts w:ascii="Arial" w:hAnsi="Arial" w:cs="Arial"/>
                            <w:szCs w:val="18"/>
                          </w:rPr>
                        </w:pPr>
                        <w:r w:rsidRPr="00CF3389">
                          <w:rPr>
                            <w:rFonts w:ascii="Arial" w:hAnsi="Arial" w:cs="Arial"/>
                            <w:szCs w:val="18"/>
                          </w:rPr>
                          <w:t>Si no es posible obtener el valor del Tipo de Vialidad, o se carezca de este dato en señalizaciones, se debe recurrir a las fuentes de información oficiales citadas en el artículo 17 de esta Norma.</w:t>
                        </w:r>
                      </w:p>
                      <w:p w14:paraId="44394EEF" w14:textId="77777777" w:rsidR="00992C40" w:rsidRPr="00CF3389" w:rsidRDefault="00992C40" w:rsidP="00992C40">
                        <w:pPr>
                          <w:pStyle w:val="Prrafodelista"/>
                          <w:numPr>
                            <w:ilvl w:val="0"/>
                            <w:numId w:val="29"/>
                          </w:numPr>
                          <w:rPr>
                            <w:rFonts w:ascii="Arial" w:hAnsi="Arial" w:cs="Arial"/>
                            <w:szCs w:val="18"/>
                          </w:rPr>
                        </w:pPr>
                        <w:r w:rsidRPr="00CF3389">
                          <w:rPr>
                            <w:rFonts w:ascii="Arial" w:hAnsi="Arial" w:cs="Arial"/>
                            <w:szCs w:val="18"/>
                          </w:rPr>
                          <w:t xml:space="preserve">En el </w:t>
                        </w:r>
                        <w:r w:rsidRPr="002165A5">
                          <w:rPr>
                            <w:rFonts w:ascii="Arial" w:hAnsi="Arial" w:cs="Arial"/>
                            <w:szCs w:val="18"/>
                          </w:rPr>
                          <w:t>ANEXO I DESCRIPCIÓN DE LOS TIPOS DE VIALIDADES Y ASENTAMIENTOS HUMANOS, PARTE 1</w:t>
                        </w:r>
                        <w:r w:rsidRPr="00CF3389">
                          <w:rPr>
                            <w:rFonts w:ascii="Arial" w:hAnsi="Arial" w:cs="Arial"/>
                            <w:szCs w:val="18"/>
                          </w:rPr>
                          <w:t xml:space="preserve">, se encuentran las definiciones para cada uno de los tipos de vialidades del dominio de valores de este componente, además, se indican los términos análogos correspondientes, para los casos en que se trate de un término listado en los análogos; dicho término genérico deberá formar parte del nombre de la vialidad, a fin de no perder el dato. </w:t>
                        </w:r>
                      </w:p>
                    </w:txbxContent>
                  </v:textbox>
                </v:shape>
                <v:roundrect id="_x0000_s2299" style="position:absolute;left:571;top:26616;width:56559;height:35606;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" filled="f" strokeweight="1.5pt">
                  <v:textbox inset="2.88pt,2.88pt,2.88pt,2.88pt"/>
                </v:roundrect>
                <v:group id="Grupo 91" o:spid="_x0000_s2300" style="position:absolute;top:326;width:57708;height:88182" coordorigin=",326" coordsize="57708,8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oundrect id="_x0000_s2301" style="position:absolute;left:666;top:65311;width:56464;height:22599;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" filled="f" strokeweight="1.5pt">
                    <v:textbox inset="2.88pt,2.88pt,2.88pt,2.88pt"/>
                  </v:roundrect>
                  <v:rect id="Rectángulo 214" o:spid="_x0000_s2302" style="position:absolute;top:1619;width:57708;height:8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" filled="f" strokecolor="windowText" strokeweight="2pt"/>
                  <v:shape id="Cuadro de texto 215" o:spid="_x0000_s2303" type="#_x0000_t202" style="position:absolute;left:18704;top:326;width:20924;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" fillcolor="window" strokeweight=".5pt">
                    <v:shadow on="t" type="perspective" color="black" opacity="13107f" origin="-.5,.5" offset=".24944mm,.24944mm" matrix=",-15540f,,-15073f"/>
                    <v:textbox>
                      <w:txbxContent>
                        <w:p w14:paraId="6595FE6A" w14:textId="77777777" w:rsidR="00992C40" w:rsidRPr="00CF3389" w:rsidRDefault="00992C40" w:rsidP="00992C40">
                          <w:pPr>
                            <w:pStyle w:val="Prrafodelista"/>
                            <w:numPr>
                              <w:ilvl w:val="0"/>
                              <w:numId w:val="25"/>
                            </w:numPr>
                            <w:shd w:val="clear" w:color="auto" w:fill="FFFFFF"/>
                            <w:spacing w:after="160" w:line="259" w:lineRule="auto"/>
                            <w:contextualSpacing/>
                            <w:rPr>
                              <w:rFonts w:ascii="Arial" w:hAnsi="Arial" w:cs="Arial"/>
                              <w:b/>
                              <w:bCs/>
                              <w:szCs w:val="18"/>
                            </w:rPr>
                          </w:pPr>
                          <w:r w:rsidRPr="00CF3389">
                            <w:rPr>
                              <w:rFonts w:ascii="Arial" w:hAnsi="Arial" w:cs="Arial"/>
                              <w:b/>
                              <w:bCs/>
                              <w:szCs w:val="18"/>
                            </w:rPr>
                            <w:t>TIPO DE VIALIDAD</w:t>
                          </w:r>
                        </w:p>
                      </w:txbxContent>
                    </v:textbox>
                  </v:shape>
                  <v:roundrect id="Rectángulo: esquinas redondeadas 216" o:spid="_x0000_s2304" style="position:absolute;left:666;top:4666;width:56464;height:175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" fillcolor="window" strokecolor="windowText" strokeweight="2pt"/>
                  <v:shape id="Cuadro de texto 217" o:spid="_x0000_s2305" type="#_x0000_t202" style="position:absolute;left:1589;top:5082;width:54795;height:16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" filled="f" stroked="f" strokeweight=".5pt">
                    <v:textbox>
                      <w:txbxContent>
                        <w:p w14:paraId="464E0F4F" w14:textId="77777777" w:rsidR="00992C40" w:rsidRDefault="00992C40" w:rsidP="00992C40">
                          <w:pPr>
                            <w:rPr>
                              <w:rFonts w:ascii="Arial" w:hAnsi="Arial" w:cs="Arial"/>
                              <w:sz w:val="18"/>
                              <w:szCs w:val="18"/>
                            </w:rPr>
                          </w:pPr>
                          <w:r w:rsidRPr="001A2F3E">
                            <w:rPr>
                              <w:rFonts w:ascii="Arial" w:hAnsi="Arial" w:cs="Arial"/>
                              <w:b/>
                              <w:bCs/>
                              <w:sz w:val="18"/>
                              <w:szCs w:val="18"/>
                            </w:rPr>
                            <w:t>DESCRIPCIÓN:</w:t>
                          </w:r>
                          <w:r w:rsidRPr="001A2F3E">
                            <w:rPr>
                              <w:rFonts w:ascii="Arial" w:hAnsi="Arial" w:cs="Arial"/>
                              <w:sz w:val="18"/>
                              <w:szCs w:val="18"/>
                            </w:rPr>
                            <w:t xml:space="preserve"> Se refiere a la clasificación que se le da a la vialidad, en función del tránsito vehicular y/o peatonal.</w:t>
                          </w:r>
                        </w:p>
                        <w:p w14:paraId="3BAE2BA2" w14:textId="77777777" w:rsidR="00992C40" w:rsidRDefault="00992C40" w:rsidP="00992C40">
                          <w:pPr>
                            <w:rPr>
                              <w:rFonts w:ascii="Arial" w:hAnsi="Arial" w:cs="Arial"/>
                              <w:sz w:val="18"/>
                              <w:szCs w:val="18"/>
                            </w:rPr>
                          </w:pPr>
                        </w:p>
                        <w:p w14:paraId="23CCA8D7" w14:textId="77777777" w:rsidR="00992C40" w:rsidRPr="001A2F3E" w:rsidRDefault="00992C40" w:rsidP="00992C40">
                          <w:pPr>
                            <w:ind w:left="709"/>
                            <w:rPr>
                              <w:rFonts w:ascii="Arial" w:hAnsi="Arial" w:cs="Arial"/>
                              <w:b/>
                              <w:bCs/>
                              <w:sz w:val="18"/>
                              <w:szCs w:val="18"/>
                            </w:rPr>
                          </w:pPr>
                          <w:r w:rsidRPr="001A2F3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sidRPr="001A2F3E">
                            <w:rPr>
                              <w:rFonts w:ascii="Arial" w:hAnsi="Arial" w:cs="Arial"/>
                              <w:b/>
                              <w:bCs/>
                              <w:sz w:val="18"/>
                              <w:szCs w:val="18"/>
                            </w:rPr>
                            <w:t xml:space="preserve"> ORIGEN DEL ELEMENTO:              </w:t>
                          </w:r>
                        </w:p>
                        <w:tbl>
                          <w:tblPr>
                            <w:tblStyle w:val="Tablaconcuadrcula2"/>
                            <w:tblW w:w="8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99"/>
                            <w:gridCol w:w="3436"/>
                            <w:gridCol w:w="348"/>
                            <w:gridCol w:w="1149"/>
                            <w:gridCol w:w="199"/>
                          </w:tblGrid>
                          <w:tr w:rsidR="00992C40" w:rsidRPr="001A2F3E" w14:paraId="3CB68061" w14:textId="77777777" w:rsidTr="00F9441D">
                            <w:tc>
                              <w:tcPr>
                                <w:tcW w:w="3052" w:type="dxa"/>
                                <w:gridSpan w:val="2"/>
                              </w:tcPr>
                              <w:p w14:paraId="7D76026A" w14:textId="77777777" w:rsidR="00992C40" w:rsidRDefault="00992C40" w:rsidP="00F9441D">
                                <w:pPr>
                                  <w:ind w:left="38"/>
                                  <w:rPr>
                                    <w:noProof/>
                                    <w:sz w:val="22"/>
                                    <w:szCs w:val="22"/>
                                    <w:lang w:val="es-MX" w:eastAsia="es-MX"/>
                                  </w:rPr>
                                </w:pPr>
                              </w:p>
                              <w:p w14:paraId="33479332" w14:textId="77777777" w:rsidR="00992C40" w:rsidRPr="001A2F3E" w:rsidRDefault="00992C40" w:rsidP="007B5D26">
                                <w:pPr>
                                  <w:ind w:left="745"/>
                                  <w:rPr>
                                    <w:rFonts w:ascii="Arial" w:hAnsi="Arial" w:cs="Arial"/>
                                    <w:sz w:val="18"/>
                                    <w:szCs w:val="18"/>
                                  </w:rPr>
                                </w:pPr>
                                <w:r>
                                  <w:rPr>
                                    <w:rFonts w:ascii="Arial" w:hAnsi="Arial" w:cs="Arial"/>
                                    <w:sz w:val="18"/>
                                    <w:szCs w:val="18"/>
                                  </w:rPr>
                                  <w:t xml:space="preserve">      </w:t>
                                </w:r>
                                <w:r w:rsidRPr="001A2F3E">
                                  <w:rPr>
                                    <w:rFonts w:ascii="Arial" w:hAnsi="Arial" w:cs="Arial"/>
                                    <w:sz w:val="18"/>
                                    <w:szCs w:val="18"/>
                                  </w:rPr>
                                  <w:t>PRINCIPAL</w:t>
                                </w:r>
                              </w:p>
                              <w:p w14:paraId="5BE6B436" w14:textId="77777777" w:rsidR="00992C40" w:rsidRPr="001A2F3E" w:rsidRDefault="00992C40" w:rsidP="00F9441D">
                                <w:pPr>
                                  <w:ind w:left="38"/>
                                  <w:rPr>
                                    <w:rFonts w:ascii="Arial" w:hAnsi="Arial" w:cs="Arial"/>
                                    <w:sz w:val="18"/>
                                    <w:szCs w:val="18"/>
                                  </w:rPr>
                                </w:pPr>
                              </w:p>
                            </w:tc>
                            <w:tc>
                              <w:tcPr>
                                <w:tcW w:w="2806" w:type="dxa"/>
                                <w:gridSpan w:val="2"/>
                              </w:tcPr>
                              <w:p w14:paraId="3C9C6DA9" w14:textId="77777777" w:rsidR="00992C40" w:rsidRDefault="00992C40" w:rsidP="00E02EBB">
                                <w:pPr>
                                  <w:ind w:left="1742"/>
                                  <w:rPr>
                                    <w:rFonts w:ascii="Arial" w:hAnsi="Arial" w:cs="Arial"/>
                                    <w:sz w:val="18"/>
                                    <w:szCs w:val="18"/>
                                  </w:rPr>
                                </w:pPr>
                              </w:p>
                              <w:p w14:paraId="5827B167" w14:textId="77777777" w:rsidR="00992C40" w:rsidRPr="001A2F3E" w:rsidRDefault="00992C40" w:rsidP="00E02EBB">
                                <w:pPr>
                                  <w:ind w:left="1612"/>
                                  <w:rPr>
                                    <w:rFonts w:ascii="Arial" w:hAnsi="Arial" w:cs="Arial"/>
                                    <w:sz w:val="18"/>
                                    <w:szCs w:val="18"/>
                                  </w:rPr>
                                </w:pPr>
                                <w:r w:rsidRPr="001A2F3E">
                                  <w:rPr>
                                    <w:rFonts w:ascii="Arial" w:hAnsi="Arial" w:cs="Arial"/>
                                    <w:sz w:val="18"/>
                                    <w:szCs w:val="18"/>
                                  </w:rPr>
                                  <w:t>ESPACIAL</w:t>
                                </w:r>
                              </w:p>
                            </w:tc>
                            <w:tc>
                              <w:tcPr>
                                <w:tcW w:w="2367" w:type="dxa"/>
                                <w:gridSpan w:val="2"/>
                              </w:tcPr>
                              <w:p w14:paraId="05CDA16D" w14:textId="77777777" w:rsidR="00992C40" w:rsidRPr="001A2F3E" w:rsidRDefault="00992C40" w:rsidP="00F9441D">
                                <w:pPr>
                                  <w:rPr>
                                    <w:rFonts w:ascii="Arial" w:hAnsi="Arial" w:cs="Arial"/>
                                    <w:sz w:val="18"/>
                                    <w:szCs w:val="18"/>
                                  </w:rPr>
                                </w:pPr>
                                <w:r w:rsidRPr="001A2F3E">
                                  <w:rPr>
                                    <w:rFonts w:ascii="Arial" w:hAnsi="Arial" w:cs="Arial"/>
                                    <w:sz w:val="18"/>
                                    <w:szCs w:val="18"/>
                                  </w:rPr>
                                  <w:t xml:space="preserve"> </w:t>
                                </w:r>
                              </w:p>
                            </w:tc>
                          </w:tr>
                          <w:tr w:rsidR="00992C40" w:rsidRPr="001A2F3E" w14:paraId="125A2BB5" w14:textId="77777777" w:rsidTr="00F9441D">
                            <w:tc>
                              <w:tcPr>
                                <w:tcW w:w="3052" w:type="dxa"/>
                                <w:gridSpan w:val="2"/>
                              </w:tcPr>
                              <w:p w14:paraId="4067E267" w14:textId="77777777" w:rsidR="00992C40" w:rsidRPr="001A2F3E" w:rsidRDefault="00992C40" w:rsidP="00E02EBB">
                                <w:pPr>
                                  <w:ind w:left="1028"/>
                                  <w:rPr>
                                    <w:rFonts w:ascii="Arial" w:hAnsi="Arial" w:cs="Arial"/>
                                    <w:sz w:val="18"/>
                                    <w:szCs w:val="18"/>
                                  </w:rPr>
                                </w:pPr>
                                <w:r w:rsidRPr="001A2F3E">
                                  <w:rPr>
                                    <w:rFonts w:ascii="Arial" w:hAnsi="Arial" w:cs="Arial"/>
                                    <w:sz w:val="18"/>
                                    <w:szCs w:val="18"/>
                                  </w:rPr>
                                  <w:t>COMPLEMENTARIO</w:t>
                                </w:r>
                              </w:p>
                            </w:tc>
                            <w:tc>
                              <w:tcPr>
                                <w:tcW w:w="2806" w:type="dxa"/>
                                <w:gridSpan w:val="2"/>
                              </w:tcPr>
                              <w:p w14:paraId="6C656919" w14:textId="77777777" w:rsidR="00992C40" w:rsidRPr="001A2F3E" w:rsidRDefault="00992C40" w:rsidP="00E02EBB">
                                <w:pPr>
                                  <w:ind w:left="1626"/>
                                  <w:rPr>
                                    <w:rFonts w:ascii="Arial" w:hAnsi="Arial" w:cs="Arial"/>
                                    <w:sz w:val="18"/>
                                    <w:szCs w:val="18"/>
                                  </w:rPr>
                                </w:pPr>
                                <w:r w:rsidRPr="001A2F3E">
                                  <w:rPr>
                                    <w:rFonts w:ascii="Arial" w:hAnsi="Arial" w:cs="Arial"/>
                                    <w:sz w:val="18"/>
                                    <w:szCs w:val="18"/>
                                  </w:rPr>
                                  <w:t xml:space="preserve">DE REFERENCIA </w:t>
                                </w:r>
                              </w:p>
                              <w:p w14:paraId="097DE291" w14:textId="77777777" w:rsidR="00992C40" w:rsidRPr="001A2F3E" w:rsidRDefault="00992C40" w:rsidP="00E02EBB">
                                <w:pPr>
                                  <w:ind w:left="1742"/>
                                  <w:rPr>
                                    <w:rFonts w:ascii="Arial" w:hAnsi="Arial" w:cs="Arial"/>
                                    <w:sz w:val="18"/>
                                    <w:szCs w:val="18"/>
                                  </w:rPr>
                                </w:pPr>
                              </w:p>
                            </w:tc>
                            <w:tc>
                              <w:tcPr>
                                <w:tcW w:w="2367" w:type="dxa"/>
                                <w:gridSpan w:val="2"/>
                              </w:tcPr>
                              <w:p w14:paraId="3D69792B" w14:textId="77777777" w:rsidR="00992C40" w:rsidRPr="001A2F3E" w:rsidRDefault="00992C40" w:rsidP="00F9441D">
                                <w:pPr>
                                  <w:rPr>
                                    <w:rFonts w:ascii="Arial" w:hAnsi="Arial" w:cs="Arial"/>
                                    <w:sz w:val="18"/>
                                    <w:szCs w:val="18"/>
                                  </w:rPr>
                                </w:pPr>
                                <w:r>
                                  <w:rPr>
                                    <w:rFonts w:ascii="Arial" w:hAnsi="Arial" w:cs="Arial"/>
                                    <w:sz w:val="18"/>
                                    <w:szCs w:val="18"/>
                                  </w:rPr>
                                  <w:t xml:space="preserve"> </w:t>
                                </w:r>
                              </w:p>
                            </w:tc>
                          </w:tr>
                          <w:tr w:rsidR="00992C40" w:rsidRPr="001A2F3E" w14:paraId="19A95FE6" w14:textId="77777777" w:rsidTr="00F9441D">
                            <w:trPr>
                              <w:gridAfter w:val="1"/>
                              <w:wAfter w:w="358" w:type="dxa"/>
                            </w:trPr>
                            <w:tc>
                              <w:tcPr>
                                <w:tcW w:w="2694" w:type="dxa"/>
                              </w:tcPr>
                              <w:p w14:paraId="284B845D" w14:textId="77777777" w:rsidR="00992C40" w:rsidRPr="001A2F3E" w:rsidRDefault="00992C40" w:rsidP="00F9441D">
                                <w:pPr>
                                  <w:rPr>
                                    <w:rFonts w:ascii="Arial" w:hAnsi="Arial" w:cs="Arial"/>
                                    <w:sz w:val="18"/>
                                    <w:szCs w:val="18"/>
                                  </w:rPr>
                                </w:pPr>
                                <w:r w:rsidRPr="001A2F3E">
                                  <w:rPr>
                                    <w:rFonts w:ascii="Arial" w:hAnsi="Arial" w:cs="Arial"/>
                                    <w:sz w:val="18"/>
                                    <w:szCs w:val="18"/>
                                  </w:rPr>
                                  <w:t xml:space="preserve">                                                                                 </w:t>
                                </w:r>
                              </w:p>
                            </w:tc>
                            <w:tc>
                              <w:tcPr>
                                <w:tcW w:w="2806" w:type="dxa"/>
                                <w:gridSpan w:val="2"/>
                              </w:tcPr>
                              <w:p w14:paraId="7421B3CE" w14:textId="77777777" w:rsidR="00992C40" w:rsidRPr="001A2F3E" w:rsidRDefault="00992C40" w:rsidP="00E02EBB">
                                <w:pPr>
                                  <w:ind w:left="2018"/>
                                  <w:rPr>
                                    <w:rFonts w:ascii="Arial" w:hAnsi="Arial" w:cs="Arial"/>
                                    <w:sz w:val="18"/>
                                    <w:szCs w:val="18"/>
                                  </w:rPr>
                                </w:pPr>
                                <w:r w:rsidRPr="001A2F3E">
                                  <w:rPr>
                                    <w:rFonts w:ascii="Arial" w:hAnsi="Arial" w:cs="Arial"/>
                                    <w:sz w:val="18"/>
                                    <w:szCs w:val="18"/>
                                  </w:rPr>
                                  <w:t xml:space="preserve">GEOESTADÍSTICO </w:t>
                                </w:r>
                              </w:p>
                            </w:tc>
                            <w:tc>
                              <w:tcPr>
                                <w:tcW w:w="2367" w:type="dxa"/>
                                <w:gridSpan w:val="2"/>
                              </w:tcPr>
                              <w:p w14:paraId="4BFBE5BD" w14:textId="77777777" w:rsidR="00992C40" w:rsidRPr="001A2F3E" w:rsidRDefault="00992C40" w:rsidP="00E02EBB">
                                <w:pPr>
                                  <w:ind w:left="1460"/>
                                  <w:rPr>
                                    <w:rFonts w:ascii="Arial" w:hAnsi="Arial" w:cs="Arial"/>
                                    <w:sz w:val="18"/>
                                    <w:szCs w:val="18"/>
                                  </w:rPr>
                                </w:pPr>
                              </w:p>
                            </w:tc>
                          </w:tr>
                        </w:tbl>
                        <w:p w14:paraId="11D0C509"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v:group>
              </v:group>
              <v:shape id="Cuadro de texto 159" o:spid="_x0000_s2306" type="#_x0000_t202" style="position:absolute;left:126;top:24037;width:24099;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" filled="f" stroked="f" strokeweight=".5pt">
                <v:textbox>
                  <w:txbxContent>
                    <w:p w14:paraId="1123B2E1" w14:textId="77777777" w:rsidR="00992C40" w:rsidRDefault="00992C40" w:rsidP="00992C40">
                      <w:pPr>
                        <w:tabs>
                          <w:tab w:val="left" w:pos="1069"/>
                        </w:tabs>
                        <w:rPr>
                          <w:rFonts w:ascii="Arial" w:hAnsi="Arial" w:cs="Arial"/>
                          <w:b/>
                          <w:bCs/>
                          <w:sz w:val="20"/>
                          <w:szCs w:val="20"/>
                        </w:rPr>
                      </w:pPr>
                      <w:r w:rsidRPr="004B122F">
                        <w:rPr>
                          <w:rFonts w:ascii="Arial" w:hAnsi="Arial" w:cs="Arial"/>
                          <w:b/>
                          <w:bCs/>
                          <w:sz w:val="20"/>
                          <w:szCs w:val="20"/>
                        </w:rPr>
                        <w:t>DOMINIO DE VALORES</w:t>
                      </w:r>
                    </w:p>
                    <w:p w14:paraId="21921597" w14:textId="77777777" w:rsidR="00992C40" w:rsidRDefault="00992C40" w:rsidP="00992C40"/>
                  </w:txbxContent>
                </v:textbox>
              </v:shape>
            </v:group>
            <v:shape id="Cuadro de texto 160" o:spid="_x0000_s2307" type="#_x0000_t202" style="position:absolute;left:286;top:63141;width:24098;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14:paraId="7C531001" w14:textId="77777777" w:rsidR="00992C40" w:rsidRPr="00CF3389" w:rsidRDefault="00992C40" w:rsidP="00992C40">
                    <w:pPr>
                      <w:tabs>
                        <w:tab w:val="left" w:pos="1069"/>
                      </w:tabs>
                      <w:rPr>
                        <w:rFonts w:ascii="Arial" w:hAnsi="Arial" w:cs="Arial"/>
                        <w:sz w:val="18"/>
                        <w:szCs w:val="18"/>
                      </w:rPr>
                    </w:pPr>
                    <w:r w:rsidRPr="00CF3389">
                      <w:rPr>
                        <w:rFonts w:ascii="Arial" w:hAnsi="Arial" w:cs="Arial"/>
                        <w:b/>
                        <w:bCs/>
                        <w:sz w:val="18"/>
                        <w:szCs w:val="18"/>
                      </w:rPr>
                      <w:t>CONSIDERACIONES</w:t>
                    </w:r>
                  </w:p>
                  <w:p w14:paraId="1999E183" w14:textId="77777777" w:rsidR="00992C40" w:rsidRDefault="00992C40" w:rsidP="00992C40"/>
                </w:txbxContent>
              </v:textbox>
            </v:shape>
          </v:group>
        </w:pict>
      </w:r>
      <w:r>
        <w:rPr>
          <w:noProof/>
        </w:rPr>
        <w:pict w14:anchorId="02AC4737">
          <v:shape id="Signo de multiplicación 1" o:spid="_x0000_s2288" style="position:absolute;left:0;text-align:left;margin-left:52.15pt;margin-top:109.05pt;width:10.15pt;height:18.45pt;z-index:2516556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28905,23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" path="m17678,63584l44242,48970,64453,85707,84663,48970r26564,14614l81754,117158r29473,53573l84663,185345,64453,148608,44242,185345,17678,170731,47151,117158,17678,63584xe" fillcolor="windowText" stroked="f" strokeweight="1pt">
            <v:stroke joinstyle="miter"/>
            <v:path arrowok="t" o:connecttype="custom" o:connectlocs="17678,63584;44242,48970;64453,85707;84663,48970;111227,63584;81754,117158;111227,170731;84663,185345;64453,148608;44242,185345;17678,170731;47151,117158;17678,63584" o:connectangles="0,0,0,0,0,0,0,0,0,0,0,0,0"/>
          </v:shape>
        </w:pict>
      </w:r>
      <w:r>
        <w:rPr>
          <w:noProof/>
        </w:rPr>
        <w:pict w14:anchorId="3B058B2A">
          <v:shape id="_x0000_s2287" style="position:absolute;left:0;text-align:left;margin-left:234.35pt;margin-top:107.1pt;width:10.15pt;height:17.7pt;z-index:2516587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28905,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w:pict>
      </w:r>
      <w:r w:rsidR="00992C40" w:rsidRPr="00660E05">
        <w:rPr>
          <w:rFonts w:ascii="Arial" w:hAnsi="Arial" w:cs="Arial"/>
          <w:sz w:val="18"/>
          <w:szCs w:val="18"/>
          <w:lang w:val="es-MX" w:eastAsia="es-MX"/>
        </w:rPr>
        <w:br w:type="page"/>
      </w:r>
    </w:p>
    <w:p w14:paraId="2AAD742F" w14:textId="5B2DA575" w:rsidR="00992C40" w:rsidRDefault="00000000" w:rsidP="00992C40">
      <w:pPr>
        <w:widowControl w:val="0"/>
        <w:tabs>
          <w:tab w:val="left" w:pos="1236"/>
        </w:tabs>
        <w:autoSpaceDE w:val="0"/>
        <w:autoSpaceDN w:val="0"/>
        <w:adjustRightInd w:val="0"/>
        <w:ind w:firstLine="284"/>
        <w:rPr>
          <w:rFonts w:ascii="Arial" w:hAnsi="Arial" w:cs="Arial"/>
          <w:sz w:val="20"/>
          <w:szCs w:val="20"/>
        </w:rPr>
      </w:pPr>
      <w:r>
        <w:rPr>
          <w:noProof/>
        </w:rPr>
        <w:lastRenderedPageBreak/>
        <w:pict w14:anchorId="6F11DB0A">
          <v:group id="Grupo 76" o:spid="_x0000_s2282" style="position:absolute;left:0;text-align:left;margin-left:5.65pt;margin-top:-11pt;width:452.2pt;height:593.8pt;z-index:251536896" coordorigin="-448,5968" coordsize="59727,82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">
            <v:rect id="Rectángulo 562" o:spid="_x0000_s2283" style="position:absolute;left:-448;top:7161;width:57713;height:81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" filled="f" strokecolor="windowText" strokeweight="1pt"/>
            <v:shape id="Cuadro de texto 563" o:spid="_x0000_s2284" type="#_x0000_t202" style="position:absolute;left:19359;top:5968;width:20817;height:2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" fillcolor="window" strokeweight=".5pt">
              <v:shadow on="t" type="perspective" color="black" opacity="13107f" origin="-.5,.5" offset=".24944mm,.24944mm" matrix=",-15540f,,-15073f"/>
              <v:textbox>
                <w:txbxContent>
                  <w:p w14:paraId="3F6D2ED7" w14:textId="77777777" w:rsidR="00992C40" w:rsidRPr="001A2F3E"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1A2F3E">
                      <w:rPr>
                        <w:rFonts w:ascii="Arial" w:hAnsi="Arial" w:cs="Arial"/>
                        <w:b/>
                        <w:bCs/>
                        <w:sz w:val="18"/>
                        <w:szCs w:val="18"/>
                      </w:rPr>
                      <w:t>2. NOMBRE DE VIALIDAD</w:t>
                    </w:r>
                  </w:p>
                </w:txbxContent>
              </v:textbox>
            </v:shape>
            <v:roundrect id="Rectángulo: esquinas redondeadas 564" o:spid="_x0000_s2285" style="position:absolute;left:191;top:9006;width:56473;height:146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" fillcolor="window" strokecolor="windowText" strokeweight="1pt">
              <v:stroke joinstyle="miter"/>
            </v:roundrect>
            <v:shape id="Cuadro de texto 565" o:spid="_x0000_s2286" type="#_x0000_t202" style="position:absolute;left:1805;top:9006;width:57473;height:14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" filled="f" stroked="f" strokeweight=".5pt">
              <v:textbox>
                <w:txbxContent>
                  <w:p w14:paraId="5AAAB62F" w14:textId="77777777" w:rsidR="00992C40" w:rsidRPr="001A2F3E" w:rsidRDefault="00992C40" w:rsidP="00992C40">
                    <w:pPr>
                      <w:rPr>
                        <w:rFonts w:ascii="Arial" w:hAnsi="Arial" w:cs="Arial"/>
                        <w:sz w:val="18"/>
                        <w:szCs w:val="18"/>
                      </w:rPr>
                    </w:pPr>
                    <w:r w:rsidRPr="001A2F3E">
                      <w:rPr>
                        <w:rFonts w:ascii="Arial" w:hAnsi="Arial" w:cs="Arial"/>
                        <w:b/>
                        <w:bCs/>
                        <w:sz w:val="18"/>
                        <w:szCs w:val="18"/>
                      </w:rPr>
                      <w:t>DESCRIPCIÓN:</w:t>
                    </w:r>
                    <w:r w:rsidRPr="001A2F3E">
                      <w:rPr>
                        <w:rFonts w:ascii="Arial" w:hAnsi="Arial" w:cs="Arial"/>
                        <w:sz w:val="18"/>
                        <w:szCs w:val="18"/>
                      </w:rPr>
                      <w:t xml:space="preserve"> Sustantivo propio que identifica a la vialidad.</w:t>
                    </w:r>
                  </w:p>
                  <w:p w14:paraId="621C1F3C" w14:textId="77777777" w:rsidR="00992C40" w:rsidRPr="001A2F3E" w:rsidRDefault="00992C40" w:rsidP="00992C40">
                    <w:pPr>
                      <w:rPr>
                        <w:rFonts w:ascii="Arial" w:hAnsi="Arial" w:cs="Arial"/>
                        <w:sz w:val="18"/>
                        <w:szCs w:val="18"/>
                      </w:rPr>
                    </w:pPr>
                  </w:p>
                  <w:p w14:paraId="6BE72BCB" w14:textId="77777777" w:rsidR="00992C40" w:rsidRPr="001A2F3E" w:rsidRDefault="00992C40" w:rsidP="00992C40">
                    <w:pPr>
                      <w:ind w:firstLine="709"/>
                      <w:rPr>
                        <w:rFonts w:ascii="Arial" w:hAnsi="Arial" w:cs="Arial"/>
                        <w:b/>
                        <w:bCs/>
                        <w:sz w:val="18"/>
                        <w:szCs w:val="18"/>
                      </w:rPr>
                    </w:pPr>
                    <w:r w:rsidRPr="001A2F3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A2F3E">
                      <w:rPr>
                        <w:rFonts w:ascii="Arial" w:hAnsi="Arial" w:cs="Arial"/>
                        <w:b/>
                        <w:bCs/>
                        <w:sz w:val="18"/>
                        <w:szCs w:val="18"/>
                      </w:rPr>
                      <w:t xml:space="preserve">  ORIGEN DEL ELEMENTO:               </w:t>
                    </w:r>
                  </w:p>
                  <w:p w14:paraId="1E87F346" w14:textId="77777777" w:rsidR="00992C40" w:rsidRPr="001A2F3E" w:rsidRDefault="00992C40" w:rsidP="00992C40">
                    <w:pPr>
                      <w:rPr>
                        <w:rFonts w:ascii="Arial" w:hAnsi="Arial" w:cs="Arial"/>
                        <w:b/>
                        <w:bCs/>
                        <w:sz w:val="18"/>
                        <w:szCs w:val="18"/>
                      </w:rPr>
                    </w:pPr>
                  </w:p>
                  <w:tbl>
                    <w:tblPr>
                      <w:tblStyle w:val="Tablaconcuadrcula"/>
                      <w:tblW w:w="7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6"/>
                      <w:gridCol w:w="367"/>
                      <w:gridCol w:w="2756"/>
                      <w:gridCol w:w="281"/>
                      <w:gridCol w:w="1380"/>
                      <w:gridCol w:w="243"/>
                    </w:tblGrid>
                    <w:tr w:rsidR="00992C40" w:rsidRPr="001A2F3E" w14:paraId="55E8CCE7" w14:textId="77777777" w:rsidTr="007B5D26">
                      <w:trPr>
                        <w:trHeight w:val="385"/>
                      </w:trPr>
                      <w:tc>
                        <w:tcPr>
                          <w:tcW w:w="2918" w:type="dxa"/>
                          <w:gridSpan w:val="2"/>
                        </w:tcPr>
                        <w:p w14:paraId="608C86E4" w14:textId="77777777" w:rsidR="00992C40" w:rsidRPr="001A2F3E" w:rsidRDefault="00992C40" w:rsidP="007B5D26">
                          <w:pPr>
                            <w:ind w:left="1170"/>
                            <w:rPr>
                              <w:rFonts w:ascii="Arial" w:hAnsi="Arial" w:cs="Arial"/>
                              <w:sz w:val="18"/>
                              <w:szCs w:val="18"/>
                            </w:rPr>
                          </w:pPr>
                          <w:r>
                            <w:rPr>
                              <w:rFonts w:ascii="Arial" w:hAnsi="Arial" w:cs="Arial"/>
                              <w:sz w:val="18"/>
                              <w:szCs w:val="18"/>
                            </w:rPr>
                            <w:t>P</w:t>
                          </w:r>
                          <w:r w:rsidRPr="001A2F3E">
                            <w:rPr>
                              <w:rFonts w:ascii="Arial" w:hAnsi="Arial" w:cs="Arial"/>
                              <w:sz w:val="18"/>
                              <w:szCs w:val="18"/>
                            </w:rPr>
                            <w:t>RINCIPAL</w:t>
                          </w:r>
                        </w:p>
                        <w:p w14:paraId="0A1FB717" w14:textId="77777777" w:rsidR="00992C40" w:rsidRPr="001A2F3E" w:rsidRDefault="00992C40" w:rsidP="00F9441D">
                          <w:pPr>
                            <w:ind w:left="38"/>
                            <w:rPr>
                              <w:rFonts w:ascii="Arial" w:hAnsi="Arial" w:cs="Arial"/>
                              <w:sz w:val="18"/>
                              <w:szCs w:val="18"/>
                            </w:rPr>
                          </w:pPr>
                        </w:p>
                      </w:tc>
                      <w:tc>
                        <w:tcPr>
                          <w:tcW w:w="2938" w:type="dxa"/>
                          <w:gridSpan w:val="2"/>
                        </w:tcPr>
                        <w:p w14:paraId="7DBFB429" w14:textId="77777777" w:rsidR="00992C40" w:rsidRPr="001A2F3E" w:rsidRDefault="00992C40" w:rsidP="00214738">
                          <w:pPr>
                            <w:ind w:left="979"/>
                            <w:rPr>
                              <w:rFonts w:ascii="Arial" w:hAnsi="Arial" w:cs="Arial"/>
                              <w:sz w:val="18"/>
                              <w:szCs w:val="18"/>
                            </w:rPr>
                          </w:pPr>
                          <w:r w:rsidRPr="001A2F3E">
                            <w:rPr>
                              <w:rFonts w:ascii="Arial" w:hAnsi="Arial" w:cs="Arial"/>
                              <w:sz w:val="18"/>
                              <w:szCs w:val="18"/>
                            </w:rPr>
                            <w:t>ESPACIAL</w:t>
                          </w:r>
                        </w:p>
                      </w:tc>
                      <w:tc>
                        <w:tcPr>
                          <w:tcW w:w="1977" w:type="dxa"/>
                          <w:gridSpan w:val="2"/>
                        </w:tcPr>
                        <w:p w14:paraId="3E6F7BAF" w14:textId="77777777" w:rsidR="00992C40" w:rsidRPr="001A2F3E" w:rsidRDefault="00992C40" w:rsidP="00F9441D">
                          <w:pPr>
                            <w:rPr>
                              <w:rFonts w:ascii="Arial" w:hAnsi="Arial" w:cs="Arial"/>
                              <w:sz w:val="18"/>
                              <w:szCs w:val="18"/>
                            </w:rPr>
                          </w:pPr>
                        </w:p>
                      </w:tc>
                    </w:tr>
                    <w:tr w:rsidR="00992C40" w:rsidRPr="001A2F3E" w14:paraId="7A966009" w14:textId="77777777" w:rsidTr="007B5D26">
                      <w:trPr>
                        <w:trHeight w:val="385"/>
                      </w:trPr>
                      <w:tc>
                        <w:tcPr>
                          <w:tcW w:w="2918" w:type="dxa"/>
                          <w:gridSpan w:val="2"/>
                        </w:tcPr>
                        <w:p w14:paraId="5F099C13" w14:textId="77777777" w:rsidR="00992C40" w:rsidRPr="001A2F3E" w:rsidRDefault="00992C40" w:rsidP="00214738">
                          <w:pPr>
                            <w:ind w:left="1168"/>
                            <w:rPr>
                              <w:rFonts w:ascii="Arial" w:hAnsi="Arial" w:cs="Arial"/>
                              <w:sz w:val="18"/>
                              <w:szCs w:val="18"/>
                            </w:rPr>
                          </w:pPr>
                          <w:r w:rsidRPr="001A2F3E">
                            <w:rPr>
                              <w:rFonts w:ascii="Arial" w:hAnsi="Arial" w:cs="Arial"/>
                              <w:sz w:val="18"/>
                              <w:szCs w:val="18"/>
                            </w:rPr>
                            <w:t xml:space="preserve">  </w:t>
                          </w:r>
                          <w:r>
                            <w:rPr>
                              <w:rFonts w:ascii="Arial" w:hAnsi="Arial" w:cs="Arial"/>
                              <w:sz w:val="18"/>
                              <w:szCs w:val="18"/>
                            </w:rPr>
                            <w:t xml:space="preserve">  </w:t>
                          </w:r>
                          <w:r w:rsidRPr="001A2F3E">
                            <w:rPr>
                              <w:rFonts w:ascii="Arial" w:hAnsi="Arial" w:cs="Arial"/>
                              <w:sz w:val="18"/>
                              <w:szCs w:val="18"/>
                            </w:rPr>
                            <w:t>COMPLEMENTARIO</w:t>
                          </w:r>
                        </w:p>
                      </w:tc>
                      <w:tc>
                        <w:tcPr>
                          <w:tcW w:w="2938" w:type="dxa"/>
                          <w:gridSpan w:val="2"/>
                        </w:tcPr>
                        <w:p w14:paraId="0EB55CCC" w14:textId="77777777" w:rsidR="00992C40" w:rsidRDefault="00992C40" w:rsidP="00214738">
                          <w:pPr>
                            <w:ind w:left="951"/>
                            <w:rPr>
                              <w:rFonts w:ascii="Arial" w:hAnsi="Arial" w:cs="Arial"/>
                              <w:sz w:val="18"/>
                              <w:szCs w:val="18"/>
                            </w:rPr>
                          </w:pPr>
                          <w:r w:rsidRPr="001A2F3E">
                            <w:rPr>
                              <w:rFonts w:ascii="Arial" w:hAnsi="Arial" w:cs="Arial"/>
                              <w:sz w:val="18"/>
                              <w:szCs w:val="18"/>
                            </w:rPr>
                            <w:t xml:space="preserve">DE REFERENCIA </w:t>
                          </w:r>
                        </w:p>
                        <w:p w14:paraId="5EB5B40E" w14:textId="77777777" w:rsidR="00992C40" w:rsidRPr="001A2F3E" w:rsidRDefault="00992C40" w:rsidP="00214738">
                          <w:pPr>
                            <w:ind w:left="456"/>
                            <w:rPr>
                              <w:rFonts w:ascii="Arial" w:hAnsi="Arial" w:cs="Arial"/>
                              <w:sz w:val="18"/>
                              <w:szCs w:val="18"/>
                            </w:rPr>
                          </w:pPr>
                        </w:p>
                      </w:tc>
                      <w:tc>
                        <w:tcPr>
                          <w:tcW w:w="1977" w:type="dxa"/>
                          <w:gridSpan w:val="2"/>
                        </w:tcPr>
                        <w:p w14:paraId="7BC974E5" w14:textId="77777777" w:rsidR="00992C40" w:rsidRPr="001A2F3E" w:rsidRDefault="00992C40" w:rsidP="00F9441D">
                          <w:pPr>
                            <w:rPr>
                              <w:rFonts w:ascii="Arial" w:hAnsi="Arial" w:cs="Arial"/>
                              <w:sz w:val="18"/>
                              <w:szCs w:val="18"/>
                            </w:rPr>
                          </w:pPr>
                        </w:p>
                      </w:tc>
                    </w:tr>
                    <w:tr w:rsidR="00992C40" w:rsidRPr="001A2F3E" w14:paraId="2957EF3C" w14:textId="77777777" w:rsidTr="007B5D26">
                      <w:trPr>
                        <w:gridAfter w:val="1"/>
                        <w:wAfter w:w="298" w:type="dxa"/>
                        <w:trHeight w:val="385"/>
                      </w:trPr>
                      <w:tc>
                        <w:tcPr>
                          <w:tcW w:w="2566" w:type="dxa"/>
                        </w:tcPr>
                        <w:p w14:paraId="75EF3A5E" w14:textId="77777777" w:rsidR="00992C40" w:rsidRPr="001A2F3E" w:rsidRDefault="00992C40" w:rsidP="00F9441D">
                          <w:pPr>
                            <w:rPr>
                              <w:rFonts w:ascii="Arial" w:hAnsi="Arial" w:cs="Arial"/>
                              <w:sz w:val="18"/>
                              <w:szCs w:val="18"/>
                            </w:rPr>
                          </w:pPr>
                          <w:r w:rsidRPr="001A2F3E">
                            <w:rPr>
                              <w:rFonts w:ascii="Arial" w:hAnsi="Arial" w:cs="Arial"/>
                              <w:sz w:val="18"/>
                              <w:szCs w:val="18"/>
                            </w:rPr>
                            <w:t xml:space="preserve">                                                                                 </w:t>
                          </w:r>
                        </w:p>
                      </w:tc>
                      <w:tc>
                        <w:tcPr>
                          <w:tcW w:w="2974" w:type="dxa"/>
                          <w:gridSpan w:val="2"/>
                        </w:tcPr>
                        <w:p w14:paraId="759F2726" w14:textId="77777777" w:rsidR="00992C40" w:rsidRPr="001A2F3E" w:rsidRDefault="00992C40" w:rsidP="00214738">
                          <w:pPr>
                            <w:ind w:left="1306"/>
                            <w:rPr>
                              <w:rFonts w:ascii="Arial" w:hAnsi="Arial" w:cs="Arial"/>
                              <w:sz w:val="18"/>
                              <w:szCs w:val="18"/>
                            </w:rPr>
                          </w:pPr>
                          <w:r>
                            <w:rPr>
                              <w:rFonts w:ascii="Arial" w:hAnsi="Arial" w:cs="Arial"/>
                              <w:sz w:val="18"/>
                              <w:szCs w:val="18"/>
                            </w:rPr>
                            <w:t>G</w:t>
                          </w:r>
                          <w:r w:rsidRPr="001A2F3E">
                            <w:rPr>
                              <w:rFonts w:ascii="Arial" w:hAnsi="Arial" w:cs="Arial"/>
                              <w:sz w:val="18"/>
                              <w:szCs w:val="18"/>
                            </w:rPr>
                            <w:t xml:space="preserve">EOESTADÍSTICO </w:t>
                          </w:r>
                        </w:p>
                      </w:tc>
                      <w:tc>
                        <w:tcPr>
                          <w:tcW w:w="1995" w:type="dxa"/>
                          <w:gridSpan w:val="2"/>
                        </w:tcPr>
                        <w:p w14:paraId="75ADD882" w14:textId="77777777" w:rsidR="00992C40" w:rsidRPr="001A2F3E" w:rsidRDefault="00992C40" w:rsidP="00214738">
                          <w:pPr>
                            <w:ind w:left="456"/>
                            <w:rPr>
                              <w:rFonts w:ascii="Arial" w:hAnsi="Arial" w:cs="Arial"/>
                              <w:sz w:val="18"/>
                              <w:szCs w:val="18"/>
                            </w:rPr>
                          </w:pPr>
                        </w:p>
                      </w:tc>
                    </w:tr>
                  </w:tbl>
                  <w:p w14:paraId="2D819BF4"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v:group>
        </w:pict>
      </w:r>
    </w:p>
    <w:p w14:paraId="5B4EF1C2" w14:textId="77777777" w:rsidR="00992C40" w:rsidRDefault="00992C40" w:rsidP="00992C40">
      <w:pPr>
        <w:rPr>
          <w:rFonts w:ascii="Arial" w:hAnsi="Arial" w:cs="Arial"/>
          <w:sz w:val="20"/>
          <w:szCs w:val="20"/>
        </w:rPr>
      </w:pPr>
    </w:p>
    <w:p w14:paraId="7E9D92A3" w14:textId="77777777" w:rsidR="00992C40" w:rsidRDefault="00992C40" w:rsidP="00992C40">
      <w:pPr>
        <w:rPr>
          <w:rFonts w:ascii="Arial" w:hAnsi="Arial" w:cs="Arial"/>
          <w:sz w:val="20"/>
          <w:szCs w:val="20"/>
        </w:rPr>
      </w:pPr>
    </w:p>
    <w:p w14:paraId="7E0F7E62" w14:textId="4A66D292" w:rsidR="00992C40" w:rsidRDefault="00000000" w:rsidP="00992C40">
      <w:pPr>
        <w:rPr>
          <w:rFonts w:ascii="Arial" w:hAnsi="Arial" w:cs="Arial"/>
          <w:sz w:val="20"/>
          <w:szCs w:val="20"/>
        </w:rPr>
      </w:pPr>
      <w:r>
        <w:rPr>
          <w:noProof/>
        </w:rPr>
        <w:pict w14:anchorId="7EDAB77E">
          <v:shape id="Cuadro de texto 72" o:spid="_x0000_s2281" type="#_x0000_t202" style="position:absolute;margin-left:13.55pt;margin-top:157.05pt;width:423.8pt;height:369.5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" fillcolor="window" stroked="f" strokeweight=".5pt">
            <v:textbox>
              <w:txbxContent>
                <w:p w14:paraId="5D1BAC8F" w14:textId="77777777" w:rsidR="00992C40" w:rsidRPr="00F9441D" w:rsidRDefault="00992C40" w:rsidP="00992C40">
                  <w:pPr>
                    <w:pStyle w:val="Prrafodelista"/>
                    <w:numPr>
                      <w:ilvl w:val="0"/>
                      <w:numId w:val="10"/>
                    </w:numPr>
                    <w:spacing w:after="0" w:line="240" w:lineRule="auto"/>
                    <w:contextualSpacing/>
                    <w:rPr>
                      <w:rFonts w:ascii="Arial" w:hAnsi="Arial" w:cs="Arial"/>
                      <w:szCs w:val="18"/>
                    </w:rPr>
                  </w:pPr>
                  <w:r w:rsidRPr="00F9441D">
                    <w:rPr>
                      <w:rFonts w:ascii="Arial" w:hAnsi="Arial" w:cs="Arial"/>
                      <w:szCs w:val="18"/>
                    </w:rPr>
                    <w:t>Para los Domicilios Geográficos que se encuentran aledaños a uno de los elementos siguientes, el valor del Nombre de Vialidad se deberá conformar con los atributos que se indican en cada uno de ellos:</w:t>
                  </w:r>
                </w:p>
                <w:p w14:paraId="09B7E117" w14:textId="77777777" w:rsidR="00992C40" w:rsidRPr="00F9441D" w:rsidRDefault="00992C40" w:rsidP="00992C40">
                  <w:pPr>
                    <w:jc w:val="center"/>
                    <w:rPr>
                      <w:rFonts w:ascii="Arial" w:hAnsi="Arial" w:cs="Arial"/>
                      <w:b/>
                      <w:bCs/>
                      <w:sz w:val="18"/>
                      <w:szCs w:val="18"/>
                      <w:u w:val="single"/>
                    </w:rPr>
                  </w:pPr>
                  <w:r w:rsidRPr="00F9441D">
                    <w:rPr>
                      <w:rFonts w:ascii="Arial" w:hAnsi="Arial" w:cs="Arial"/>
                      <w:b/>
                      <w:bCs/>
                      <w:sz w:val="18"/>
                      <w:szCs w:val="18"/>
                      <w:u w:val="single"/>
                    </w:rPr>
                    <w:t>Vialidad</w:t>
                  </w:r>
                </w:p>
                <w:p w14:paraId="6E42DB7C" w14:textId="77777777" w:rsidR="00992C40" w:rsidRPr="00F9441D" w:rsidRDefault="00992C40" w:rsidP="00992C40">
                  <w:pPr>
                    <w:contextualSpacing/>
                    <w:jc w:val="both"/>
                    <w:rPr>
                      <w:rFonts w:ascii="Arial" w:hAnsi="Arial" w:cs="Arial"/>
                      <w:sz w:val="18"/>
                      <w:szCs w:val="18"/>
                    </w:rPr>
                  </w:pPr>
                  <w:r w:rsidRPr="00F9441D">
                    <w:rPr>
                      <w:rFonts w:ascii="Arial" w:hAnsi="Arial" w:cs="Arial"/>
                      <w:sz w:val="18"/>
                      <w:szCs w:val="18"/>
                    </w:rPr>
                    <w:t>Indeterminada.</w:t>
                  </w:r>
                </w:p>
                <w:p w14:paraId="15EB23BA" w14:textId="77777777" w:rsidR="00992C40" w:rsidRPr="00F9441D" w:rsidRDefault="00992C40" w:rsidP="00992C40">
                  <w:pPr>
                    <w:jc w:val="center"/>
                    <w:rPr>
                      <w:rFonts w:ascii="Arial" w:hAnsi="Arial" w:cs="Arial"/>
                      <w:b/>
                      <w:bCs/>
                      <w:sz w:val="18"/>
                      <w:szCs w:val="18"/>
                      <w:u w:val="single"/>
                    </w:rPr>
                  </w:pPr>
                  <w:r w:rsidRPr="00F9441D">
                    <w:rPr>
                      <w:rFonts w:ascii="Arial" w:hAnsi="Arial" w:cs="Arial"/>
                      <w:b/>
                      <w:bCs/>
                      <w:sz w:val="18"/>
                      <w:szCs w:val="18"/>
                      <w:u w:val="single"/>
                    </w:rPr>
                    <w:t>Carretera</w:t>
                  </w:r>
                </w:p>
                <w:p w14:paraId="78C65DD3" w14:textId="77777777" w:rsidR="00992C40" w:rsidRPr="00F9441D" w:rsidRDefault="00992C40" w:rsidP="00992C40">
                  <w:pPr>
                    <w:jc w:val="center"/>
                    <w:rPr>
                      <w:rFonts w:ascii="Arial" w:hAnsi="Arial" w:cs="Arial"/>
                      <w:b/>
                      <w:bCs/>
                      <w:sz w:val="18"/>
                      <w:szCs w:val="18"/>
                      <w:u w:val="single"/>
                    </w:rPr>
                  </w:pPr>
                </w:p>
                <w:p w14:paraId="6D0A5DE3" w14:textId="7A3E2576" w:rsidR="00992C40" w:rsidRPr="00F9441D" w:rsidRDefault="00992C40" w:rsidP="00992C40">
                  <w:pPr>
                    <w:spacing w:line="360" w:lineRule="auto"/>
                    <w:rPr>
                      <w:rFonts w:ascii="Arial" w:hAnsi="Arial" w:cs="Arial"/>
                      <w:sz w:val="18"/>
                      <w:szCs w:val="18"/>
                    </w:rPr>
                  </w:pPr>
                  <w:r w:rsidRPr="00F9441D">
                    <w:rPr>
                      <w:rFonts w:ascii="Arial" w:hAnsi="Arial" w:cs="Arial"/>
                      <w:b/>
                      <w:bCs/>
                      <w:sz w:val="18"/>
                      <w:szCs w:val="18"/>
                    </w:rPr>
                    <w:t xml:space="preserve">Administración: </w:t>
                  </w:r>
                  <w:r w:rsidRPr="00F9441D">
                    <w:rPr>
                      <w:rFonts w:ascii="Arial" w:hAnsi="Arial" w:cs="Arial"/>
                      <w:sz w:val="18"/>
                      <w:szCs w:val="18"/>
                    </w:rPr>
                    <w:t>Estatal, Federal, Municipal, Particular</w:t>
                  </w:r>
                  <w:r w:rsidR="00E407AC">
                    <w:rPr>
                      <w:rFonts w:ascii="Arial" w:hAnsi="Arial" w:cs="Arial"/>
                      <w:sz w:val="18"/>
                      <w:szCs w:val="18"/>
                    </w:rPr>
                    <w:t>.</w:t>
                  </w:r>
                </w:p>
                <w:p w14:paraId="41C0BF95" w14:textId="1E3771DE" w:rsidR="00992C40" w:rsidRPr="00F9441D" w:rsidRDefault="00992C40" w:rsidP="00992C40">
                  <w:pPr>
                    <w:spacing w:line="360" w:lineRule="auto"/>
                    <w:rPr>
                      <w:rFonts w:ascii="Arial" w:hAnsi="Arial" w:cs="Arial"/>
                      <w:sz w:val="18"/>
                      <w:szCs w:val="18"/>
                    </w:rPr>
                  </w:pPr>
                  <w:r w:rsidRPr="00F9441D">
                    <w:rPr>
                      <w:rFonts w:ascii="Arial" w:hAnsi="Arial" w:cs="Arial"/>
                      <w:b/>
                      <w:bCs/>
                      <w:sz w:val="18"/>
                      <w:szCs w:val="18"/>
                    </w:rPr>
                    <w:t>Derecho de Tránsito</w:t>
                  </w:r>
                  <w:r w:rsidRPr="00F9441D">
                    <w:rPr>
                      <w:rFonts w:ascii="Arial" w:hAnsi="Arial" w:cs="Arial"/>
                      <w:sz w:val="18"/>
                      <w:szCs w:val="18"/>
                    </w:rPr>
                    <w:t xml:space="preserve">: Cuota </w:t>
                  </w:r>
                  <w:r w:rsidRPr="00F9441D">
                    <w:rPr>
                      <w:rFonts w:ascii="Arial" w:hAnsi="Arial" w:cs="Arial"/>
                      <w:sz w:val="18"/>
                      <w:szCs w:val="18"/>
                      <w:vertAlign w:val="superscript"/>
                    </w:rPr>
                    <w:t>(*)</w:t>
                  </w:r>
                  <w:r w:rsidRPr="00F9441D">
                    <w:rPr>
                      <w:rFonts w:ascii="Arial" w:hAnsi="Arial" w:cs="Arial"/>
                      <w:sz w:val="18"/>
                      <w:szCs w:val="18"/>
                    </w:rPr>
                    <w:t>, Libre</w:t>
                  </w:r>
                  <w:r w:rsidR="00E407AC">
                    <w:rPr>
                      <w:rFonts w:ascii="Arial" w:hAnsi="Arial" w:cs="Arial"/>
                      <w:sz w:val="18"/>
                      <w:szCs w:val="18"/>
                    </w:rPr>
                    <w:t>.</w:t>
                  </w:r>
                </w:p>
                <w:p w14:paraId="1A82832F" w14:textId="25A587A5" w:rsidR="00992C40" w:rsidRPr="00F9441D" w:rsidRDefault="00992C40" w:rsidP="00992C40">
                  <w:pPr>
                    <w:spacing w:line="360" w:lineRule="auto"/>
                    <w:rPr>
                      <w:rFonts w:ascii="Arial" w:hAnsi="Arial" w:cs="Arial"/>
                      <w:sz w:val="18"/>
                      <w:szCs w:val="18"/>
                    </w:rPr>
                  </w:pPr>
                  <w:r w:rsidRPr="00F9441D">
                    <w:rPr>
                      <w:rFonts w:ascii="Arial" w:hAnsi="Arial" w:cs="Arial"/>
                      <w:b/>
                      <w:bCs/>
                      <w:sz w:val="18"/>
                      <w:szCs w:val="18"/>
                    </w:rPr>
                    <w:t>Código</w:t>
                  </w:r>
                  <w:r w:rsidRPr="00F9441D">
                    <w:rPr>
                      <w:rFonts w:ascii="Arial" w:hAnsi="Arial" w:cs="Arial"/>
                      <w:sz w:val="18"/>
                      <w:szCs w:val="18"/>
                    </w:rPr>
                    <w:t>: Número de la carretera (NNNN)</w:t>
                  </w:r>
                  <w:r w:rsidR="00E407AC">
                    <w:rPr>
                      <w:rFonts w:ascii="Arial" w:hAnsi="Arial" w:cs="Arial"/>
                      <w:sz w:val="18"/>
                      <w:szCs w:val="18"/>
                    </w:rPr>
                    <w:t>.</w:t>
                  </w:r>
                </w:p>
                <w:p w14:paraId="1BEF6390" w14:textId="46963594" w:rsidR="00992C40" w:rsidRPr="00F9441D" w:rsidRDefault="00992C40" w:rsidP="00992C40">
                  <w:pPr>
                    <w:spacing w:line="360" w:lineRule="auto"/>
                    <w:jc w:val="both"/>
                    <w:rPr>
                      <w:rFonts w:ascii="Arial" w:hAnsi="Arial" w:cs="Arial"/>
                      <w:sz w:val="18"/>
                      <w:szCs w:val="18"/>
                    </w:rPr>
                  </w:pPr>
                  <w:r w:rsidRPr="00F9441D">
                    <w:rPr>
                      <w:rFonts w:ascii="Arial" w:hAnsi="Arial" w:cs="Arial"/>
                      <w:b/>
                      <w:bCs/>
                      <w:sz w:val="18"/>
                      <w:szCs w:val="18"/>
                    </w:rPr>
                    <w:t>Tramo:</w:t>
                  </w:r>
                  <w:r w:rsidRPr="00F9441D">
                    <w:rPr>
                      <w:rFonts w:ascii="Arial" w:hAnsi="Arial" w:cs="Arial"/>
                      <w:sz w:val="18"/>
                      <w:szCs w:val="18"/>
                    </w:rPr>
                    <w:t xml:space="preserve"> Poblaciones Origen-Destino que determinan el tramo (texto libre separando con un guion “</w:t>
                  </w:r>
                  <w:proofErr w:type="gramStart"/>
                  <w:r w:rsidRPr="00F9441D">
                    <w:rPr>
                      <w:rFonts w:ascii="Arial" w:hAnsi="Arial" w:cs="Arial"/>
                      <w:sz w:val="18"/>
                      <w:szCs w:val="18"/>
                    </w:rPr>
                    <w:t>-“ la</w:t>
                  </w:r>
                  <w:proofErr w:type="gramEnd"/>
                  <w:r w:rsidRPr="00F9441D">
                    <w:rPr>
                      <w:rFonts w:ascii="Arial" w:hAnsi="Arial" w:cs="Arial"/>
                      <w:sz w:val="18"/>
                      <w:szCs w:val="18"/>
                    </w:rPr>
                    <w:t xml:space="preserve"> población origen de la población destino)</w:t>
                  </w:r>
                  <w:r w:rsidR="00E407AC">
                    <w:rPr>
                      <w:rFonts w:ascii="Arial" w:hAnsi="Arial" w:cs="Arial"/>
                      <w:sz w:val="18"/>
                      <w:szCs w:val="18"/>
                    </w:rPr>
                    <w:t>.</w:t>
                  </w:r>
                </w:p>
                <w:p w14:paraId="49CB5BB6" w14:textId="0396F7B7" w:rsidR="00992C40" w:rsidRPr="00F9441D" w:rsidRDefault="00992C40" w:rsidP="00992C40">
                  <w:pPr>
                    <w:spacing w:line="360" w:lineRule="auto"/>
                    <w:jc w:val="both"/>
                    <w:rPr>
                      <w:rFonts w:ascii="Arial" w:hAnsi="Arial" w:cs="Arial"/>
                      <w:sz w:val="18"/>
                      <w:szCs w:val="18"/>
                    </w:rPr>
                  </w:pPr>
                  <w:r w:rsidRPr="00F9441D">
                    <w:rPr>
                      <w:rFonts w:ascii="Arial" w:hAnsi="Arial" w:cs="Arial"/>
                      <w:b/>
                      <w:bCs/>
                      <w:sz w:val="18"/>
                      <w:szCs w:val="18"/>
                    </w:rPr>
                    <w:t>Cadenamiento</w:t>
                  </w:r>
                  <w:r w:rsidRPr="00F9441D">
                    <w:rPr>
                      <w:rFonts w:ascii="Arial" w:hAnsi="Arial" w:cs="Arial"/>
                      <w:sz w:val="18"/>
                      <w:szCs w:val="18"/>
                    </w:rPr>
                    <w:t>: Kilómetro en el que se ubica el Domicilio Geográfico en el tramo (Kilómetro NNNN+</w:t>
                  </w:r>
                  <w:proofErr w:type="gramStart"/>
                  <w:r w:rsidRPr="00F9441D">
                    <w:rPr>
                      <w:rFonts w:ascii="Arial" w:hAnsi="Arial" w:cs="Arial"/>
                      <w:sz w:val="18"/>
                      <w:szCs w:val="18"/>
                    </w:rPr>
                    <w:t>NNN  &lt;</w:t>
                  </w:r>
                  <w:proofErr w:type="gramEnd"/>
                  <w:r w:rsidRPr="00F9441D">
                    <w:rPr>
                      <w:rFonts w:ascii="Arial" w:hAnsi="Arial" w:cs="Arial"/>
                      <w:sz w:val="18"/>
                      <w:szCs w:val="18"/>
                    </w:rPr>
                    <w:t>valores de los kilómetros +metros&gt;)</w:t>
                  </w:r>
                  <w:r w:rsidR="00E407AC">
                    <w:rPr>
                      <w:rFonts w:ascii="Arial" w:hAnsi="Arial" w:cs="Arial"/>
                      <w:sz w:val="18"/>
                      <w:szCs w:val="18"/>
                    </w:rPr>
                    <w:t>.</w:t>
                  </w:r>
                </w:p>
                <w:p w14:paraId="198A2B23" w14:textId="4003F709" w:rsidR="00992C40" w:rsidRPr="00F9441D" w:rsidRDefault="00992C40" w:rsidP="00992C40">
                  <w:pPr>
                    <w:spacing w:line="360" w:lineRule="auto"/>
                    <w:rPr>
                      <w:rFonts w:ascii="Arial" w:hAnsi="Arial" w:cs="Arial"/>
                      <w:i/>
                      <w:iCs/>
                      <w:sz w:val="18"/>
                      <w:szCs w:val="18"/>
                    </w:rPr>
                  </w:pPr>
                  <w:r w:rsidRPr="00F9441D">
                    <w:rPr>
                      <w:rFonts w:ascii="Arial" w:hAnsi="Arial" w:cs="Arial"/>
                      <w:i/>
                      <w:iCs/>
                      <w:sz w:val="18"/>
                      <w:szCs w:val="18"/>
                    </w:rPr>
                    <w:t>(*) cuando se presente el término genérico Autopista, en el atributo “Derecho de Tránsito”, el valor que aplica será “Cuota”</w:t>
                  </w:r>
                  <w:r w:rsidR="00E407AC">
                    <w:rPr>
                      <w:rFonts w:ascii="Arial" w:hAnsi="Arial" w:cs="Arial"/>
                      <w:i/>
                      <w:iCs/>
                      <w:sz w:val="18"/>
                      <w:szCs w:val="18"/>
                    </w:rPr>
                    <w:t>.</w:t>
                  </w:r>
                </w:p>
                <w:p w14:paraId="64A5A545" w14:textId="77777777" w:rsidR="00992C40" w:rsidRPr="00F9441D" w:rsidRDefault="00992C40" w:rsidP="00992C40">
                  <w:pPr>
                    <w:rPr>
                      <w:rFonts w:ascii="Arial" w:hAnsi="Arial" w:cs="Arial"/>
                      <w:b/>
                      <w:bCs/>
                      <w:sz w:val="18"/>
                      <w:szCs w:val="18"/>
                    </w:rPr>
                  </w:pPr>
                </w:p>
                <w:p w14:paraId="41C233D0" w14:textId="77777777" w:rsidR="00992C40" w:rsidRPr="00F9441D" w:rsidRDefault="00992C40" w:rsidP="00992C40">
                  <w:pPr>
                    <w:spacing w:line="360" w:lineRule="auto"/>
                    <w:jc w:val="center"/>
                    <w:rPr>
                      <w:rFonts w:ascii="Arial" w:hAnsi="Arial" w:cs="Arial"/>
                      <w:b/>
                      <w:bCs/>
                      <w:sz w:val="18"/>
                      <w:szCs w:val="18"/>
                      <w:u w:val="single"/>
                    </w:rPr>
                  </w:pPr>
                  <w:r w:rsidRPr="00F9441D">
                    <w:rPr>
                      <w:rFonts w:ascii="Arial" w:hAnsi="Arial" w:cs="Arial"/>
                      <w:b/>
                      <w:bCs/>
                      <w:sz w:val="18"/>
                      <w:szCs w:val="18"/>
                      <w:u w:val="single"/>
                    </w:rPr>
                    <w:t>Camino</w:t>
                  </w:r>
                </w:p>
                <w:p w14:paraId="524A940B" w14:textId="61B8F695" w:rsidR="00992C40" w:rsidRPr="00F9441D" w:rsidRDefault="00992C40" w:rsidP="00992C40">
                  <w:pPr>
                    <w:spacing w:line="360" w:lineRule="auto"/>
                    <w:jc w:val="both"/>
                    <w:rPr>
                      <w:rFonts w:ascii="Arial" w:hAnsi="Arial" w:cs="Arial"/>
                      <w:sz w:val="18"/>
                      <w:szCs w:val="18"/>
                    </w:rPr>
                  </w:pPr>
                  <w:r w:rsidRPr="00F9441D">
                    <w:rPr>
                      <w:rFonts w:ascii="Arial" w:hAnsi="Arial" w:cs="Arial"/>
                      <w:b/>
                      <w:bCs/>
                      <w:sz w:val="18"/>
                      <w:szCs w:val="18"/>
                    </w:rPr>
                    <w:t>Tramo:</w:t>
                  </w:r>
                  <w:r w:rsidRPr="00F9441D">
                    <w:rPr>
                      <w:rFonts w:ascii="Arial" w:hAnsi="Arial" w:cs="Arial"/>
                      <w:sz w:val="18"/>
                      <w:szCs w:val="18"/>
                    </w:rPr>
                    <w:t xml:space="preserve"> Poblaciones</w:t>
                  </w:r>
                  <w:r w:rsidRPr="00F9441D">
                    <w:rPr>
                      <w:rFonts w:ascii="Arial" w:hAnsi="Arial" w:cs="Arial"/>
                      <w:b/>
                      <w:bCs/>
                      <w:sz w:val="18"/>
                      <w:szCs w:val="18"/>
                    </w:rPr>
                    <w:t xml:space="preserve"> </w:t>
                  </w:r>
                  <w:r w:rsidRPr="00F9441D">
                    <w:rPr>
                      <w:rFonts w:ascii="Arial" w:hAnsi="Arial" w:cs="Arial"/>
                      <w:sz w:val="18"/>
                      <w:szCs w:val="18"/>
                    </w:rPr>
                    <w:t>Origen-destino que</w:t>
                  </w:r>
                  <w:r w:rsidRPr="00F9441D">
                    <w:rPr>
                      <w:rFonts w:ascii="Arial" w:hAnsi="Arial" w:cs="Arial"/>
                      <w:b/>
                      <w:bCs/>
                      <w:sz w:val="18"/>
                      <w:szCs w:val="18"/>
                    </w:rPr>
                    <w:t xml:space="preserve"> </w:t>
                  </w:r>
                  <w:r w:rsidRPr="00F9441D">
                    <w:rPr>
                      <w:rFonts w:ascii="Arial" w:hAnsi="Arial" w:cs="Arial"/>
                      <w:sz w:val="18"/>
                      <w:szCs w:val="18"/>
                    </w:rPr>
                    <w:t>determinan el tramo (texto libre separado con un guion “</w:t>
                  </w:r>
                  <w:proofErr w:type="gramStart"/>
                  <w:r w:rsidR="00F51869" w:rsidRPr="00F9441D">
                    <w:rPr>
                      <w:rFonts w:ascii="Arial" w:hAnsi="Arial" w:cs="Arial"/>
                      <w:sz w:val="18"/>
                      <w:szCs w:val="18"/>
                    </w:rPr>
                    <w:t>-“</w:t>
                  </w:r>
                  <w:proofErr w:type="gramEnd"/>
                  <w:r w:rsidR="00F51869" w:rsidRPr="00F9441D">
                    <w:rPr>
                      <w:rFonts w:ascii="Arial" w:hAnsi="Arial" w:cs="Arial"/>
                      <w:sz w:val="18"/>
                      <w:szCs w:val="18"/>
                    </w:rPr>
                    <w:t>la</w:t>
                  </w:r>
                  <w:r w:rsidRPr="00F9441D">
                    <w:rPr>
                      <w:rFonts w:ascii="Arial" w:hAnsi="Arial" w:cs="Arial"/>
                      <w:sz w:val="18"/>
                      <w:szCs w:val="18"/>
                    </w:rPr>
                    <w:t xml:space="preserve"> población origen de la población destino)</w:t>
                  </w:r>
                  <w:r w:rsidR="00447C51">
                    <w:rPr>
                      <w:rFonts w:ascii="Arial" w:hAnsi="Arial" w:cs="Arial"/>
                      <w:sz w:val="18"/>
                      <w:szCs w:val="18"/>
                    </w:rPr>
                    <w:t>.</w:t>
                  </w:r>
                </w:p>
                <w:p w14:paraId="121E4FE7" w14:textId="01ABD2B8" w:rsidR="00992C40" w:rsidRPr="00F9441D" w:rsidRDefault="00992C40" w:rsidP="00992C40">
                  <w:pPr>
                    <w:spacing w:line="360" w:lineRule="auto"/>
                    <w:rPr>
                      <w:rFonts w:ascii="Arial" w:hAnsi="Arial" w:cs="Arial"/>
                      <w:sz w:val="18"/>
                      <w:szCs w:val="18"/>
                    </w:rPr>
                  </w:pPr>
                  <w:r w:rsidRPr="00F9441D">
                    <w:rPr>
                      <w:rFonts w:ascii="Arial" w:hAnsi="Arial" w:cs="Arial"/>
                      <w:b/>
                      <w:bCs/>
                      <w:sz w:val="18"/>
                      <w:szCs w:val="18"/>
                    </w:rPr>
                    <w:t>Margen:</w:t>
                  </w:r>
                  <w:r w:rsidRPr="00F9441D">
                    <w:rPr>
                      <w:rFonts w:ascii="Arial" w:hAnsi="Arial" w:cs="Arial"/>
                      <w:sz w:val="18"/>
                      <w:szCs w:val="18"/>
                    </w:rPr>
                    <w:t xml:space="preserve"> Derecho, Izquierdo</w:t>
                  </w:r>
                  <w:r w:rsidR="00447C51">
                    <w:rPr>
                      <w:rFonts w:ascii="Arial" w:hAnsi="Arial" w:cs="Arial"/>
                      <w:sz w:val="18"/>
                      <w:szCs w:val="18"/>
                    </w:rPr>
                    <w:t>.</w:t>
                  </w:r>
                </w:p>
                <w:p w14:paraId="2FEC0598" w14:textId="77777777" w:rsidR="00992C40" w:rsidRPr="00F9441D" w:rsidRDefault="00992C40" w:rsidP="00992C40">
                  <w:pPr>
                    <w:spacing w:line="360" w:lineRule="auto"/>
                    <w:jc w:val="both"/>
                    <w:rPr>
                      <w:rFonts w:ascii="Arial" w:hAnsi="Arial" w:cs="Arial"/>
                      <w:sz w:val="18"/>
                      <w:szCs w:val="18"/>
                    </w:rPr>
                  </w:pPr>
                  <w:r w:rsidRPr="00F9441D">
                    <w:rPr>
                      <w:rFonts w:ascii="Arial" w:hAnsi="Arial" w:cs="Arial"/>
                      <w:b/>
                      <w:bCs/>
                      <w:sz w:val="18"/>
                      <w:szCs w:val="18"/>
                    </w:rPr>
                    <w:t>Cadenamiento:</w:t>
                  </w:r>
                  <w:r w:rsidRPr="00F9441D">
                    <w:rPr>
                      <w:rFonts w:ascii="Arial" w:hAnsi="Arial" w:cs="Arial"/>
                      <w:sz w:val="18"/>
                      <w:szCs w:val="18"/>
                    </w:rPr>
                    <w:t xml:space="preserve"> Kilómetro en el que se ubica el Domicilio Geográfico, cuando se conozca (kilómetro NNNN+NNN &lt;valores de los </w:t>
                  </w:r>
                  <w:proofErr w:type="spellStart"/>
                  <w:r w:rsidRPr="00F9441D">
                    <w:rPr>
                      <w:rFonts w:ascii="Arial" w:hAnsi="Arial" w:cs="Arial"/>
                      <w:sz w:val="18"/>
                      <w:szCs w:val="18"/>
                    </w:rPr>
                    <w:t>kilómetros+metros</w:t>
                  </w:r>
                  <w:proofErr w:type="spellEnd"/>
                  <w:r w:rsidRPr="00F9441D">
                    <w:rPr>
                      <w:rFonts w:ascii="Arial" w:hAnsi="Arial" w:cs="Arial"/>
                      <w:sz w:val="18"/>
                      <w:szCs w:val="18"/>
                    </w:rPr>
                    <w:t xml:space="preserve">&gt;) </w:t>
                  </w:r>
                </w:p>
                <w:p w14:paraId="3B86D42B" w14:textId="611CBD96" w:rsidR="00322657" w:rsidRPr="00F9441D" w:rsidRDefault="00322657" w:rsidP="00992C40">
                  <w:pPr>
                    <w:spacing w:line="360" w:lineRule="auto"/>
                    <w:rPr>
                      <w:rFonts w:ascii="Arial" w:hAnsi="Arial" w:cs="Arial"/>
                      <w:sz w:val="18"/>
                      <w:szCs w:val="18"/>
                    </w:rPr>
                  </w:pPr>
                </w:p>
                <w:p w14:paraId="5A242F6D" w14:textId="20CADA0F" w:rsidR="00992C40" w:rsidRPr="00F9441D" w:rsidRDefault="00992C40" w:rsidP="00992C40">
                  <w:pPr>
                    <w:spacing w:line="360" w:lineRule="auto"/>
                    <w:jc w:val="center"/>
                    <w:rPr>
                      <w:rFonts w:ascii="Arial" w:hAnsi="Arial" w:cs="Arial"/>
                      <w:b/>
                      <w:bCs/>
                      <w:sz w:val="18"/>
                      <w:szCs w:val="18"/>
                      <w:u w:val="single"/>
                    </w:rPr>
                  </w:pPr>
                  <w:bookmarkStart w:id="19" w:name="_Hlk127968258"/>
                  <w:r w:rsidRPr="00F9441D">
                    <w:rPr>
                      <w:rFonts w:ascii="Arial" w:hAnsi="Arial" w:cs="Arial"/>
                      <w:b/>
                      <w:bCs/>
                      <w:sz w:val="18"/>
                      <w:szCs w:val="18"/>
                      <w:u w:val="single"/>
                    </w:rPr>
                    <w:t>Corriente de Agua</w:t>
                  </w:r>
                </w:p>
                <w:p w14:paraId="393C3CD1" w14:textId="1F616DF0" w:rsidR="00992C40" w:rsidRPr="00F9441D" w:rsidRDefault="00992C40" w:rsidP="00992C40">
                  <w:pPr>
                    <w:spacing w:line="360" w:lineRule="auto"/>
                    <w:rPr>
                      <w:rFonts w:ascii="Arial" w:hAnsi="Arial" w:cs="Arial"/>
                      <w:sz w:val="18"/>
                      <w:szCs w:val="18"/>
                    </w:rPr>
                  </w:pPr>
                  <w:r w:rsidRPr="00F9441D">
                    <w:rPr>
                      <w:rFonts w:ascii="Arial" w:hAnsi="Arial" w:cs="Arial"/>
                      <w:b/>
                      <w:bCs/>
                      <w:sz w:val="18"/>
                      <w:szCs w:val="18"/>
                    </w:rPr>
                    <w:t>Nombre:</w:t>
                  </w:r>
                  <w:r w:rsidRPr="00F9441D">
                    <w:rPr>
                      <w:rFonts w:ascii="Arial" w:hAnsi="Arial" w:cs="Arial"/>
                      <w:sz w:val="18"/>
                      <w:szCs w:val="18"/>
                    </w:rPr>
                    <w:t xml:space="preserve"> Sustantivo propio que identifica a la corriente de agua</w:t>
                  </w:r>
                  <w:r w:rsidR="00E407AC">
                    <w:rPr>
                      <w:rFonts w:ascii="Arial" w:hAnsi="Arial" w:cs="Arial"/>
                      <w:sz w:val="18"/>
                      <w:szCs w:val="18"/>
                    </w:rPr>
                    <w:t>.</w:t>
                  </w:r>
                  <w:r w:rsidRPr="00F9441D">
                    <w:rPr>
                      <w:rFonts w:ascii="Arial" w:hAnsi="Arial" w:cs="Arial"/>
                      <w:sz w:val="18"/>
                      <w:szCs w:val="18"/>
                    </w:rPr>
                    <w:t xml:space="preserve"> </w:t>
                  </w:r>
                </w:p>
                <w:bookmarkEnd w:id="19"/>
                <w:p w14:paraId="2E228376" w14:textId="77777777" w:rsidR="00992C40" w:rsidRPr="00F9441D" w:rsidRDefault="00992C40" w:rsidP="00992C40">
                  <w:pPr>
                    <w:jc w:val="center"/>
                    <w:rPr>
                      <w:rFonts w:ascii="Arial" w:hAnsi="Arial" w:cs="Arial"/>
                      <w:b/>
                      <w:bCs/>
                      <w:sz w:val="18"/>
                      <w:szCs w:val="18"/>
                      <w:u w:val="single"/>
                    </w:rPr>
                  </w:pPr>
                </w:p>
              </w:txbxContent>
            </v:textbox>
          </v:shape>
        </w:pict>
      </w:r>
      <w:r>
        <w:rPr>
          <w:noProof/>
        </w:rPr>
        <w:pict w14:anchorId="2E0014A3">
          <v:roundrect id="Rectángulo: esquinas redondeadas 75" o:spid="_x0000_s2280" style="position:absolute;margin-left:9.5pt;margin-top:151.3pt;width:428.2pt;height:381.3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" filled="f" strokeweight="1pt">
            <v:textbox inset="2.88pt,2.88pt,2.88pt,2.88pt"/>
          </v:roundrect>
        </w:pict>
      </w:r>
      <w:r>
        <w:rPr>
          <w:noProof/>
        </w:rPr>
        <w:pict w14:anchorId="378A8DBB">
          <v:group id="Grupo 223" o:spid="_x0000_s2271" style="position:absolute;margin-left:66.8pt;margin-top:19.75pt;width:164.2pt;height:57pt;z-index:251660800" coordsize="20852,7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">
            <v:rect id="_x0000_s2272" style="position:absolute;top:4079;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" fillcolor="window" strokecolor="#5b9bd5" strokeweight="1pt"/>
            <v:group id="Grupo 222" o:spid="_x0000_s2273" style="position:absolute;left:34;width:20818;height:7236" coordsize="20818,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">
              <v:rect id="_x0000_s2274" style="position:absolute;left:19035;top:2957;width:1715;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" fillcolor="window" strokecolor="#5b9bd5" strokeweight="1pt"/>
              <v:rect id="_x0000_s2275" style="position:absolute;left:19103;top:5540;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" fillcolor="window" strokecolor="#5b9bd5" strokeweight="1pt"/>
              <v:rect id="_x0000_s2276" style="position:absolute;left:19069;top:373;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" fillcolor="window" strokecolor="#5b9bd5" strokeweight="1pt"/>
              <v:shape id="_x0000_s2277" style="position:absolute;left:19273;top:135;width:1289;height:2248;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&#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_x0000_s2278" style="position:absolute;top:373;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" fillcolor="window" strokecolor="#5b9bd5" strokeweight="1pt"/>
              <v:shape id="_x0000_s2279" style="position:absolute;left:203;width:1292;height:2247;visibility:visible;mso-wrap-style:square;v-text-anchor:middle" coordsize="129172,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" path="m17853,61557l44195,46420,64586,81906,84977,46420r26342,15137l82106,112395r29213,50838l84977,178370,64586,142884,44195,178370,17853,163233,47066,112395,17853,61557xe" fillcolor="windowText" stroked="f" strokeweight="1pt">
                <v:stroke joinstyle="miter"/>
                <v:path arrowok="t" o:connecttype="custom" o:connectlocs="17853,61557;44195,46420;64586,81906;84977,46420;111319,61557;82106,112395;111319,163233;84977,178370;64586,142884;44195,178370;17853,163233;47066,112395;17853,61557" o:connectangles="0,0,0,0,0,0,0,0,0,0,0,0,0"/>
              </v:shape>
            </v:group>
          </v:group>
        </w:pict>
      </w:r>
      <w:r>
        <w:rPr>
          <w:noProof/>
        </w:rPr>
        <w:pict w14:anchorId="26DFC1FC">
          <v:shape id="Cuadro de texto 74" o:spid="_x0000_s2270" type="#_x0000_t202" style="position:absolute;margin-left:.2pt;margin-top:97.85pt;width:189.75pt;height:69.0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" filled="f" stroked="f" strokeweight=".5pt">
            <v:textbox>
              <w:txbxContent>
                <w:p w14:paraId="60489A3C" w14:textId="77777777" w:rsidR="00992C40" w:rsidRDefault="00992C40" w:rsidP="00992C40">
                  <w:pPr>
                    <w:tabs>
                      <w:tab w:val="left" w:pos="1069"/>
                    </w:tabs>
                    <w:ind w:left="284"/>
                    <w:rPr>
                      <w:rFonts w:ascii="Arial" w:hAnsi="Arial" w:cs="Arial"/>
                      <w:b/>
                      <w:bCs/>
                      <w:sz w:val="18"/>
                      <w:szCs w:val="18"/>
                    </w:rPr>
                  </w:pPr>
                  <w:r w:rsidRPr="001A2F3E">
                    <w:rPr>
                      <w:rFonts w:ascii="Arial" w:hAnsi="Arial" w:cs="Arial"/>
                      <w:b/>
                      <w:bCs/>
                      <w:sz w:val="18"/>
                      <w:szCs w:val="18"/>
                    </w:rPr>
                    <w:t>DOMINIO DE VALORES</w:t>
                  </w:r>
                </w:p>
                <w:p w14:paraId="5C51CB48" w14:textId="77777777" w:rsidR="00992C40" w:rsidRPr="001A2F3E" w:rsidRDefault="00992C40" w:rsidP="00992C40">
                  <w:pPr>
                    <w:tabs>
                      <w:tab w:val="left" w:pos="1069"/>
                    </w:tabs>
                    <w:ind w:left="284"/>
                    <w:rPr>
                      <w:rFonts w:ascii="Arial" w:hAnsi="Arial" w:cs="Arial"/>
                      <w:b/>
                      <w:bCs/>
                      <w:sz w:val="18"/>
                      <w:szCs w:val="18"/>
                    </w:rPr>
                  </w:pPr>
                </w:p>
                <w:p w14:paraId="48F0810B" w14:textId="77777777" w:rsidR="00992C40" w:rsidRPr="001A2F3E" w:rsidRDefault="00992C40" w:rsidP="00992C40">
                  <w:pPr>
                    <w:tabs>
                      <w:tab w:val="left" w:pos="1069"/>
                    </w:tabs>
                    <w:ind w:left="284"/>
                    <w:rPr>
                      <w:rFonts w:ascii="Arial" w:hAnsi="Arial" w:cs="Arial"/>
                      <w:b/>
                      <w:bCs/>
                      <w:sz w:val="18"/>
                      <w:szCs w:val="18"/>
                    </w:rPr>
                  </w:pPr>
                </w:p>
                <w:p w14:paraId="4D934E73" w14:textId="77777777" w:rsidR="00992C40" w:rsidRPr="00094F3D" w:rsidRDefault="00992C40" w:rsidP="00992C40">
                  <w:pPr>
                    <w:tabs>
                      <w:tab w:val="left" w:pos="1069"/>
                    </w:tabs>
                    <w:ind w:left="284"/>
                    <w:rPr>
                      <w:rFonts w:ascii="Arial" w:hAnsi="Arial" w:cs="Arial"/>
                      <w:b/>
                      <w:bCs/>
                      <w:sz w:val="10"/>
                      <w:szCs w:val="10"/>
                    </w:rPr>
                  </w:pPr>
                </w:p>
                <w:p w14:paraId="2735683F" w14:textId="77777777" w:rsidR="00992C40" w:rsidRPr="001A2F3E" w:rsidRDefault="00992C40" w:rsidP="00992C40">
                  <w:pPr>
                    <w:tabs>
                      <w:tab w:val="left" w:pos="1069"/>
                    </w:tabs>
                    <w:ind w:left="284"/>
                    <w:rPr>
                      <w:rFonts w:ascii="Arial" w:hAnsi="Arial" w:cs="Arial"/>
                      <w:sz w:val="18"/>
                      <w:szCs w:val="18"/>
                    </w:rPr>
                  </w:pPr>
                  <w:r w:rsidRPr="001A2F3E">
                    <w:rPr>
                      <w:rFonts w:ascii="Arial" w:hAnsi="Arial" w:cs="Arial"/>
                      <w:b/>
                      <w:bCs/>
                      <w:sz w:val="18"/>
                      <w:szCs w:val="18"/>
                    </w:rPr>
                    <w:t>CONSIDERACIONES</w:t>
                  </w:r>
                </w:p>
                <w:p w14:paraId="46ED03E4" w14:textId="77777777" w:rsidR="00992C40" w:rsidRDefault="00992C40" w:rsidP="00992C40"/>
              </w:txbxContent>
            </v:textbox>
          </v:shape>
        </w:pict>
      </w:r>
      <w:r>
        <w:rPr>
          <w:noProof/>
        </w:rPr>
        <w:pict w14:anchorId="04C2C66F">
          <v:shape id="Cuadro de texto 73" o:spid="_x0000_s2269" type="#_x0000_t202" style="position:absolute;margin-left:22.5pt;margin-top:113.65pt;width:406.95pt;height:17.6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" fillcolor="window" strokeweight=".5pt">
            <v:path arrowok="t"/>
            <v:textbox>
              <w:txbxContent>
                <w:p w14:paraId="0DBB14DA" w14:textId="77777777" w:rsidR="00992C40" w:rsidRPr="00F9441D" w:rsidRDefault="00992C40" w:rsidP="00992C40">
                  <w:pPr>
                    <w:rPr>
                      <w:rFonts w:ascii="Arial" w:hAnsi="Arial" w:cs="Arial"/>
                      <w:sz w:val="18"/>
                      <w:szCs w:val="20"/>
                    </w:rPr>
                  </w:pPr>
                  <w:r w:rsidRPr="00F9441D">
                    <w:rPr>
                      <w:rFonts w:ascii="Arial" w:hAnsi="Arial" w:cs="Arial"/>
                      <w:sz w:val="18"/>
                      <w:szCs w:val="20"/>
                    </w:rPr>
                    <w:t>Indeterminado.</w:t>
                  </w:r>
                </w:p>
              </w:txbxContent>
            </v:textbox>
          </v:shape>
        </w:pict>
      </w:r>
      <w:r w:rsidR="00992C40">
        <w:rPr>
          <w:rFonts w:ascii="Arial" w:hAnsi="Arial" w:cs="Arial"/>
          <w:sz w:val="20"/>
          <w:szCs w:val="20"/>
        </w:rPr>
        <w:br w:type="page"/>
      </w:r>
    </w:p>
    <w:p w14:paraId="2A0B5FB8" w14:textId="32AD52A4" w:rsidR="00F51869" w:rsidRDefault="00000000">
      <w:pPr>
        <w:rPr>
          <w:rFonts w:ascii="Arial" w:hAnsi="Arial" w:cs="Arial"/>
          <w:sz w:val="20"/>
          <w:szCs w:val="20"/>
        </w:rPr>
      </w:pPr>
      <w:r>
        <w:rPr>
          <w:noProof/>
        </w:rPr>
        <w:lastRenderedPageBreak/>
        <w:pict w14:anchorId="74F49B49">
          <v:group id="Grupo 105" o:spid="_x0000_s2309" style="position:absolute;margin-left:-12.5pt;margin-top:24.3pt;width:444.55pt;height:237.85pt;z-index:251713024" coordorigin=",2080" coordsize="58964,3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ángulo 86" o:spid="_x0000_s2310" style="position:absolute;left:1532;top:2080;width:57432;height:3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" filled="f" strokecolor="windowText" strokeweight="1pt"/>
            <v:roundrect id="_x0000_s2311" style="position:absolute;left:2219;top:2804;width:55853;height:29079;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" filled="f" strokeweight="1pt">
              <v:textbox inset="2.88pt,2.88pt,2.88pt,2.88pt"/>
            </v:roundrect>
            <v:shape id="Cuadro de texto 104" o:spid="_x0000_s2312" type="#_x0000_t202" style="position:absolute;top:2707;width:58075;height:3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wwAxAAAANwAAAAPAAAAZHJzL2Rvd25yZXYueG1sRE9Na8JA&#10;EL0X/A/LCN7qpmI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BavDADEAAAA3AAAAA8A&#10;AAAAAAAAAAAAAAAABwIAAGRycy9kb3ducmV2LnhtbFBLBQYAAAAAAwADALcAAAD4AgAAAAA=&#10;" filled="f" stroked="f" strokeweight=".5pt">
              <v:textbox>
                <w:txbxContent>
                  <w:p w14:paraId="58791E4C" w14:textId="77777777" w:rsidR="00F51869" w:rsidRPr="00576806" w:rsidRDefault="00F51869" w:rsidP="00F51869">
                    <w:pPr>
                      <w:jc w:val="center"/>
                      <w:rPr>
                        <w:rFonts w:ascii="Arial" w:hAnsi="Arial" w:cs="Arial"/>
                        <w:b/>
                        <w:bCs/>
                        <w:sz w:val="18"/>
                        <w:szCs w:val="18"/>
                        <w:u w:val="single"/>
                      </w:rPr>
                    </w:pPr>
                    <w:r w:rsidRPr="00576806">
                      <w:rPr>
                        <w:rFonts w:ascii="Arial" w:hAnsi="Arial" w:cs="Arial"/>
                        <w:b/>
                        <w:bCs/>
                        <w:sz w:val="18"/>
                        <w:szCs w:val="18"/>
                        <w:u w:val="single"/>
                      </w:rPr>
                      <w:t>Canal</w:t>
                    </w:r>
                  </w:p>
                  <w:p w14:paraId="398C2D6A" w14:textId="77777777" w:rsidR="00F51869" w:rsidRPr="006868AE" w:rsidRDefault="00F51869" w:rsidP="00F51869">
                    <w:pPr>
                      <w:jc w:val="both"/>
                      <w:rPr>
                        <w:rFonts w:ascii="Arial" w:hAnsi="Arial" w:cs="Arial"/>
                        <w:b/>
                        <w:bCs/>
                        <w:sz w:val="18"/>
                        <w:szCs w:val="18"/>
                        <w:u w:val="single"/>
                      </w:rPr>
                    </w:pPr>
                  </w:p>
                  <w:p w14:paraId="51B71340" w14:textId="77777777" w:rsidR="00F51869" w:rsidRPr="006868AE" w:rsidRDefault="00F51869" w:rsidP="00F51869">
                    <w:pPr>
                      <w:spacing w:line="360" w:lineRule="auto"/>
                      <w:ind w:left="426"/>
                      <w:jc w:val="both"/>
                      <w:rPr>
                        <w:rFonts w:ascii="Arial" w:hAnsi="Arial" w:cs="Arial"/>
                        <w:sz w:val="18"/>
                        <w:szCs w:val="18"/>
                      </w:rPr>
                    </w:pPr>
                    <w:r w:rsidRPr="006868AE">
                      <w:rPr>
                        <w:rFonts w:ascii="Arial" w:hAnsi="Arial" w:cs="Arial"/>
                        <w:b/>
                        <w:bCs/>
                        <w:sz w:val="18"/>
                        <w:szCs w:val="18"/>
                      </w:rPr>
                      <w:t>Nombre:</w:t>
                    </w:r>
                    <w:r w:rsidRPr="006868AE">
                      <w:rPr>
                        <w:rFonts w:ascii="Arial" w:hAnsi="Arial" w:cs="Arial"/>
                        <w:sz w:val="18"/>
                        <w:szCs w:val="18"/>
                      </w:rPr>
                      <w:t xml:space="preserve"> Sustantivo propio que identifica al Canal</w:t>
                    </w:r>
                    <w:r>
                      <w:rPr>
                        <w:rFonts w:ascii="Arial" w:hAnsi="Arial" w:cs="Arial"/>
                        <w:sz w:val="18"/>
                        <w:szCs w:val="18"/>
                      </w:rPr>
                      <w:t>.</w:t>
                    </w:r>
                    <w:r w:rsidRPr="006868AE">
                      <w:rPr>
                        <w:rFonts w:ascii="Arial" w:hAnsi="Arial" w:cs="Arial"/>
                        <w:sz w:val="18"/>
                        <w:szCs w:val="18"/>
                      </w:rPr>
                      <w:t xml:space="preserve"> </w:t>
                    </w:r>
                  </w:p>
                  <w:p w14:paraId="776A4C9F" w14:textId="77777777" w:rsidR="00F51869" w:rsidRPr="006868AE" w:rsidRDefault="00F51869" w:rsidP="00F51869">
                    <w:pPr>
                      <w:jc w:val="center"/>
                      <w:rPr>
                        <w:rFonts w:ascii="Arial" w:hAnsi="Arial" w:cs="Arial"/>
                        <w:b/>
                        <w:bCs/>
                        <w:sz w:val="18"/>
                        <w:szCs w:val="18"/>
                        <w:u w:val="single"/>
                      </w:rPr>
                    </w:pPr>
                    <w:r w:rsidRPr="006868AE">
                      <w:rPr>
                        <w:rFonts w:ascii="Arial" w:hAnsi="Arial" w:cs="Arial"/>
                        <w:b/>
                        <w:bCs/>
                        <w:sz w:val="18"/>
                        <w:szCs w:val="18"/>
                        <w:u w:val="single"/>
                      </w:rPr>
                      <w:t>Enlace Fluvial</w:t>
                    </w:r>
                  </w:p>
                  <w:p w14:paraId="440A6FD0" w14:textId="77777777" w:rsidR="00F51869" w:rsidRPr="006868AE" w:rsidRDefault="00F51869" w:rsidP="00F51869">
                    <w:pPr>
                      <w:jc w:val="both"/>
                      <w:rPr>
                        <w:rFonts w:ascii="Arial" w:hAnsi="Arial" w:cs="Arial"/>
                        <w:b/>
                        <w:bCs/>
                        <w:sz w:val="18"/>
                        <w:szCs w:val="18"/>
                        <w:u w:val="single"/>
                      </w:rPr>
                    </w:pPr>
                  </w:p>
                  <w:p w14:paraId="7C21E5F3" w14:textId="31F159C1" w:rsidR="00576806" w:rsidRPr="006868AE" w:rsidRDefault="00F51869" w:rsidP="00F51869">
                    <w:pPr>
                      <w:spacing w:line="360" w:lineRule="auto"/>
                      <w:ind w:left="426"/>
                      <w:jc w:val="both"/>
                      <w:rPr>
                        <w:rFonts w:ascii="Arial" w:hAnsi="Arial" w:cs="Arial"/>
                        <w:sz w:val="18"/>
                        <w:szCs w:val="18"/>
                      </w:rPr>
                    </w:pPr>
                    <w:r w:rsidRPr="006868AE">
                      <w:rPr>
                        <w:rFonts w:ascii="Arial" w:hAnsi="Arial" w:cs="Arial"/>
                        <w:b/>
                        <w:bCs/>
                        <w:sz w:val="18"/>
                        <w:szCs w:val="18"/>
                      </w:rPr>
                      <w:t>Tramo:</w:t>
                    </w:r>
                    <w:r w:rsidRPr="006868AE">
                      <w:rPr>
                        <w:rFonts w:ascii="Arial" w:hAnsi="Arial" w:cs="Arial"/>
                        <w:sz w:val="18"/>
                        <w:szCs w:val="18"/>
                      </w:rPr>
                      <w:t xml:space="preserve"> Referencias naturales o culturales que determinan el tramo (texto libre separado con un guion “</w:t>
                    </w:r>
                    <w:proofErr w:type="gramStart"/>
                    <w:r w:rsidR="00883FCD" w:rsidRPr="006868AE">
                      <w:rPr>
                        <w:rFonts w:ascii="Arial" w:hAnsi="Arial" w:cs="Arial"/>
                        <w:sz w:val="18"/>
                        <w:szCs w:val="18"/>
                      </w:rPr>
                      <w:t>-“</w:t>
                    </w:r>
                    <w:proofErr w:type="gramEnd"/>
                    <w:r w:rsidR="00883FCD" w:rsidRPr="006868AE">
                      <w:rPr>
                        <w:rFonts w:ascii="Arial" w:hAnsi="Arial" w:cs="Arial"/>
                        <w:sz w:val="18"/>
                        <w:szCs w:val="18"/>
                      </w:rPr>
                      <w:t>las</w:t>
                    </w:r>
                    <w:r w:rsidRPr="006868AE">
                      <w:rPr>
                        <w:rFonts w:ascii="Arial" w:hAnsi="Arial" w:cs="Arial"/>
                        <w:sz w:val="18"/>
                        <w:szCs w:val="18"/>
                      </w:rPr>
                      <w:t xml:space="preserve"> referencias origen y destino)</w:t>
                    </w:r>
                    <w:r>
                      <w:rPr>
                        <w:rFonts w:ascii="Arial" w:hAnsi="Arial" w:cs="Arial"/>
                        <w:sz w:val="18"/>
                        <w:szCs w:val="18"/>
                      </w:rPr>
                      <w:t>.</w:t>
                    </w:r>
                  </w:p>
                  <w:p w14:paraId="161D2CEA" w14:textId="77777777" w:rsidR="00F51869" w:rsidRPr="006868AE" w:rsidRDefault="00F51869" w:rsidP="00F51869">
                    <w:pPr>
                      <w:jc w:val="center"/>
                      <w:rPr>
                        <w:rFonts w:ascii="Arial" w:hAnsi="Arial" w:cs="Arial"/>
                        <w:b/>
                        <w:bCs/>
                        <w:sz w:val="18"/>
                        <w:szCs w:val="18"/>
                        <w:u w:val="single"/>
                      </w:rPr>
                    </w:pPr>
                    <w:r w:rsidRPr="006868AE">
                      <w:rPr>
                        <w:rFonts w:ascii="Arial" w:hAnsi="Arial" w:cs="Arial"/>
                        <w:b/>
                        <w:bCs/>
                        <w:sz w:val="18"/>
                        <w:szCs w:val="18"/>
                        <w:u w:val="single"/>
                      </w:rPr>
                      <w:t>Línea de costa</w:t>
                    </w:r>
                  </w:p>
                  <w:p w14:paraId="7850B9E3" w14:textId="77777777" w:rsidR="00F51869" w:rsidRPr="006868AE" w:rsidRDefault="00F51869" w:rsidP="00F51869">
                    <w:pPr>
                      <w:jc w:val="both"/>
                      <w:rPr>
                        <w:rFonts w:ascii="Arial" w:hAnsi="Arial" w:cs="Arial"/>
                        <w:b/>
                        <w:bCs/>
                        <w:sz w:val="18"/>
                        <w:szCs w:val="18"/>
                        <w:u w:val="single"/>
                      </w:rPr>
                    </w:pPr>
                  </w:p>
                  <w:p w14:paraId="4BF83219" w14:textId="0EB82769" w:rsidR="00F51869" w:rsidRPr="006868AE" w:rsidRDefault="00F51869" w:rsidP="00F51869">
                    <w:pPr>
                      <w:spacing w:line="360" w:lineRule="auto"/>
                      <w:ind w:left="426"/>
                      <w:jc w:val="both"/>
                      <w:rPr>
                        <w:rFonts w:ascii="Arial" w:hAnsi="Arial" w:cs="Arial"/>
                        <w:sz w:val="18"/>
                        <w:szCs w:val="18"/>
                      </w:rPr>
                    </w:pPr>
                    <w:r w:rsidRPr="006868AE">
                      <w:rPr>
                        <w:rFonts w:ascii="Arial" w:hAnsi="Arial" w:cs="Arial"/>
                        <w:b/>
                        <w:bCs/>
                        <w:sz w:val="18"/>
                        <w:szCs w:val="18"/>
                      </w:rPr>
                      <w:t>Tramo:</w:t>
                    </w:r>
                    <w:r w:rsidRPr="006868AE">
                      <w:rPr>
                        <w:rFonts w:ascii="Arial" w:hAnsi="Arial" w:cs="Arial"/>
                        <w:sz w:val="18"/>
                        <w:szCs w:val="18"/>
                      </w:rPr>
                      <w:t xml:space="preserve"> Referencias naturales o culturales que determinan el tramo (texto libre separado con un guion “</w:t>
                    </w:r>
                    <w:proofErr w:type="gramStart"/>
                    <w:r w:rsidR="00883FCD" w:rsidRPr="006868AE">
                      <w:rPr>
                        <w:rFonts w:ascii="Arial" w:hAnsi="Arial" w:cs="Arial"/>
                        <w:sz w:val="18"/>
                        <w:szCs w:val="18"/>
                      </w:rPr>
                      <w:t>-“</w:t>
                    </w:r>
                    <w:proofErr w:type="gramEnd"/>
                    <w:r w:rsidR="00883FCD" w:rsidRPr="006868AE">
                      <w:rPr>
                        <w:rFonts w:ascii="Arial" w:hAnsi="Arial" w:cs="Arial"/>
                        <w:sz w:val="18"/>
                        <w:szCs w:val="18"/>
                      </w:rPr>
                      <w:t>las</w:t>
                    </w:r>
                    <w:r w:rsidRPr="006868AE">
                      <w:rPr>
                        <w:rFonts w:ascii="Arial" w:hAnsi="Arial" w:cs="Arial"/>
                        <w:sz w:val="18"/>
                        <w:szCs w:val="18"/>
                      </w:rPr>
                      <w:t xml:space="preserve"> referencias origen y destino)</w:t>
                    </w:r>
                    <w:r>
                      <w:rPr>
                        <w:rFonts w:ascii="Arial" w:hAnsi="Arial" w:cs="Arial"/>
                        <w:sz w:val="18"/>
                        <w:szCs w:val="18"/>
                      </w:rPr>
                      <w:t>.</w:t>
                    </w:r>
                  </w:p>
                  <w:p w14:paraId="0BA6D402" w14:textId="77777777" w:rsidR="00F51869" w:rsidRPr="006868AE" w:rsidRDefault="00F51869" w:rsidP="00576806">
                    <w:pPr>
                      <w:spacing w:line="360" w:lineRule="auto"/>
                      <w:jc w:val="both"/>
                      <w:rPr>
                        <w:rFonts w:ascii="Arial" w:hAnsi="Arial" w:cs="Arial"/>
                        <w:sz w:val="18"/>
                        <w:szCs w:val="18"/>
                      </w:rPr>
                    </w:pPr>
                  </w:p>
                  <w:p w14:paraId="1A200BEC" w14:textId="77777777" w:rsidR="00F51869" w:rsidRPr="006868AE" w:rsidDel="00322657" w:rsidRDefault="00F51869" w:rsidP="00F51869">
                    <w:pPr>
                      <w:ind w:left="426" w:hanging="142"/>
                      <w:jc w:val="both"/>
                      <w:rPr>
                        <w:rFonts w:ascii="Arial" w:hAnsi="Arial" w:cs="Arial"/>
                        <w:sz w:val="18"/>
                        <w:szCs w:val="18"/>
                      </w:rPr>
                    </w:pPr>
                    <w:r w:rsidRPr="006868AE" w:rsidDel="00322657">
                      <w:rPr>
                        <w:rFonts w:ascii="Arial" w:hAnsi="Arial" w:cs="Arial"/>
                        <w:sz w:val="18"/>
                        <w:szCs w:val="18"/>
                      </w:rPr>
                      <w:t>2. Si no se cuenta con información de los elementos espaciales análogos a la vialidad para conformar el dato de nombre de vialidad, o se carezca de este dato en señalizaciones, se debe recurrir a las fuentes de información oficiales.</w:t>
                    </w:r>
                  </w:p>
                  <w:p w14:paraId="5A76233E" w14:textId="77777777" w:rsidR="00F51869" w:rsidRDefault="00F51869" w:rsidP="00F51869">
                    <w:pPr>
                      <w:spacing w:line="360" w:lineRule="auto"/>
                      <w:ind w:left="426"/>
                      <w:rPr>
                        <w:rFonts w:ascii="Arial" w:hAnsi="Arial" w:cs="Arial"/>
                        <w:sz w:val="20"/>
                        <w:szCs w:val="20"/>
                      </w:rPr>
                    </w:pPr>
                  </w:p>
                  <w:p w14:paraId="0132D872" w14:textId="77777777" w:rsidR="00F51869" w:rsidRDefault="00F51869" w:rsidP="00F51869"/>
                </w:txbxContent>
              </v:textbox>
            </v:shape>
          </v:group>
        </w:pict>
      </w:r>
      <w:r>
        <w:rPr>
          <w:noProof/>
        </w:rPr>
        <w:pict w14:anchorId="0FF1AE37">
          <v:shape id="Cuadro de texto 173" o:spid="_x0000_s2313" type="#_x0000_t202" style="position:absolute;margin-left:-.15pt;margin-top:-12pt;width:453.95pt;height:30.15pt;z-index:251714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" filled="f" stroked="f" strokeweight=".5pt">
            <v:textbox>
              <w:txbxContent>
                <w:p w14:paraId="16A63581" w14:textId="77777777" w:rsidR="00F51869" w:rsidRPr="00F050CB" w:rsidRDefault="00F51869" w:rsidP="00F51869">
                  <w:pPr>
                    <w:rPr>
                      <w:color w:val="FFFFFF" w:themeColor="background1"/>
                    </w:rPr>
                  </w:pPr>
                  <w:r w:rsidRPr="006868AE">
                    <w:rPr>
                      <w:rFonts w:ascii="Arial" w:hAnsi="Arial" w:cs="Arial"/>
                      <w:b/>
                      <w:bCs/>
                      <w:sz w:val="18"/>
                      <w:szCs w:val="18"/>
                    </w:rPr>
                    <w:t>CONSIDERACIONES</w:t>
                  </w:r>
                  <w:r w:rsidRPr="006868AE">
                    <w:rPr>
                      <w:noProof/>
                      <w:sz w:val="22"/>
                      <w:szCs w:val="22"/>
                    </w:rPr>
                    <w:t xml:space="preserve"> </w:t>
                  </w:r>
                  <w:r w:rsidRPr="006868AE">
                    <w:rPr>
                      <w:noProof/>
                      <w:sz w:val="22"/>
                      <w:szCs w:val="22"/>
                    </w:rPr>
                    <w:tab/>
                  </w:r>
                  <w:r>
                    <w:rPr>
                      <w:noProof/>
                    </w:rPr>
                    <w:tab/>
                  </w:r>
                  <w:r>
                    <w:rPr>
                      <w:noProof/>
                    </w:rPr>
                    <w:tab/>
                  </w:r>
                  <w:r>
                    <w:rPr>
                      <w:noProof/>
                    </w:rPr>
                    <w:tab/>
                  </w:r>
                  <w:r>
                    <w:rPr>
                      <w:noProof/>
                    </w:rPr>
                    <w:tab/>
                  </w:r>
                  <w:r>
                    <w:rPr>
                      <w:noProof/>
                    </w:rPr>
                    <w:tab/>
                    <w:t xml:space="preserve">                            (continúa)</w:t>
                  </w:r>
                </w:p>
              </w:txbxContent>
            </v:textbox>
          </v:shape>
        </w:pict>
      </w:r>
      <w:r w:rsidR="00F51869">
        <w:rPr>
          <w:rFonts w:ascii="Arial" w:hAnsi="Arial" w:cs="Arial"/>
          <w:sz w:val="20"/>
          <w:szCs w:val="20"/>
        </w:rPr>
        <w:br w:type="page"/>
      </w:r>
    </w:p>
    <w:p w14:paraId="7A8CC6CA" w14:textId="3089E443" w:rsidR="00992C40" w:rsidRDefault="00000000" w:rsidP="00992C40">
      <w:pPr>
        <w:rPr>
          <w:rFonts w:ascii="Arial" w:hAnsi="Arial" w:cs="Arial"/>
          <w:sz w:val="20"/>
          <w:szCs w:val="20"/>
        </w:rPr>
      </w:pPr>
      <w:r>
        <w:rPr>
          <w:noProof/>
        </w:rPr>
        <w:lastRenderedPageBreak/>
        <w:pict w14:anchorId="378CDAD1">
          <v:rect id="_x0000_s2267" style="position:absolute;margin-left:49.7pt;margin-top:85.45pt;width:13.5pt;height:13.35pt;z-index:25172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" fillcolor="window" strokecolor="#5b9bd5" strokeweight="1pt"/>
        </w:pict>
      </w:r>
      <w:r>
        <w:rPr>
          <w:noProof/>
        </w:rPr>
        <w:pict w14:anchorId="341BF692">
          <v:rect id="_x0000_s2266" style="position:absolute;margin-left:50.5pt;margin-top:106.05pt;width:13.5pt;height:13.35pt;z-index:251720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" fillcolor="window" strokecolor="#5b9bd5" strokeweight="1pt"/>
        </w:pict>
      </w:r>
      <w:r>
        <w:rPr>
          <w:noProof/>
        </w:rPr>
        <w:pict w14:anchorId="7C36F157">
          <v:rect id="_x0000_s2265" style="position:absolute;margin-left:204.4pt;margin-top:130.4pt;width:13.5pt;height:13.35pt;z-index:251719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" fillcolor="window" strokecolor="#5b9bd5" strokeweight="1pt"/>
        </w:pict>
      </w:r>
      <w:r>
        <w:rPr>
          <w:noProof/>
        </w:rPr>
        <w:pict w14:anchorId="3C1789C3">
          <v:shape id="_x0000_s2264" style="position:absolute;margin-left:205.2pt;margin-top:106.6pt;width:10.15pt;height:17.7pt;z-index:251718144;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w:pict>
      </w:r>
      <w:r>
        <w:rPr>
          <w:noProof/>
        </w:rPr>
        <w:pict w14:anchorId="229FD888">
          <v:rect id="_x0000_s2263" style="position:absolute;margin-left:203.6pt;margin-top:108.75pt;width:13.5pt;height:13.35pt;z-index:251717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" fillcolor="window" strokecolor="#5b9bd5" strokeweight="1pt"/>
        </w:pict>
      </w:r>
      <w:r>
        <w:rPr>
          <w:noProof/>
        </w:rPr>
        <w:pict w14:anchorId="0857B0FF">
          <v:rect id="_x0000_s2262" style="position:absolute;margin-left:203.6pt;margin-top:86pt;width:13.5pt;height:13.35pt;z-index:25171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" fillcolor="window" strokecolor="#5b9bd5" strokeweight="1pt"/>
        </w:pict>
      </w:r>
      <w:r>
        <w:rPr>
          <w:noProof/>
        </w:rPr>
        <w:pict w14:anchorId="464F7A56">
          <v:shape id="_x0000_s2268" style="position:absolute;margin-left:51.55pt;margin-top:83.05pt;width:10.15pt;height:17.7pt;z-index:25172224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w:pict>
      </w:r>
      <w:r>
        <w:rPr>
          <w:noProof/>
        </w:rPr>
        <w:pict w14:anchorId="29705C9F">
          <v:shape id="Cuadro de texto 63" o:spid="_x0000_s2261" type="#_x0000_t202" style="position:absolute;margin-left:10.65pt;margin-top:43.5pt;width:420.75pt;height:114.75pt;z-index:251715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" filled="f" stroked="f" strokeweight=".5pt">
            <v:textbox>
              <w:txbxContent>
                <w:p w14:paraId="4B31F848" w14:textId="77777777" w:rsidR="00992C40" w:rsidRDefault="00992C40" w:rsidP="00992C40">
                  <w:pPr>
                    <w:jc w:val="both"/>
                    <w:rPr>
                      <w:rFonts w:ascii="Arial" w:hAnsi="Arial" w:cs="Arial"/>
                      <w:sz w:val="18"/>
                      <w:szCs w:val="18"/>
                    </w:rPr>
                  </w:pPr>
                  <w:r w:rsidRPr="00117E3D">
                    <w:rPr>
                      <w:rFonts w:ascii="Arial" w:hAnsi="Arial" w:cs="Arial"/>
                      <w:b/>
                      <w:bCs/>
                      <w:sz w:val="18"/>
                      <w:szCs w:val="18"/>
                    </w:rPr>
                    <w:t>DESCRIPCIÓN:</w:t>
                  </w:r>
                  <w:r w:rsidRPr="00117E3D">
                    <w:rPr>
                      <w:rFonts w:ascii="Arial" w:hAnsi="Arial" w:cs="Arial"/>
                      <w:sz w:val="18"/>
                      <w:szCs w:val="18"/>
                    </w:rPr>
                    <w:t xml:space="preserve"> </w:t>
                  </w:r>
                  <w:r w:rsidRPr="00ED5478">
                    <w:rPr>
                      <w:rFonts w:ascii="Arial" w:hAnsi="Arial" w:cs="Arial"/>
                      <w:sz w:val="18"/>
                      <w:szCs w:val="18"/>
                    </w:rPr>
                    <w:t>Caracteres alfanuméricos y símbolos que identifican un inmueble en una vialidad</w:t>
                  </w:r>
                  <w:r w:rsidRPr="00117E3D">
                    <w:rPr>
                      <w:rFonts w:ascii="Arial" w:hAnsi="Arial" w:cs="Arial"/>
                      <w:sz w:val="18"/>
                      <w:szCs w:val="18"/>
                    </w:rPr>
                    <w:t>.</w:t>
                  </w:r>
                </w:p>
                <w:p w14:paraId="570ECA3B" w14:textId="77777777" w:rsidR="00992C40" w:rsidRPr="00117E3D" w:rsidRDefault="00992C40" w:rsidP="00992C40">
                  <w:pPr>
                    <w:jc w:val="both"/>
                    <w:rPr>
                      <w:rFonts w:ascii="Arial" w:hAnsi="Arial" w:cs="Arial"/>
                      <w:sz w:val="18"/>
                      <w:szCs w:val="18"/>
                    </w:rPr>
                  </w:pPr>
                </w:p>
                <w:p w14:paraId="6D711EBC" w14:textId="77777777" w:rsidR="00992C40" w:rsidRPr="00117E3D" w:rsidRDefault="00992C40" w:rsidP="00992C40">
                  <w:pPr>
                    <w:ind w:firstLine="709"/>
                    <w:rPr>
                      <w:rFonts w:ascii="Arial" w:hAnsi="Arial" w:cs="Arial"/>
                      <w:b/>
                      <w:bCs/>
                      <w:sz w:val="18"/>
                      <w:szCs w:val="18"/>
                    </w:rPr>
                  </w:pPr>
                  <w:r w:rsidRPr="00117E3D">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117E3D">
                    <w:rPr>
                      <w:rFonts w:ascii="Arial" w:hAnsi="Arial" w:cs="Arial"/>
                      <w:b/>
                      <w:bCs/>
                      <w:sz w:val="18"/>
                      <w:szCs w:val="18"/>
                    </w:rPr>
                    <w:t xml:space="preserve">  ORIGEN DEL ELEMENTO:               </w:t>
                  </w:r>
                </w:p>
                <w:p w14:paraId="27B50251" w14:textId="77777777" w:rsidR="00992C40" w:rsidRPr="00117E3D" w:rsidRDefault="00992C40" w:rsidP="00992C40">
                  <w:pPr>
                    <w:rPr>
                      <w:rFonts w:ascii="Arial" w:hAnsi="Arial" w:cs="Arial"/>
                      <w:b/>
                      <w:bCs/>
                      <w:sz w:val="18"/>
                      <w:szCs w:val="18"/>
                    </w:rPr>
                  </w:pPr>
                </w:p>
                <w:tbl>
                  <w:tblPr>
                    <w:tblStyle w:val="Tablaconcuadrcula"/>
                    <w:tblW w:w="8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1"/>
                    <w:gridCol w:w="349"/>
                    <w:gridCol w:w="3581"/>
                    <w:gridCol w:w="337"/>
                    <w:gridCol w:w="1794"/>
                    <w:gridCol w:w="319"/>
                  </w:tblGrid>
                  <w:tr w:rsidR="00992C40" w:rsidRPr="00117E3D" w14:paraId="1CEF5908" w14:textId="77777777" w:rsidTr="00157E5A">
                    <w:tc>
                      <w:tcPr>
                        <w:tcW w:w="2940" w:type="dxa"/>
                        <w:gridSpan w:val="2"/>
                      </w:tcPr>
                      <w:p w14:paraId="6626A62E" w14:textId="0DC4E8C1" w:rsidR="00992C40" w:rsidRPr="00117E3D" w:rsidRDefault="00992C40" w:rsidP="00157E5A">
                        <w:pPr>
                          <w:ind w:left="888"/>
                          <w:rPr>
                            <w:rFonts w:ascii="Arial" w:hAnsi="Arial" w:cs="Arial"/>
                            <w:sz w:val="18"/>
                            <w:szCs w:val="18"/>
                          </w:rPr>
                        </w:pPr>
                        <w:r w:rsidRPr="00117E3D">
                          <w:rPr>
                            <w:rFonts w:ascii="Arial" w:hAnsi="Arial" w:cs="Arial"/>
                            <w:sz w:val="18"/>
                            <w:szCs w:val="18"/>
                          </w:rPr>
                          <w:t xml:space="preserve"> </w:t>
                        </w:r>
                        <w:r w:rsidR="00576806">
                          <w:rPr>
                            <w:rFonts w:ascii="Arial" w:hAnsi="Arial" w:cs="Arial"/>
                            <w:sz w:val="18"/>
                            <w:szCs w:val="18"/>
                          </w:rPr>
                          <w:t xml:space="preserve">  </w:t>
                        </w:r>
                        <w:r w:rsidRPr="00117E3D">
                          <w:rPr>
                            <w:rFonts w:ascii="Arial" w:hAnsi="Arial" w:cs="Arial"/>
                            <w:sz w:val="18"/>
                            <w:szCs w:val="18"/>
                          </w:rPr>
                          <w:t>PRINCIPAL</w:t>
                        </w:r>
                      </w:p>
                      <w:p w14:paraId="73C21ADC" w14:textId="77777777" w:rsidR="00992C40" w:rsidRPr="00117E3D" w:rsidRDefault="00992C40" w:rsidP="00F9441D">
                        <w:pPr>
                          <w:ind w:left="38"/>
                          <w:rPr>
                            <w:rFonts w:ascii="Arial" w:hAnsi="Arial" w:cs="Arial"/>
                            <w:sz w:val="18"/>
                            <w:szCs w:val="18"/>
                          </w:rPr>
                        </w:pPr>
                      </w:p>
                    </w:tc>
                    <w:tc>
                      <w:tcPr>
                        <w:tcW w:w="3918" w:type="dxa"/>
                        <w:gridSpan w:val="2"/>
                      </w:tcPr>
                      <w:p w14:paraId="788D5631" w14:textId="15DA1FB0" w:rsidR="00992C40" w:rsidRPr="00117E3D" w:rsidRDefault="00576806" w:rsidP="00157E5A">
                        <w:pPr>
                          <w:ind w:left="1066"/>
                          <w:rPr>
                            <w:rFonts w:ascii="Arial" w:hAnsi="Arial" w:cs="Arial"/>
                            <w:sz w:val="18"/>
                            <w:szCs w:val="18"/>
                          </w:rPr>
                        </w:pPr>
                        <w:r>
                          <w:rPr>
                            <w:rFonts w:ascii="Arial" w:hAnsi="Arial" w:cs="Arial"/>
                            <w:sz w:val="18"/>
                            <w:szCs w:val="18"/>
                          </w:rPr>
                          <w:t xml:space="preserve">  </w:t>
                        </w:r>
                        <w:r w:rsidR="00992C40" w:rsidRPr="00117E3D">
                          <w:rPr>
                            <w:rFonts w:ascii="Arial" w:hAnsi="Arial" w:cs="Arial"/>
                            <w:sz w:val="18"/>
                            <w:szCs w:val="18"/>
                          </w:rPr>
                          <w:t>ESPACIAL</w:t>
                        </w:r>
                      </w:p>
                    </w:tc>
                    <w:tc>
                      <w:tcPr>
                        <w:tcW w:w="2113" w:type="dxa"/>
                        <w:gridSpan w:val="2"/>
                      </w:tcPr>
                      <w:p w14:paraId="613081C5" w14:textId="77777777" w:rsidR="00992C40" w:rsidRPr="00117E3D" w:rsidRDefault="00992C40" w:rsidP="00F9441D">
                        <w:pPr>
                          <w:rPr>
                            <w:rFonts w:ascii="Arial" w:hAnsi="Arial" w:cs="Arial"/>
                            <w:sz w:val="18"/>
                            <w:szCs w:val="18"/>
                          </w:rPr>
                        </w:pPr>
                      </w:p>
                    </w:tc>
                  </w:tr>
                  <w:tr w:rsidR="00992C40" w:rsidRPr="00117E3D" w14:paraId="567B178C" w14:textId="77777777" w:rsidTr="00157E5A">
                    <w:trPr>
                      <w:trHeight w:val="63"/>
                    </w:trPr>
                    <w:tc>
                      <w:tcPr>
                        <w:tcW w:w="2940" w:type="dxa"/>
                        <w:gridSpan w:val="2"/>
                      </w:tcPr>
                      <w:p w14:paraId="2537420D" w14:textId="1A47CD4B" w:rsidR="00992C40" w:rsidRPr="00117E3D" w:rsidRDefault="00992C40" w:rsidP="00157E5A">
                        <w:pPr>
                          <w:ind w:left="888"/>
                          <w:rPr>
                            <w:rFonts w:ascii="Arial" w:hAnsi="Arial" w:cs="Arial"/>
                            <w:sz w:val="18"/>
                            <w:szCs w:val="18"/>
                          </w:rPr>
                        </w:pPr>
                        <w:r w:rsidRPr="00117E3D">
                          <w:rPr>
                            <w:rFonts w:ascii="Arial" w:hAnsi="Arial" w:cs="Arial"/>
                            <w:sz w:val="18"/>
                            <w:szCs w:val="18"/>
                          </w:rPr>
                          <w:t xml:space="preserve"> </w:t>
                        </w:r>
                        <w:r w:rsidR="00576806">
                          <w:rPr>
                            <w:rFonts w:ascii="Arial" w:hAnsi="Arial" w:cs="Arial"/>
                            <w:sz w:val="18"/>
                            <w:szCs w:val="18"/>
                          </w:rPr>
                          <w:t xml:space="preserve"> </w:t>
                        </w:r>
                        <w:r w:rsidRPr="00117E3D">
                          <w:rPr>
                            <w:rFonts w:ascii="Arial" w:hAnsi="Arial" w:cs="Arial"/>
                            <w:sz w:val="18"/>
                            <w:szCs w:val="18"/>
                          </w:rPr>
                          <w:t>COMPLEMENTARIO</w:t>
                        </w:r>
                      </w:p>
                    </w:tc>
                    <w:tc>
                      <w:tcPr>
                        <w:tcW w:w="3918" w:type="dxa"/>
                        <w:gridSpan w:val="2"/>
                      </w:tcPr>
                      <w:p w14:paraId="53EDC4C3" w14:textId="46F504CE" w:rsidR="00992C40" w:rsidRPr="00117E3D" w:rsidRDefault="00576806" w:rsidP="00157E5A">
                        <w:pPr>
                          <w:ind w:left="1066"/>
                          <w:rPr>
                            <w:rFonts w:ascii="Arial" w:hAnsi="Arial" w:cs="Arial"/>
                            <w:sz w:val="18"/>
                            <w:szCs w:val="18"/>
                          </w:rPr>
                        </w:pPr>
                        <w:r>
                          <w:rPr>
                            <w:rFonts w:ascii="Arial" w:hAnsi="Arial" w:cs="Arial"/>
                            <w:sz w:val="18"/>
                            <w:szCs w:val="18"/>
                          </w:rPr>
                          <w:t xml:space="preserve">  </w:t>
                        </w:r>
                        <w:r w:rsidR="00992C40" w:rsidRPr="00117E3D">
                          <w:rPr>
                            <w:rFonts w:ascii="Arial" w:hAnsi="Arial" w:cs="Arial"/>
                            <w:sz w:val="18"/>
                            <w:szCs w:val="18"/>
                          </w:rPr>
                          <w:t xml:space="preserve">DE REFERENCIA </w:t>
                        </w:r>
                      </w:p>
                      <w:p w14:paraId="63A25716" w14:textId="77777777" w:rsidR="00992C40" w:rsidRPr="00117E3D" w:rsidRDefault="00992C40" w:rsidP="00157E5A">
                        <w:pPr>
                          <w:ind w:left="1066"/>
                          <w:rPr>
                            <w:rFonts w:ascii="Arial" w:hAnsi="Arial" w:cs="Arial"/>
                            <w:sz w:val="18"/>
                            <w:szCs w:val="18"/>
                          </w:rPr>
                        </w:pPr>
                      </w:p>
                    </w:tc>
                    <w:tc>
                      <w:tcPr>
                        <w:tcW w:w="2113" w:type="dxa"/>
                        <w:gridSpan w:val="2"/>
                      </w:tcPr>
                      <w:p w14:paraId="65F3D68F" w14:textId="77777777" w:rsidR="00992C40" w:rsidRPr="00117E3D" w:rsidRDefault="00992C40" w:rsidP="00F9441D">
                        <w:pPr>
                          <w:rPr>
                            <w:rFonts w:ascii="Arial" w:hAnsi="Arial" w:cs="Arial"/>
                            <w:sz w:val="18"/>
                            <w:szCs w:val="18"/>
                          </w:rPr>
                        </w:pPr>
                      </w:p>
                    </w:tc>
                  </w:tr>
                  <w:tr w:rsidR="00992C40" w:rsidRPr="00117E3D" w14:paraId="6B3FB110" w14:textId="77777777" w:rsidTr="00157E5A">
                    <w:trPr>
                      <w:gridAfter w:val="1"/>
                      <w:wAfter w:w="319" w:type="dxa"/>
                    </w:trPr>
                    <w:tc>
                      <w:tcPr>
                        <w:tcW w:w="2591" w:type="dxa"/>
                      </w:tcPr>
                      <w:p w14:paraId="4B432967" w14:textId="77777777" w:rsidR="00992C40" w:rsidRPr="00117E3D" w:rsidRDefault="00992C40" w:rsidP="00F9441D">
                        <w:pPr>
                          <w:rPr>
                            <w:rFonts w:ascii="Arial" w:hAnsi="Arial" w:cs="Arial"/>
                            <w:sz w:val="18"/>
                            <w:szCs w:val="18"/>
                          </w:rPr>
                        </w:pPr>
                        <w:r w:rsidRPr="00117E3D">
                          <w:rPr>
                            <w:rFonts w:ascii="Arial" w:hAnsi="Arial" w:cs="Arial"/>
                            <w:sz w:val="18"/>
                            <w:szCs w:val="18"/>
                          </w:rPr>
                          <w:t xml:space="preserve">                                                                                 </w:t>
                        </w:r>
                      </w:p>
                    </w:tc>
                    <w:tc>
                      <w:tcPr>
                        <w:tcW w:w="3930" w:type="dxa"/>
                        <w:gridSpan w:val="2"/>
                      </w:tcPr>
                      <w:p w14:paraId="6A98428F" w14:textId="29AC1FD3" w:rsidR="00992C40" w:rsidRPr="00117E3D" w:rsidRDefault="00576806" w:rsidP="00157E5A">
                        <w:pPr>
                          <w:ind w:left="1410"/>
                          <w:rPr>
                            <w:rFonts w:ascii="Arial" w:hAnsi="Arial" w:cs="Arial"/>
                            <w:sz w:val="18"/>
                            <w:szCs w:val="18"/>
                          </w:rPr>
                        </w:pPr>
                        <w:r>
                          <w:rPr>
                            <w:rFonts w:ascii="Arial" w:hAnsi="Arial" w:cs="Arial"/>
                            <w:sz w:val="18"/>
                            <w:szCs w:val="18"/>
                          </w:rPr>
                          <w:t xml:space="preserve">  </w:t>
                        </w:r>
                        <w:r w:rsidR="00992C40" w:rsidRPr="00117E3D">
                          <w:rPr>
                            <w:rFonts w:ascii="Arial" w:hAnsi="Arial" w:cs="Arial"/>
                            <w:sz w:val="18"/>
                            <w:szCs w:val="18"/>
                          </w:rPr>
                          <w:t xml:space="preserve">GEOESTADÍSTICO </w:t>
                        </w:r>
                      </w:p>
                    </w:tc>
                    <w:tc>
                      <w:tcPr>
                        <w:tcW w:w="2131" w:type="dxa"/>
                        <w:gridSpan w:val="2"/>
                      </w:tcPr>
                      <w:p w14:paraId="6E3E6899" w14:textId="77777777" w:rsidR="00992C40" w:rsidRPr="00117E3D" w:rsidRDefault="00992C40" w:rsidP="00F9441D">
                        <w:pPr>
                          <w:rPr>
                            <w:rFonts w:ascii="Arial" w:hAnsi="Arial" w:cs="Arial"/>
                            <w:sz w:val="18"/>
                            <w:szCs w:val="18"/>
                          </w:rPr>
                        </w:pPr>
                      </w:p>
                    </w:tc>
                  </w:tr>
                </w:tbl>
                <w:p w14:paraId="057899D8"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w:pict>
      </w:r>
      <w:r>
        <w:rPr>
          <w:noProof/>
        </w:rPr>
        <w:pict w14:anchorId="1626A684">
          <v:roundrect id="Rectángulo: esquinas redondeadas 64" o:spid="_x0000_s2259" style="position:absolute;margin-left:8.05pt;margin-top:36.05pt;width:425.25pt;height:121.5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" fillcolor="window" strokecolor="windowText" strokeweight="1pt">
            <v:stroke joinstyle="miter"/>
            <v:path arrowok="t"/>
          </v:roundrect>
        </w:pict>
      </w:r>
      <w:r>
        <w:rPr>
          <w:noProof/>
        </w:rPr>
        <w:pict w14:anchorId="60C0E63E">
          <v:shape id="Cuadro de texto 70" o:spid="_x0000_s2258" type="#_x0000_t202" style="position:absolute;margin-left:134.35pt;margin-top:9.8pt;width:175.5pt;height:19.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" fillcolor="window" strokeweight=".5pt">
            <v:shadow on="t" type="perspective" color="black" opacity="13107f" origin="-.5,.5" offset=".24944mm,.24944mm" matrix=",-15540f,,-15073f"/>
            <v:path arrowok="t"/>
            <v:textbox>
              <w:txbxContent>
                <w:p w14:paraId="7EB29DA6" w14:textId="77777777" w:rsidR="00992C40" w:rsidRPr="00117E3D"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117E3D">
                    <w:rPr>
                      <w:rFonts w:ascii="Arial" w:hAnsi="Arial" w:cs="Arial"/>
                      <w:b/>
                      <w:bCs/>
                      <w:sz w:val="18"/>
                      <w:szCs w:val="18"/>
                    </w:rPr>
                    <w:t>3. NÚMERO EXTERIOR</w:t>
                  </w:r>
                </w:p>
              </w:txbxContent>
            </v:textbox>
          </v:shape>
        </w:pict>
      </w:r>
      <w:r>
        <w:rPr>
          <w:noProof/>
        </w:rPr>
        <w:pict w14:anchorId="6237821E">
          <v:shape id="Cuadro de texto 67" o:spid="_x0000_s2257" type="#_x0000_t202" style="position:absolute;margin-left:-3.3pt;margin-top:224.5pt;width:432.75pt;height:137.95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" filled="f" stroked="f" strokeweight=".5pt">
            <v:textbox>
              <w:txbxContent>
                <w:p w14:paraId="2556F3A0" w14:textId="77777777" w:rsidR="00992C40" w:rsidRPr="00EE560D" w:rsidRDefault="00992C40" w:rsidP="00992C40">
                  <w:pPr>
                    <w:pStyle w:val="Prrafodelista"/>
                    <w:numPr>
                      <w:ilvl w:val="0"/>
                      <w:numId w:val="32"/>
                    </w:numPr>
                    <w:ind w:left="567"/>
                    <w:rPr>
                      <w:rFonts w:ascii="Arial" w:hAnsi="Arial" w:cs="Arial"/>
                      <w:szCs w:val="18"/>
                    </w:rPr>
                  </w:pPr>
                  <w:r w:rsidRPr="00EE560D">
                    <w:rPr>
                      <w:rFonts w:ascii="Arial" w:hAnsi="Arial" w:cs="Arial"/>
                      <w:szCs w:val="18"/>
                    </w:rPr>
                    <w:t xml:space="preserve">El número exterior puede estar conformado sólo con dígitos o bien, la combinación de letras, símbolos y dígitos, por lo que deberá separar la parte numérica de la alfanumérica y almacenar en el campo tipo </w:t>
                  </w:r>
                  <w:r w:rsidRPr="003E1207">
                    <w:rPr>
                      <w:rFonts w:ascii="Arial" w:hAnsi="Arial" w:cs="Arial"/>
                      <w:szCs w:val="18"/>
                    </w:rPr>
                    <w:t>ALFANÚMERICO</w:t>
                  </w:r>
                  <w:r w:rsidRPr="00AC3250">
                    <w:rPr>
                      <w:rFonts w:ascii="Arial" w:hAnsi="Arial" w:cs="Arial"/>
                      <w:szCs w:val="18"/>
                    </w:rPr>
                    <w:t>,</w:t>
                  </w:r>
                  <w:r w:rsidRPr="00EE560D">
                    <w:rPr>
                      <w:rFonts w:ascii="Arial" w:hAnsi="Arial" w:cs="Arial"/>
                      <w:szCs w:val="18"/>
                    </w:rPr>
                    <w:t xml:space="preserve"> según corresponda con la estructura de almacenamiento de Domicilios Geográficos, mismas que se definen en el artículo 15.</w:t>
                  </w:r>
                </w:p>
                <w:p w14:paraId="13CD0098" w14:textId="77777777" w:rsidR="00992C40" w:rsidRPr="00EE560D" w:rsidRDefault="00992C40" w:rsidP="00992C40">
                  <w:pPr>
                    <w:pStyle w:val="Prrafodelista"/>
                    <w:numPr>
                      <w:ilvl w:val="0"/>
                      <w:numId w:val="32"/>
                    </w:numPr>
                    <w:ind w:left="567"/>
                    <w:rPr>
                      <w:rFonts w:ascii="Arial" w:hAnsi="Arial" w:cs="Arial"/>
                      <w:szCs w:val="18"/>
                    </w:rPr>
                  </w:pPr>
                  <w:r w:rsidRPr="00EE560D">
                    <w:rPr>
                      <w:rFonts w:ascii="Arial" w:hAnsi="Arial" w:cs="Arial"/>
                      <w:szCs w:val="18"/>
                    </w:rPr>
                    <w:t xml:space="preserve">El número exterior puede contener los símbolos: guion corto (-) y diagonal (/), siempre que sean parte </w:t>
                  </w:r>
                  <w:proofErr w:type="gramStart"/>
                  <w:r w:rsidRPr="00EE560D">
                    <w:rPr>
                      <w:rFonts w:ascii="Arial" w:hAnsi="Arial" w:cs="Arial"/>
                      <w:szCs w:val="18"/>
                    </w:rPr>
                    <w:t>del mismo</w:t>
                  </w:r>
                  <w:proofErr w:type="gramEnd"/>
                  <w:r w:rsidRPr="00EE560D">
                    <w:rPr>
                      <w:rFonts w:ascii="Arial" w:hAnsi="Arial" w:cs="Arial"/>
                      <w:szCs w:val="18"/>
                    </w:rPr>
                    <w:t>, sin incluir espacios antes y después del símbolo.</w:t>
                  </w:r>
                </w:p>
                <w:p w14:paraId="3A9C74ED" w14:textId="77777777" w:rsidR="00992C40" w:rsidRPr="00EE560D" w:rsidRDefault="00992C40" w:rsidP="00992C40">
                  <w:pPr>
                    <w:pStyle w:val="Prrafodelista"/>
                    <w:numPr>
                      <w:ilvl w:val="0"/>
                      <w:numId w:val="32"/>
                    </w:numPr>
                    <w:ind w:left="567"/>
                    <w:rPr>
                      <w:rFonts w:ascii="Arial" w:hAnsi="Arial" w:cs="Arial"/>
                      <w:szCs w:val="18"/>
                    </w:rPr>
                  </w:pPr>
                  <w:r w:rsidRPr="00EE560D">
                    <w:rPr>
                      <w:rFonts w:ascii="Arial" w:hAnsi="Arial" w:cs="Arial"/>
                      <w:szCs w:val="18"/>
                    </w:rPr>
                    <w:t>En caso de existir referencias a números exteriores anteriores, estos deben indicarse entre paréntesis ( ), con el propósito de no perder el dato, y para su almacenamiento en la base de datos, se debe utilizar el campo NÚMERO EXTERIOR ANTERIOR.</w:t>
                  </w:r>
                </w:p>
                <w:p w14:paraId="1F3E7A4C" w14:textId="77777777" w:rsidR="00992C40" w:rsidRPr="00EE560D" w:rsidRDefault="00992C40" w:rsidP="00992C40">
                  <w:pPr>
                    <w:pStyle w:val="Prrafodelista"/>
                    <w:ind w:left="644" w:firstLine="0"/>
                    <w:rPr>
                      <w:rFonts w:ascii="Arial" w:hAnsi="Arial" w:cs="Arial"/>
                      <w:szCs w:val="18"/>
                    </w:rPr>
                  </w:pPr>
                </w:p>
              </w:txbxContent>
            </v:textbox>
          </v:shape>
        </w:pict>
      </w:r>
      <w:r>
        <w:rPr>
          <w:noProof/>
        </w:rPr>
        <w:pict w14:anchorId="1E656FF1">
          <v:shape id="Cuadro de texto 65" o:spid="_x0000_s2256" type="#_x0000_t202" style="position:absolute;margin-left:-11.4pt;margin-top:167.55pt;width:189.8pt;height:66.65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" filled="f" stroked="f" strokeweight=".5pt">
            <v:textbox>
              <w:txbxContent>
                <w:p w14:paraId="3AE6730D" w14:textId="77777777" w:rsidR="00992C40" w:rsidRPr="00117E3D" w:rsidRDefault="00992C40" w:rsidP="00992C40">
                  <w:pPr>
                    <w:tabs>
                      <w:tab w:val="left" w:pos="1069"/>
                    </w:tabs>
                    <w:ind w:left="284"/>
                    <w:rPr>
                      <w:rFonts w:ascii="Arial" w:hAnsi="Arial" w:cs="Arial"/>
                      <w:b/>
                      <w:bCs/>
                      <w:sz w:val="18"/>
                      <w:szCs w:val="18"/>
                    </w:rPr>
                  </w:pPr>
                  <w:r w:rsidRPr="00117E3D">
                    <w:rPr>
                      <w:rFonts w:ascii="Arial" w:hAnsi="Arial" w:cs="Arial"/>
                      <w:b/>
                      <w:bCs/>
                      <w:sz w:val="18"/>
                      <w:szCs w:val="18"/>
                    </w:rPr>
                    <w:t>DOMINIO DE VALORES</w:t>
                  </w:r>
                </w:p>
                <w:p w14:paraId="35D89177" w14:textId="77777777" w:rsidR="00992C40" w:rsidRPr="00117E3D" w:rsidRDefault="00992C40" w:rsidP="00992C40">
                  <w:pPr>
                    <w:tabs>
                      <w:tab w:val="left" w:pos="1069"/>
                    </w:tabs>
                    <w:ind w:left="284"/>
                    <w:rPr>
                      <w:rFonts w:ascii="Arial" w:hAnsi="Arial" w:cs="Arial"/>
                      <w:b/>
                      <w:bCs/>
                      <w:sz w:val="18"/>
                      <w:szCs w:val="18"/>
                    </w:rPr>
                  </w:pPr>
                </w:p>
                <w:p w14:paraId="5051509B" w14:textId="77777777" w:rsidR="00992C40" w:rsidRPr="00117E3D" w:rsidRDefault="00992C40" w:rsidP="00992C40">
                  <w:pPr>
                    <w:tabs>
                      <w:tab w:val="left" w:pos="1069"/>
                    </w:tabs>
                    <w:ind w:left="284"/>
                    <w:rPr>
                      <w:rFonts w:ascii="Arial" w:hAnsi="Arial" w:cs="Arial"/>
                      <w:b/>
                      <w:bCs/>
                      <w:sz w:val="18"/>
                      <w:szCs w:val="18"/>
                    </w:rPr>
                  </w:pPr>
                </w:p>
                <w:p w14:paraId="5A8E23FF" w14:textId="77777777" w:rsidR="00992C40" w:rsidRPr="00117E3D" w:rsidRDefault="00992C40" w:rsidP="00992C40">
                  <w:pPr>
                    <w:tabs>
                      <w:tab w:val="left" w:pos="1069"/>
                    </w:tabs>
                    <w:ind w:left="284"/>
                    <w:rPr>
                      <w:rFonts w:ascii="Arial" w:hAnsi="Arial" w:cs="Arial"/>
                      <w:b/>
                      <w:bCs/>
                      <w:sz w:val="18"/>
                      <w:szCs w:val="18"/>
                    </w:rPr>
                  </w:pPr>
                </w:p>
                <w:p w14:paraId="1A07D7BD" w14:textId="77777777" w:rsidR="00992C40" w:rsidRPr="00117E3D" w:rsidRDefault="00992C40" w:rsidP="00992C40">
                  <w:pPr>
                    <w:tabs>
                      <w:tab w:val="left" w:pos="1069"/>
                    </w:tabs>
                    <w:ind w:left="284"/>
                    <w:rPr>
                      <w:rFonts w:ascii="Arial" w:hAnsi="Arial" w:cs="Arial"/>
                      <w:sz w:val="18"/>
                      <w:szCs w:val="18"/>
                    </w:rPr>
                  </w:pPr>
                  <w:r w:rsidRPr="00117E3D">
                    <w:rPr>
                      <w:rFonts w:ascii="Arial" w:hAnsi="Arial" w:cs="Arial"/>
                      <w:b/>
                      <w:bCs/>
                      <w:sz w:val="18"/>
                      <w:szCs w:val="18"/>
                    </w:rPr>
                    <w:t>CONSIDERACIONES</w:t>
                  </w:r>
                </w:p>
                <w:p w14:paraId="39EC28EE" w14:textId="77777777" w:rsidR="00992C40" w:rsidRPr="00117E3D" w:rsidRDefault="00992C40" w:rsidP="00992C40">
                  <w:pPr>
                    <w:rPr>
                      <w:sz w:val="22"/>
                      <w:szCs w:val="22"/>
                    </w:rPr>
                  </w:pPr>
                </w:p>
              </w:txbxContent>
            </v:textbox>
          </v:shape>
        </w:pict>
      </w:r>
      <w:r>
        <w:rPr>
          <w:noProof/>
        </w:rPr>
        <w:pict w14:anchorId="31AAE24C">
          <v:rect id="Rectángulo 69" o:spid="_x0000_s2255" style="position:absolute;margin-left:2.8pt;margin-top:21.8pt;width:436.5pt;height:340.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" filled="f" strokecolor="windowText" strokeweight="1pt">
            <v:path arrowok="t"/>
          </v:rect>
        </w:pict>
      </w:r>
      <w:r>
        <w:rPr>
          <w:noProof/>
        </w:rPr>
        <w:pict w14:anchorId="7618885B">
          <v:roundrect id="Rectángulo: esquinas redondeadas 68" o:spid="_x0000_s2254" style="position:absolute;margin-left:8.8pt;margin-top:224.3pt;width:425.25pt;height:132.7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" filled="f" strokeweight="1pt">
            <v:textbox inset="2.88pt,2.88pt,2.88pt,2.88pt"/>
          </v:roundrect>
        </w:pict>
      </w:r>
      <w:r>
        <w:rPr>
          <w:noProof/>
        </w:rPr>
        <w:pict w14:anchorId="79EB9290">
          <v:shape id="Cuadro de texto 66" o:spid="_x0000_s2253" type="#_x0000_t202" style="position:absolute;margin-left:12.55pt;margin-top:184.3pt;width:420.75pt;height:20.35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" fillcolor="window" strokeweight=".5pt">
            <v:path arrowok="t"/>
            <v:textbox>
              <w:txbxContent>
                <w:p w14:paraId="33EAFFF0" w14:textId="77777777" w:rsidR="00992C40" w:rsidRPr="00117E3D" w:rsidRDefault="00992C40" w:rsidP="00992C40">
                  <w:pPr>
                    <w:rPr>
                      <w:rFonts w:ascii="Arial" w:hAnsi="Arial" w:cs="Arial"/>
                      <w:sz w:val="18"/>
                      <w:szCs w:val="18"/>
                    </w:rPr>
                  </w:pPr>
                  <w:r w:rsidRPr="00117E3D">
                    <w:rPr>
                      <w:rFonts w:ascii="Arial" w:hAnsi="Arial" w:cs="Arial"/>
                      <w:sz w:val="18"/>
                      <w:szCs w:val="18"/>
                    </w:rPr>
                    <w:t>Indeterminado.</w:t>
                  </w:r>
                </w:p>
              </w:txbxContent>
            </v:textbox>
          </v:shape>
        </w:pict>
      </w:r>
      <w:r w:rsidR="00992C40">
        <w:rPr>
          <w:rFonts w:ascii="Arial" w:hAnsi="Arial" w:cs="Arial"/>
          <w:sz w:val="20"/>
          <w:szCs w:val="20"/>
        </w:rPr>
        <w:br w:type="page"/>
      </w:r>
      <w:r w:rsidR="00BB32C4">
        <w:rPr>
          <w:noProof/>
        </w:rPr>
        <w:lastRenderedPageBreak/>
        <w:pict w14:anchorId="32029552">
          <v:group id="_x0000_s2317" style="position:absolute;margin-left:48.65pt;margin-top:88.85pt;width:167.9pt;height:60.75pt;z-index:251739648" coordorigin="2736,4046" coordsize="3358,1215">
            <v:rect id="_x0000_s2246" style="position:absolute;left:2736;top:4552;width:267;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" fillcolor="window" strokecolor="#5b9bd5" strokeweight="1pt"/>
            <v:rect id="_x0000_s2247" style="position:absolute;left:5819;top:4081;width:268;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" fillcolor="window" strokecolor="#5b9bd5" strokeweight="1pt"/>
            <v:rect id="_x0000_s2248" style="position:absolute;left:5819;top:4573;width:268;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" fillcolor="window" strokecolor="#5b9bd5" strokeweight="1pt"/>
            <v:shape id="_x0000_s2249" style="position:absolute;left:5855;top:4516;width:201;height:354;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&#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_x0000_s2250" style="position:absolute;left:5826;top:4994;width:268;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" fillcolor="window" strokecolor="#5b9bd5" strokeweight="1pt"/>
            <v:rect id="_x0000_s2251" style="position:absolute;left:2736;top:4088;width:267;height: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" fillcolor="window" strokecolor="#5b9bd5" strokeweight="1pt"/>
            <v:shape id="_x0000_s2252" style="position:absolute;left:2785;top:4046;width:201;height:354;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&#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w:pict>
      </w:r>
      <w:r w:rsidR="00BB32C4">
        <w:rPr>
          <w:noProof/>
        </w:rPr>
        <w:pict w14:anchorId="004671E0">
          <v:shape id="Cuadro de texto 61" o:spid="_x0000_s2245" type="#_x0000_t202" style="position:absolute;margin-left:5.65pt;margin-top:37.5pt;width:446.6pt;height:123.4pt;z-index:25173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" filled="f" stroked="f" strokeweight=".5pt">
            <v:textbox style="mso-next-textbox:#Cuadro de texto 61">
              <w:txbxContent>
                <w:p w14:paraId="59696CFB" w14:textId="77777777" w:rsidR="00992C40" w:rsidRDefault="00992C40" w:rsidP="00992C40">
                  <w:pPr>
                    <w:rPr>
                      <w:rFonts w:ascii="Arial" w:hAnsi="Arial" w:cs="Arial"/>
                      <w:sz w:val="18"/>
                      <w:szCs w:val="18"/>
                    </w:rPr>
                  </w:pPr>
                  <w:bookmarkStart w:id="20" w:name="_Hlk127970315"/>
                  <w:bookmarkStart w:id="21" w:name="_Hlk127970316"/>
                  <w:bookmarkStart w:id="22" w:name="_Hlk127970317"/>
                  <w:bookmarkStart w:id="23" w:name="_Hlk127970318"/>
                  <w:bookmarkStart w:id="24" w:name="_Hlk127970319"/>
                  <w:bookmarkStart w:id="25" w:name="_Hlk127970320"/>
                  <w:bookmarkStart w:id="26" w:name="_Hlk127970321"/>
                  <w:bookmarkStart w:id="27" w:name="_Hlk127970322"/>
                  <w:bookmarkStart w:id="28" w:name="_Hlk127970323"/>
                  <w:bookmarkStart w:id="29" w:name="_Hlk127970324"/>
                  <w:bookmarkStart w:id="30" w:name="_Hlk127970325"/>
                  <w:bookmarkStart w:id="31" w:name="_Hlk127970326"/>
                  <w:r w:rsidRPr="00117E3D">
                    <w:rPr>
                      <w:rFonts w:ascii="Arial" w:hAnsi="Arial" w:cs="Arial"/>
                      <w:b/>
                      <w:bCs/>
                      <w:sz w:val="18"/>
                      <w:szCs w:val="18"/>
                    </w:rPr>
                    <w:t>DESCRIPCIÓN:</w:t>
                  </w:r>
                  <w:r w:rsidRPr="00117E3D">
                    <w:rPr>
                      <w:rFonts w:ascii="Arial" w:hAnsi="Arial" w:cs="Arial"/>
                      <w:sz w:val="18"/>
                      <w:szCs w:val="18"/>
                    </w:rPr>
                    <w:t xml:space="preserve"> </w:t>
                  </w:r>
                  <w:r w:rsidRPr="00ED5478">
                    <w:rPr>
                      <w:rFonts w:ascii="Arial" w:hAnsi="Arial" w:cs="Arial"/>
                      <w:sz w:val="18"/>
                      <w:szCs w:val="18"/>
                    </w:rPr>
                    <w:t>Caracteres alfanuméricos y símbolos que identifican una vivienda o establecimiento al interior de un predio o inmueble, con número exterior designado</w:t>
                  </w:r>
                  <w:r w:rsidRPr="00117E3D">
                    <w:rPr>
                      <w:rFonts w:ascii="Arial" w:hAnsi="Arial" w:cs="Arial"/>
                      <w:sz w:val="18"/>
                      <w:szCs w:val="18"/>
                    </w:rPr>
                    <w:t>.</w:t>
                  </w:r>
                </w:p>
                <w:p w14:paraId="3C86CE5F" w14:textId="77777777" w:rsidR="00992C40" w:rsidRPr="00117E3D" w:rsidRDefault="00992C40" w:rsidP="00992C40">
                  <w:pPr>
                    <w:rPr>
                      <w:rFonts w:ascii="Arial" w:hAnsi="Arial" w:cs="Arial"/>
                      <w:sz w:val="18"/>
                      <w:szCs w:val="18"/>
                    </w:rPr>
                  </w:pPr>
                </w:p>
                <w:p w14:paraId="1AA7EFA6" w14:textId="77777777" w:rsidR="00992C40" w:rsidRPr="00117E3D" w:rsidRDefault="00992C40" w:rsidP="00992C40">
                  <w:pPr>
                    <w:ind w:firstLine="709"/>
                    <w:rPr>
                      <w:rFonts w:ascii="Arial" w:hAnsi="Arial" w:cs="Arial"/>
                      <w:b/>
                      <w:bCs/>
                      <w:sz w:val="18"/>
                      <w:szCs w:val="18"/>
                    </w:rPr>
                  </w:pPr>
                  <w:r w:rsidRPr="00117E3D">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17E3D">
                    <w:rPr>
                      <w:rFonts w:ascii="Arial" w:hAnsi="Arial" w:cs="Arial"/>
                      <w:b/>
                      <w:bCs/>
                      <w:sz w:val="18"/>
                      <w:szCs w:val="18"/>
                    </w:rPr>
                    <w:t xml:space="preserve"> </w:t>
                  </w:r>
                  <w:r>
                    <w:rPr>
                      <w:rFonts w:ascii="Arial" w:hAnsi="Arial" w:cs="Arial"/>
                      <w:b/>
                      <w:bCs/>
                      <w:sz w:val="18"/>
                      <w:szCs w:val="18"/>
                    </w:rPr>
                    <w:t xml:space="preserve">     </w:t>
                  </w:r>
                  <w:r w:rsidRPr="00117E3D">
                    <w:rPr>
                      <w:rFonts w:ascii="Arial" w:hAnsi="Arial" w:cs="Arial"/>
                      <w:b/>
                      <w:bCs/>
                      <w:sz w:val="18"/>
                      <w:szCs w:val="18"/>
                    </w:rPr>
                    <w:t xml:space="preserve">ORIGEN DEL ELEMENTO:               </w:t>
                  </w:r>
                </w:p>
                <w:p w14:paraId="37A184AD" w14:textId="77777777" w:rsidR="00992C40" w:rsidRPr="00117E3D" w:rsidRDefault="00992C40" w:rsidP="00992C40">
                  <w:pPr>
                    <w:rPr>
                      <w:rFonts w:ascii="Arial" w:hAnsi="Arial" w:cs="Arial"/>
                      <w:b/>
                      <w:bCs/>
                      <w:sz w:val="18"/>
                      <w:szCs w:val="18"/>
                    </w:rPr>
                  </w:pPr>
                </w:p>
                <w:tbl>
                  <w:tblPr>
                    <w:tblStyle w:val="Tablaconcuadrcula"/>
                    <w:tblW w:w="6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5"/>
                    <w:gridCol w:w="391"/>
                    <w:gridCol w:w="2840"/>
                    <w:gridCol w:w="388"/>
                  </w:tblGrid>
                  <w:tr w:rsidR="00992C40" w:rsidRPr="00117E3D" w14:paraId="4D235C35" w14:textId="77777777" w:rsidTr="00626577">
                    <w:trPr>
                      <w:trHeight w:val="487"/>
                    </w:trPr>
                    <w:tc>
                      <w:tcPr>
                        <w:tcW w:w="3326" w:type="dxa"/>
                        <w:gridSpan w:val="2"/>
                      </w:tcPr>
                      <w:p w14:paraId="4A6BC4BA" w14:textId="77777777" w:rsidR="00992C40" w:rsidRPr="00117E3D" w:rsidRDefault="00992C40" w:rsidP="00E0026F">
                        <w:pPr>
                          <w:ind w:left="1027"/>
                          <w:rPr>
                            <w:rFonts w:ascii="Arial" w:hAnsi="Arial" w:cs="Arial"/>
                            <w:sz w:val="18"/>
                            <w:szCs w:val="18"/>
                          </w:rPr>
                        </w:pPr>
                        <w:r w:rsidRPr="00117E3D">
                          <w:rPr>
                            <w:rFonts w:ascii="Arial" w:hAnsi="Arial" w:cs="Arial"/>
                            <w:sz w:val="18"/>
                            <w:szCs w:val="18"/>
                          </w:rPr>
                          <w:t>PRINCIPAL</w:t>
                        </w:r>
                      </w:p>
                      <w:p w14:paraId="2366F248" w14:textId="77777777" w:rsidR="00992C40" w:rsidRPr="00117E3D" w:rsidRDefault="00992C40" w:rsidP="00F9441D">
                        <w:pPr>
                          <w:ind w:left="38"/>
                          <w:rPr>
                            <w:rFonts w:ascii="Arial" w:hAnsi="Arial" w:cs="Arial"/>
                            <w:sz w:val="18"/>
                            <w:szCs w:val="18"/>
                          </w:rPr>
                        </w:pPr>
                      </w:p>
                    </w:tc>
                    <w:tc>
                      <w:tcPr>
                        <w:tcW w:w="3228" w:type="dxa"/>
                        <w:gridSpan w:val="2"/>
                      </w:tcPr>
                      <w:p w14:paraId="3F697E69" w14:textId="77777777" w:rsidR="00992C40" w:rsidRPr="00117E3D" w:rsidRDefault="00992C40" w:rsidP="005372B8">
                        <w:pPr>
                          <w:ind w:left="847"/>
                          <w:rPr>
                            <w:rFonts w:ascii="Arial" w:hAnsi="Arial" w:cs="Arial"/>
                            <w:sz w:val="18"/>
                            <w:szCs w:val="18"/>
                          </w:rPr>
                        </w:pPr>
                        <w:r w:rsidRPr="00117E3D">
                          <w:rPr>
                            <w:rFonts w:ascii="Arial" w:hAnsi="Arial" w:cs="Arial"/>
                            <w:sz w:val="18"/>
                            <w:szCs w:val="18"/>
                          </w:rPr>
                          <w:t>ESPACIAL</w:t>
                        </w:r>
                      </w:p>
                    </w:tc>
                  </w:tr>
                  <w:tr w:rsidR="00992C40" w:rsidRPr="00117E3D" w14:paraId="0597518B" w14:textId="77777777" w:rsidTr="00626577">
                    <w:trPr>
                      <w:trHeight w:val="409"/>
                    </w:trPr>
                    <w:tc>
                      <w:tcPr>
                        <w:tcW w:w="3326" w:type="dxa"/>
                        <w:gridSpan w:val="2"/>
                      </w:tcPr>
                      <w:p w14:paraId="609543D4" w14:textId="77777777" w:rsidR="00992C40" w:rsidRPr="00117E3D" w:rsidRDefault="00992C40" w:rsidP="00E0026F">
                        <w:pPr>
                          <w:ind w:left="1027"/>
                          <w:rPr>
                            <w:rFonts w:ascii="Arial" w:hAnsi="Arial" w:cs="Arial"/>
                            <w:sz w:val="18"/>
                            <w:szCs w:val="18"/>
                          </w:rPr>
                        </w:pPr>
                        <w:r w:rsidRPr="00117E3D">
                          <w:rPr>
                            <w:rFonts w:ascii="Arial" w:hAnsi="Arial" w:cs="Arial"/>
                            <w:sz w:val="18"/>
                            <w:szCs w:val="18"/>
                          </w:rPr>
                          <w:t>COMPLEMENTARIO</w:t>
                        </w:r>
                      </w:p>
                    </w:tc>
                    <w:tc>
                      <w:tcPr>
                        <w:tcW w:w="3228" w:type="dxa"/>
                        <w:gridSpan w:val="2"/>
                      </w:tcPr>
                      <w:p w14:paraId="59580F67" w14:textId="77777777" w:rsidR="00992C40" w:rsidRPr="00117E3D" w:rsidRDefault="00992C40" w:rsidP="005372B8">
                        <w:pPr>
                          <w:ind w:left="811"/>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DE REFERENCIA </w:t>
                        </w:r>
                      </w:p>
                      <w:p w14:paraId="2253D822" w14:textId="77777777" w:rsidR="00992C40" w:rsidRPr="00117E3D" w:rsidRDefault="00992C40" w:rsidP="00F9441D">
                        <w:pPr>
                          <w:rPr>
                            <w:rFonts w:ascii="Arial" w:hAnsi="Arial" w:cs="Arial"/>
                            <w:sz w:val="18"/>
                            <w:szCs w:val="18"/>
                          </w:rPr>
                        </w:pPr>
                      </w:p>
                    </w:tc>
                  </w:tr>
                  <w:tr w:rsidR="00992C40" w:rsidRPr="00117E3D" w14:paraId="526883D9" w14:textId="77777777" w:rsidTr="00626577">
                    <w:trPr>
                      <w:gridAfter w:val="1"/>
                      <w:wAfter w:w="388" w:type="dxa"/>
                      <w:trHeight w:val="204"/>
                    </w:trPr>
                    <w:tc>
                      <w:tcPr>
                        <w:tcW w:w="2935" w:type="dxa"/>
                      </w:tcPr>
                      <w:p w14:paraId="191FF606" w14:textId="77777777" w:rsidR="00992C40" w:rsidRPr="00117E3D" w:rsidRDefault="00992C40" w:rsidP="00F9441D">
                        <w:pPr>
                          <w:rPr>
                            <w:rFonts w:ascii="Arial" w:hAnsi="Arial" w:cs="Arial"/>
                            <w:sz w:val="18"/>
                            <w:szCs w:val="18"/>
                          </w:rPr>
                        </w:pPr>
                        <w:r w:rsidRPr="00117E3D">
                          <w:rPr>
                            <w:rFonts w:ascii="Arial" w:hAnsi="Arial" w:cs="Arial"/>
                            <w:sz w:val="18"/>
                            <w:szCs w:val="18"/>
                          </w:rPr>
                          <w:t xml:space="preserve">                                                                                 </w:t>
                        </w:r>
                      </w:p>
                    </w:tc>
                    <w:tc>
                      <w:tcPr>
                        <w:tcW w:w="3231" w:type="dxa"/>
                        <w:gridSpan w:val="2"/>
                      </w:tcPr>
                      <w:p w14:paraId="7A2E0451" w14:textId="77777777" w:rsidR="00992C40" w:rsidRPr="00117E3D" w:rsidRDefault="00992C40" w:rsidP="00626577">
                        <w:pPr>
                          <w:ind w:left="1209"/>
                          <w:rPr>
                            <w:rFonts w:ascii="Arial" w:hAnsi="Arial" w:cs="Arial"/>
                            <w:sz w:val="18"/>
                            <w:szCs w:val="18"/>
                          </w:rPr>
                        </w:pPr>
                        <w:r>
                          <w:rPr>
                            <w:rFonts w:ascii="Arial" w:hAnsi="Arial" w:cs="Arial"/>
                            <w:sz w:val="18"/>
                            <w:szCs w:val="18"/>
                          </w:rPr>
                          <w:t xml:space="preserve"> </w:t>
                        </w:r>
                        <w:r w:rsidRPr="00117E3D">
                          <w:rPr>
                            <w:rFonts w:ascii="Arial" w:hAnsi="Arial" w:cs="Arial"/>
                            <w:sz w:val="18"/>
                            <w:szCs w:val="18"/>
                          </w:rPr>
                          <w:t xml:space="preserve">GEOESTADÍSTICO </w:t>
                        </w:r>
                      </w:p>
                    </w:tc>
                  </w:tr>
                </w:tbl>
                <w:p w14:paraId="0E96EF61" w14:textId="77777777" w:rsidR="00992C40" w:rsidRPr="00F6067D" w:rsidRDefault="00992C40" w:rsidP="00992C40">
                  <w:pPr>
                    <w:rPr>
                      <w:rFonts w:ascii="Arial" w:hAnsi="Arial" w:cs="Arial"/>
                      <w:sz w:val="20"/>
                      <w:szCs w:val="20"/>
                    </w:rPr>
                  </w:pPr>
                  <w:r>
                    <w:rPr>
                      <w:rFonts w:ascii="Arial" w:hAnsi="Arial" w:cs="Arial"/>
                      <w:sz w:val="20"/>
                      <w:szCs w:val="20"/>
                    </w:rPr>
                    <w:t xml:space="preserve"> </w:t>
                  </w:r>
                  <w:bookmarkEnd w:id="20"/>
                  <w:bookmarkEnd w:id="21"/>
                  <w:bookmarkEnd w:id="22"/>
                  <w:bookmarkEnd w:id="23"/>
                  <w:bookmarkEnd w:id="24"/>
                  <w:bookmarkEnd w:id="25"/>
                  <w:bookmarkEnd w:id="26"/>
                  <w:bookmarkEnd w:id="27"/>
                  <w:bookmarkEnd w:id="28"/>
                  <w:bookmarkEnd w:id="29"/>
                  <w:bookmarkEnd w:id="30"/>
                  <w:bookmarkEnd w:id="31"/>
                </w:p>
              </w:txbxContent>
            </v:textbox>
          </v:shape>
        </w:pict>
      </w:r>
      <w:r>
        <w:rPr>
          <w:noProof/>
        </w:rPr>
        <w:pict w14:anchorId="3CC861AB">
          <v:shape id="Cuadro de texto 56" o:spid="_x0000_s2243" type="#_x0000_t202" style="position:absolute;margin-left:-24.9pt;margin-top:231.75pt;width:460.8pt;height:132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" filled="f" stroked="f" strokeweight=".5pt">
            <v:textbox>
              <w:txbxContent>
                <w:p w14:paraId="4F6A2405" w14:textId="77777777" w:rsidR="00992C40" w:rsidRDefault="00992C40" w:rsidP="00992C40">
                  <w:pPr>
                    <w:pStyle w:val="Prrafodelista"/>
                    <w:numPr>
                      <w:ilvl w:val="0"/>
                      <w:numId w:val="30"/>
                    </w:numPr>
                    <w:spacing w:after="0" w:line="240" w:lineRule="auto"/>
                    <w:rPr>
                      <w:rFonts w:ascii="Arial" w:hAnsi="Arial" w:cs="Arial"/>
                      <w:szCs w:val="18"/>
                    </w:rPr>
                  </w:pPr>
                  <w:r w:rsidRPr="00117E3D">
                    <w:rPr>
                      <w:rFonts w:ascii="Arial" w:hAnsi="Arial" w:cs="Arial"/>
                      <w:szCs w:val="18"/>
                    </w:rPr>
                    <w:t>El número interior existe en función de la pertenencia a un número exterior.</w:t>
                  </w:r>
                </w:p>
                <w:p w14:paraId="35F4AE1B" w14:textId="77777777" w:rsidR="00992C40" w:rsidRPr="00117E3D" w:rsidRDefault="00992C40" w:rsidP="00992C40">
                  <w:pPr>
                    <w:pStyle w:val="Prrafodelista"/>
                    <w:spacing w:after="0" w:line="240" w:lineRule="auto"/>
                    <w:ind w:left="1004" w:firstLine="0"/>
                    <w:rPr>
                      <w:rFonts w:ascii="Arial" w:hAnsi="Arial" w:cs="Arial"/>
                      <w:szCs w:val="18"/>
                    </w:rPr>
                  </w:pPr>
                </w:p>
                <w:p w14:paraId="06C816EE" w14:textId="77777777" w:rsidR="00992C40" w:rsidRDefault="00992C40" w:rsidP="00992C40">
                  <w:pPr>
                    <w:pStyle w:val="Prrafodelista"/>
                    <w:numPr>
                      <w:ilvl w:val="0"/>
                      <w:numId w:val="30"/>
                    </w:numPr>
                    <w:spacing w:after="0" w:line="240" w:lineRule="auto"/>
                    <w:rPr>
                      <w:rFonts w:ascii="Arial" w:hAnsi="Arial" w:cs="Arial"/>
                      <w:szCs w:val="18"/>
                    </w:rPr>
                  </w:pPr>
                  <w:r w:rsidRPr="00117E3D">
                    <w:rPr>
                      <w:rFonts w:ascii="Arial" w:hAnsi="Arial" w:cs="Arial"/>
                      <w:szCs w:val="18"/>
                    </w:rPr>
                    <w:t xml:space="preserve">El número interior puede estar conformado sólo con dígitos o bien, la combinación de letras, símbolos y dígitos, por lo que deberá separar la parte numérica de la alfanumérica y almacenar en el campo </w:t>
                  </w:r>
                  <w:r w:rsidRPr="001B2E50">
                    <w:rPr>
                      <w:rFonts w:ascii="Arial" w:hAnsi="Arial" w:cs="Arial"/>
                      <w:szCs w:val="18"/>
                    </w:rPr>
                    <w:t xml:space="preserve">tipo </w:t>
                  </w:r>
                  <w:r w:rsidRPr="003E1207">
                    <w:rPr>
                      <w:rFonts w:ascii="Arial" w:hAnsi="Arial" w:cs="Arial"/>
                      <w:szCs w:val="18"/>
                    </w:rPr>
                    <w:t>ALFANUMÉRICO,</w:t>
                  </w:r>
                  <w:r w:rsidRPr="001B2E50">
                    <w:rPr>
                      <w:rFonts w:ascii="Arial" w:hAnsi="Arial" w:cs="Arial"/>
                      <w:szCs w:val="18"/>
                    </w:rPr>
                    <w:t xml:space="preserve"> según corresponda con la estructura de almacenamiento de Domicilios Geográficos</w:t>
                  </w:r>
                  <w:r w:rsidRPr="00117E3D">
                    <w:rPr>
                      <w:rFonts w:ascii="Arial" w:hAnsi="Arial" w:cs="Arial"/>
                      <w:szCs w:val="18"/>
                    </w:rPr>
                    <w:t>, mismas que se definen en el artículo 15.</w:t>
                  </w:r>
                </w:p>
                <w:p w14:paraId="45246920" w14:textId="77777777" w:rsidR="00992C40" w:rsidRPr="00276DFF" w:rsidRDefault="00992C40" w:rsidP="00992C40">
                  <w:pPr>
                    <w:pStyle w:val="Prrafodelista"/>
                    <w:spacing w:after="0" w:line="240" w:lineRule="auto"/>
                    <w:ind w:left="1004" w:firstLine="0"/>
                    <w:rPr>
                      <w:rFonts w:ascii="Arial" w:hAnsi="Arial" w:cs="Arial"/>
                      <w:szCs w:val="18"/>
                    </w:rPr>
                  </w:pPr>
                </w:p>
                <w:p w14:paraId="20E1C11A" w14:textId="77777777" w:rsidR="00992C40" w:rsidRPr="00117E3D" w:rsidRDefault="00992C40" w:rsidP="00992C40">
                  <w:pPr>
                    <w:pStyle w:val="Prrafodelista"/>
                    <w:numPr>
                      <w:ilvl w:val="0"/>
                      <w:numId w:val="30"/>
                    </w:numPr>
                    <w:spacing w:after="0" w:line="240" w:lineRule="auto"/>
                    <w:rPr>
                      <w:rFonts w:ascii="Arial" w:hAnsi="Arial" w:cs="Arial"/>
                      <w:szCs w:val="18"/>
                    </w:rPr>
                  </w:pPr>
                  <w:r w:rsidRPr="00117E3D">
                    <w:rPr>
                      <w:rFonts w:ascii="Arial" w:hAnsi="Arial" w:cs="Arial"/>
                      <w:szCs w:val="18"/>
                    </w:rPr>
                    <w:t xml:space="preserve">El número interior puede contener los símbolos: guion corto (-) y diagonal (/), siempre que sean parte </w:t>
                  </w:r>
                  <w:proofErr w:type="gramStart"/>
                  <w:r w:rsidRPr="00117E3D">
                    <w:rPr>
                      <w:rFonts w:ascii="Arial" w:hAnsi="Arial" w:cs="Arial"/>
                      <w:szCs w:val="18"/>
                    </w:rPr>
                    <w:t>del mismo</w:t>
                  </w:r>
                  <w:proofErr w:type="gramEnd"/>
                  <w:r w:rsidRPr="00117E3D">
                    <w:rPr>
                      <w:rFonts w:ascii="Arial" w:hAnsi="Arial" w:cs="Arial"/>
                      <w:szCs w:val="18"/>
                    </w:rPr>
                    <w:t>, sin incluir espacios antes y después del símbolo.</w:t>
                  </w:r>
                </w:p>
                <w:p w14:paraId="0FB9B912" w14:textId="77777777" w:rsidR="00992C40" w:rsidRDefault="00992C40" w:rsidP="00992C40"/>
              </w:txbxContent>
            </v:textbox>
          </v:shape>
        </w:pict>
      </w:r>
      <w:r>
        <w:rPr>
          <w:noProof/>
        </w:rPr>
        <w:pict w14:anchorId="072A813C">
          <v:roundrect id="Rectángulo: esquinas redondeadas 57" o:spid="_x0000_s2242" style="position:absolute;margin-left:4.8pt;margin-top:231.65pt;width:431.2pt;height:111.2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" filled="f" strokeweight="1pt">
            <v:textbox inset="2.88pt,2.88pt,2.88pt,2.88pt"/>
          </v:roundrect>
        </w:pict>
      </w:r>
      <w:r>
        <w:rPr>
          <w:noProof/>
        </w:rPr>
        <w:pict w14:anchorId="5AC6A0F7">
          <v:shape id="Cuadro de texto 62" o:spid="_x0000_s2241" type="#_x0000_t202" style="position:absolute;margin-left:131.5pt;margin-top:7.95pt;width:159.15pt;height:1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" fillcolor="window" strokeweight=".5pt">
            <v:shadow on="t" type="perspective" color="black" opacity="13107f" origin="-.5,.5" offset=".24944mm,.24944mm" matrix=",-15540f,,-15073f"/>
            <v:path arrowok="t"/>
            <v:textbox>
              <w:txbxContent>
                <w:p w14:paraId="62FDAAF9" w14:textId="77777777" w:rsidR="00992C40" w:rsidRPr="00117E3D"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117E3D">
                    <w:rPr>
                      <w:rFonts w:ascii="Arial" w:hAnsi="Arial" w:cs="Arial"/>
                      <w:b/>
                      <w:bCs/>
                      <w:sz w:val="18"/>
                      <w:szCs w:val="18"/>
                    </w:rPr>
                    <w:t>4. NÚMERO INTERIOR</w:t>
                  </w:r>
                </w:p>
              </w:txbxContent>
            </v:textbox>
          </v:shape>
        </w:pict>
      </w:r>
      <w:r>
        <w:rPr>
          <w:noProof/>
        </w:rPr>
        <w:pict w14:anchorId="2A676C5F">
          <v:roundrect id="Rectángulo: esquinas redondeadas 60" o:spid="_x0000_s2240" style="position:absolute;margin-left:5.65pt;margin-top:34.1pt;width:430.15pt;height:127.75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" fillcolor="window" strokecolor="windowText" strokeweight="1pt">
            <v:stroke joinstyle="miter"/>
            <v:path arrowok="t"/>
          </v:roundrect>
        </w:pict>
      </w:r>
      <w:r>
        <w:rPr>
          <w:noProof/>
        </w:rPr>
        <w:pict w14:anchorId="3D3C5BCD">
          <v:rect id="Rectángulo 58" o:spid="_x0000_s2239" style="position:absolute;margin-left:-.3pt;margin-top:17.9pt;width:441.75pt;height:330.6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" filled="f" strokecolor="windowText" strokeweight="1pt">
            <v:path arrowok="t"/>
          </v:rect>
        </w:pict>
      </w:r>
      <w:r>
        <w:rPr>
          <w:noProof/>
        </w:rPr>
        <w:pict w14:anchorId="217D7B49">
          <v:shape id="Cuadro de texto 59" o:spid="_x0000_s2238" type="#_x0000_t202" style="position:absolute;margin-left:20pt;margin-top:189.95pt;width:415.5pt;height:17.8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" fillcolor="window" strokeweight=".5pt">
            <v:path arrowok="t"/>
            <v:textbox>
              <w:txbxContent>
                <w:p w14:paraId="3894FE94" w14:textId="77777777" w:rsidR="00992C40" w:rsidRPr="00A218AA" w:rsidRDefault="00992C40" w:rsidP="00992C40">
                  <w:pPr>
                    <w:rPr>
                      <w:rFonts w:ascii="Arial" w:hAnsi="Arial" w:cs="Arial"/>
                      <w:sz w:val="20"/>
                      <w:szCs w:val="20"/>
                    </w:rPr>
                  </w:pPr>
                  <w:r w:rsidRPr="00A218AA">
                    <w:rPr>
                      <w:rFonts w:ascii="Arial" w:hAnsi="Arial" w:cs="Arial"/>
                      <w:sz w:val="20"/>
                      <w:szCs w:val="20"/>
                    </w:rPr>
                    <w:t>I</w:t>
                  </w:r>
                  <w:r>
                    <w:rPr>
                      <w:rFonts w:ascii="Arial" w:hAnsi="Arial" w:cs="Arial"/>
                      <w:sz w:val="20"/>
                      <w:szCs w:val="20"/>
                    </w:rPr>
                    <w:t>ndeterminado.</w:t>
                  </w:r>
                </w:p>
              </w:txbxContent>
            </v:textbox>
          </v:shape>
        </w:pict>
      </w:r>
      <w:r>
        <w:rPr>
          <w:noProof/>
        </w:rPr>
        <w:pict w14:anchorId="04DB2976">
          <v:shape id="Cuadro de texto 55" o:spid="_x0000_s2237" type="#_x0000_t202" style="position:absolute;margin-left:-3.4pt;margin-top:167.55pt;width:189.8pt;height:70.8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" filled="f" stroked="f" strokeweight=".5pt">
            <v:textbox>
              <w:txbxContent>
                <w:p w14:paraId="46F751BA" w14:textId="77777777" w:rsidR="00992C40" w:rsidRDefault="00992C40" w:rsidP="00992C40">
                  <w:pPr>
                    <w:tabs>
                      <w:tab w:val="left" w:pos="1069"/>
                    </w:tabs>
                    <w:ind w:left="284"/>
                    <w:rPr>
                      <w:rFonts w:ascii="Arial" w:hAnsi="Arial" w:cs="Arial"/>
                      <w:b/>
                      <w:bCs/>
                      <w:sz w:val="20"/>
                      <w:szCs w:val="20"/>
                    </w:rPr>
                  </w:pPr>
                  <w:r w:rsidRPr="004B122F">
                    <w:rPr>
                      <w:rFonts w:ascii="Arial" w:hAnsi="Arial" w:cs="Arial"/>
                      <w:b/>
                      <w:bCs/>
                      <w:sz w:val="20"/>
                      <w:szCs w:val="20"/>
                    </w:rPr>
                    <w:t>DOMINIO DE VALORES</w:t>
                  </w:r>
                </w:p>
                <w:p w14:paraId="19071DDF" w14:textId="77777777" w:rsidR="00992C40" w:rsidRDefault="00992C40" w:rsidP="00992C40">
                  <w:pPr>
                    <w:tabs>
                      <w:tab w:val="left" w:pos="1069"/>
                    </w:tabs>
                    <w:ind w:left="284"/>
                    <w:rPr>
                      <w:rFonts w:ascii="Arial" w:hAnsi="Arial" w:cs="Arial"/>
                      <w:b/>
                      <w:bCs/>
                      <w:sz w:val="20"/>
                      <w:szCs w:val="20"/>
                    </w:rPr>
                  </w:pPr>
                </w:p>
                <w:p w14:paraId="4111AA8F" w14:textId="77777777" w:rsidR="00992C40" w:rsidRDefault="00992C40" w:rsidP="00992C40">
                  <w:pPr>
                    <w:tabs>
                      <w:tab w:val="left" w:pos="1069"/>
                    </w:tabs>
                    <w:ind w:left="284"/>
                    <w:rPr>
                      <w:rFonts w:ascii="Arial" w:hAnsi="Arial" w:cs="Arial"/>
                      <w:b/>
                      <w:bCs/>
                      <w:sz w:val="20"/>
                      <w:szCs w:val="20"/>
                    </w:rPr>
                  </w:pPr>
                </w:p>
                <w:p w14:paraId="5DC912C7" w14:textId="77777777" w:rsidR="00992C40" w:rsidRDefault="00992C40" w:rsidP="00992C40">
                  <w:pPr>
                    <w:tabs>
                      <w:tab w:val="left" w:pos="1069"/>
                    </w:tabs>
                    <w:ind w:left="284"/>
                    <w:rPr>
                      <w:rFonts w:ascii="Arial" w:hAnsi="Arial" w:cs="Arial"/>
                      <w:b/>
                      <w:bCs/>
                      <w:sz w:val="20"/>
                      <w:szCs w:val="20"/>
                    </w:rPr>
                  </w:pPr>
                </w:p>
                <w:p w14:paraId="05E24C8A" w14:textId="77777777" w:rsidR="00992C40" w:rsidRDefault="00992C40" w:rsidP="00992C40">
                  <w:pPr>
                    <w:tabs>
                      <w:tab w:val="left" w:pos="1069"/>
                    </w:tabs>
                    <w:ind w:left="284"/>
                    <w:rPr>
                      <w:rFonts w:ascii="Arial" w:hAnsi="Arial" w:cs="Arial"/>
                      <w:sz w:val="20"/>
                      <w:szCs w:val="20"/>
                    </w:rPr>
                  </w:pPr>
                  <w:r>
                    <w:rPr>
                      <w:rFonts w:ascii="Arial" w:hAnsi="Arial" w:cs="Arial"/>
                      <w:b/>
                      <w:bCs/>
                      <w:sz w:val="20"/>
                      <w:szCs w:val="20"/>
                    </w:rPr>
                    <w:t>CONSIDERACIONES</w:t>
                  </w:r>
                </w:p>
                <w:p w14:paraId="559F015B" w14:textId="77777777" w:rsidR="00992C40" w:rsidRDefault="00992C40" w:rsidP="00992C40"/>
              </w:txbxContent>
            </v:textbox>
          </v:shape>
        </w:pict>
      </w:r>
      <w:r w:rsidR="00992C40">
        <w:rPr>
          <w:rFonts w:ascii="Arial" w:hAnsi="Arial" w:cs="Arial"/>
          <w:sz w:val="20"/>
          <w:szCs w:val="20"/>
        </w:rPr>
        <w:br w:type="page"/>
      </w:r>
      <w:r>
        <w:rPr>
          <w:noProof/>
        </w:rPr>
        <w:lastRenderedPageBreak/>
        <w:pict w14:anchorId="6F2EC8B0">
          <v:group id="Grupo 225" o:spid="_x0000_s2229" style="position:absolute;margin-left:54.1pt;margin-top:90.9pt;width:142.8pt;height:58.95pt;z-index:251666944" coordsize="18135,7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">
            <v:rect id="_x0000_s2230" style="position:absolute;top:304;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" fillcolor="window" strokecolor="#5b9bd5" strokeweight="1pt"/>
            <v:shape id="_x0000_s2231" style="position:absolute;left:228;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_x0000_s2232" style="position:absolute;left:114;top:3124;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" fillcolor="window" strokecolor="#5b9bd5" strokeweight="1pt"/>
            <v:rect id="_x0000_s2233" style="position:absolute;left:16344;top:304;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" fillcolor="window" strokecolor="#5b9bd5" strokeweight="1pt"/>
            <v:rect id="_x0000_s2234" style="position:absolute;left:16383;top:3162;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" fillcolor="window" strokecolor="#5b9bd5" strokeweight="1pt"/>
            <v:rect id="_x0000_s2235" style="position:absolute;left:16421;top:5791;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" fillcolor="window" strokecolor="#5b9bd5" strokeweight="1pt"/>
            <v:shape id="_x0000_s2236" style="position:absolute;left:16649;top:2895;width:1289;height:2248;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w:pict>
      </w:r>
      <w:r>
        <w:rPr>
          <w:noProof/>
        </w:rPr>
        <w:pict w14:anchorId="186B6A5A">
          <v:shape id="Cuadro de texto 54" o:spid="_x0000_s2228" type="#_x0000_t202" style="position:absolute;margin-left:109.3pt;margin-top:5.05pt;width:206.25pt;height:21.75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" fillcolor="window" strokeweight=".5pt">
            <v:shadow on="t" type="perspective" color="black" opacity="13107f" origin="-.5,.5" offset=".24944mm,.24944mm" matrix=",-15540f,,-15073f"/>
            <v:path arrowok="t"/>
            <v:textbox>
              <w:txbxContent>
                <w:p w14:paraId="5003D4E0" w14:textId="77777777" w:rsidR="00992C40" w:rsidRPr="00482D71"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482D71">
                    <w:rPr>
                      <w:rFonts w:ascii="Arial" w:hAnsi="Arial" w:cs="Arial"/>
                      <w:b/>
                      <w:bCs/>
                      <w:sz w:val="18"/>
                      <w:szCs w:val="18"/>
                    </w:rPr>
                    <w:t>5. TIPO DE ASENTAMIENTO HUMANO</w:t>
                  </w:r>
                </w:p>
              </w:txbxContent>
            </v:textbox>
          </v:shape>
        </w:pict>
      </w:r>
      <w:r>
        <w:rPr>
          <w:noProof/>
        </w:rPr>
        <w:pict w14:anchorId="3111CC09">
          <v:shape id="Cuadro de texto 43" o:spid="_x0000_s2227" type="#_x0000_t202" style="position:absolute;margin-left:4.8pt;margin-top:181.6pt;width:149.35pt;height:22.05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" filled="f" stroked="f" strokeweight=".5pt">
            <v:textbox>
              <w:txbxContent>
                <w:p w14:paraId="3E0A86E4" w14:textId="77777777" w:rsidR="00992C40" w:rsidRPr="00482D71" w:rsidRDefault="00992C40" w:rsidP="00992C40">
                  <w:pPr>
                    <w:tabs>
                      <w:tab w:val="left" w:pos="1069"/>
                    </w:tabs>
                    <w:rPr>
                      <w:sz w:val="22"/>
                      <w:szCs w:val="22"/>
                    </w:rPr>
                  </w:pPr>
                  <w:r w:rsidRPr="00482D71">
                    <w:rPr>
                      <w:rFonts w:ascii="Arial" w:hAnsi="Arial" w:cs="Arial"/>
                      <w:b/>
                      <w:bCs/>
                      <w:sz w:val="18"/>
                      <w:szCs w:val="18"/>
                    </w:rPr>
                    <w:t>DOMINIO DE VALORES</w:t>
                  </w:r>
                </w:p>
                <w:p w14:paraId="34E5B9C9" w14:textId="77777777" w:rsidR="00992C40" w:rsidRDefault="00992C40" w:rsidP="00992C40"/>
              </w:txbxContent>
            </v:textbox>
          </v:shape>
        </w:pict>
      </w:r>
      <w:r>
        <w:rPr>
          <w:noProof/>
        </w:rPr>
        <w:pict w14:anchorId="017A4681">
          <v:shape id="Cuadro de texto 49" o:spid="_x0000_s2226" type="#_x0000_t202" style="position:absolute;margin-left:11.7pt;margin-top:228pt;width:219.55pt;height:229.2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" fillcolor="window" strokeweight=".5pt">
            <v:path arrowok="t"/>
            <v:textbox>
              <w:txbxContent>
                <w:p w14:paraId="6C152F81" w14:textId="77777777" w:rsidR="00992C40" w:rsidRPr="009904AC" w:rsidRDefault="00992C40" w:rsidP="00992C40">
                  <w:pPr>
                    <w:rPr>
                      <w:rFonts w:ascii="Arial" w:hAnsi="Arial" w:cs="Arial"/>
                      <w:sz w:val="18"/>
                      <w:szCs w:val="18"/>
                    </w:rPr>
                  </w:pPr>
                  <w:r w:rsidRPr="009904AC">
                    <w:rPr>
                      <w:rFonts w:ascii="Arial" w:hAnsi="Arial" w:cs="Arial"/>
                      <w:sz w:val="18"/>
                      <w:szCs w:val="18"/>
                    </w:rPr>
                    <w:t>Aeropuerto</w:t>
                  </w:r>
                </w:p>
                <w:p w14:paraId="03CC5FC1" w14:textId="77777777" w:rsidR="00992C40" w:rsidRPr="009904AC" w:rsidRDefault="00992C40" w:rsidP="00992C40">
                  <w:pPr>
                    <w:rPr>
                      <w:rFonts w:ascii="Arial" w:hAnsi="Arial" w:cs="Arial"/>
                      <w:sz w:val="18"/>
                      <w:szCs w:val="18"/>
                    </w:rPr>
                  </w:pPr>
                  <w:r w:rsidRPr="009904AC">
                    <w:rPr>
                      <w:rFonts w:ascii="Arial" w:hAnsi="Arial" w:cs="Arial"/>
                      <w:sz w:val="18"/>
                      <w:szCs w:val="18"/>
                    </w:rPr>
                    <w:t xml:space="preserve">Ampliación de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52821434" w14:textId="77777777" w:rsidR="00992C40" w:rsidRPr="009904AC" w:rsidRDefault="00992C40" w:rsidP="00992C40">
                  <w:pPr>
                    <w:rPr>
                      <w:rFonts w:ascii="Arial" w:hAnsi="Arial" w:cs="Arial"/>
                      <w:sz w:val="18"/>
                      <w:szCs w:val="18"/>
                    </w:rPr>
                  </w:pPr>
                  <w:r w:rsidRPr="009904AC">
                    <w:rPr>
                      <w:rFonts w:ascii="Arial" w:hAnsi="Arial" w:cs="Arial"/>
                      <w:sz w:val="18"/>
                      <w:szCs w:val="18"/>
                    </w:rPr>
                    <w:t>Barrio</w:t>
                  </w:r>
                </w:p>
                <w:p w14:paraId="634DE55B" w14:textId="77777777" w:rsidR="00992C40" w:rsidRPr="009904AC" w:rsidRDefault="00992C40" w:rsidP="00992C40">
                  <w:pPr>
                    <w:rPr>
                      <w:rFonts w:ascii="Arial" w:hAnsi="Arial" w:cs="Arial"/>
                      <w:sz w:val="18"/>
                      <w:szCs w:val="18"/>
                    </w:rPr>
                  </w:pPr>
                  <w:r w:rsidRPr="009904AC">
                    <w:rPr>
                      <w:rFonts w:ascii="Arial" w:hAnsi="Arial" w:cs="Arial"/>
                      <w:sz w:val="18"/>
                      <w:szCs w:val="18"/>
                    </w:rPr>
                    <w:t>Colonia</w:t>
                  </w:r>
                </w:p>
                <w:p w14:paraId="3E64C56D" w14:textId="77777777" w:rsidR="00992C40" w:rsidRPr="009904AC" w:rsidRDefault="00992C40" w:rsidP="00992C40">
                  <w:pPr>
                    <w:rPr>
                      <w:rFonts w:ascii="Arial" w:hAnsi="Arial" w:cs="Arial"/>
                      <w:sz w:val="18"/>
                      <w:szCs w:val="18"/>
                    </w:rPr>
                  </w:pPr>
                  <w:r w:rsidRPr="009904AC">
                    <w:rPr>
                      <w:rFonts w:ascii="Arial" w:hAnsi="Arial" w:cs="Arial"/>
                      <w:sz w:val="18"/>
                      <w:szCs w:val="18"/>
                    </w:rPr>
                    <w:t>Condominio</w:t>
                  </w:r>
                </w:p>
                <w:p w14:paraId="3AF6B99E" w14:textId="77777777" w:rsidR="00992C40" w:rsidRPr="009904AC" w:rsidRDefault="00992C40" w:rsidP="00992C40">
                  <w:pPr>
                    <w:rPr>
                      <w:rFonts w:ascii="Arial" w:hAnsi="Arial" w:cs="Arial"/>
                      <w:sz w:val="18"/>
                      <w:szCs w:val="18"/>
                    </w:rPr>
                  </w:pPr>
                  <w:r w:rsidRPr="009904AC">
                    <w:rPr>
                      <w:rFonts w:ascii="Arial" w:hAnsi="Arial" w:cs="Arial"/>
                      <w:sz w:val="18"/>
                      <w:szCs w:val="18"/>
                    </w:rPr>
                    <w:t xml:space="preserve">Conjunto </w:t>
                  </w:r>
                  <w:r>
                    <w:rPr>
                      <w:rFonts w:ascii="Arial" w:hAnsi="Arial" w:cs="Arial"/>
                      <w:sz w:val="18"/>
                      <w:szCs w:val="18"/>
                    </w:rPr>
                    <w:t>h</w:t>
                  </w:r>
                  <w:r w:rsidRPr="009904AC">
                    <w:rPr>
                      <w:rFonts w:ascii="Arial" w:hAnsi="Arial" w:cs="Arial"/>
                      <w:sz w:val="18"/>
                      <w:szCs w:val="18"/>
                    </w:rPr>
                    <w:t>abitacional</w:t>
                  </w:r>
                </w:p>
                <w:p w14:paraId="263BC621" w14:textId="77777777" w:rsidR="00992C40" w:rsidRPr="009904AC" w:rsidRDefault="00992C40" w:rsidP="00992C40">
                  <w:pPr>
                    <w:rPr>
                      <w:rFonts w:ascii="Arial" w:hAnsi="Arial" w:cs="Arial"/>
                      <w:sz w:val="18"/>
                      <w:szCs w:val="18"/>
                    </w:rPr>
                  </w:pPr>
                  <w:r w:rsidRPr="009904AC">
                    <w:rPr>
                      <w:rFonts w:ascii="Arial" w:hAnsi="Arial" w:cs="Arial"/>
                      <w:sz w:val="18"/>
                      <w:szCs w:val="18"/>
                    </w:rPr>
                    <w:t>Coto</w:t>
                  </w:r>
                </w:p>
                <w:p w14:paraId="5E2CB0C2" w14:textId="77777777" w:rsidR="00992C40" w:rsidRPr="009904AC" w:rsidRDefault="00992C40" w:rsidP="00992C40">
                  <w:pPr>
                    <w:rPr>
                      <w:rFonts w:ascii="Arial" w:hAnsi="Arial" w:cs="Arial"/>
                      <w:sz w:val="18"/>
                      <w:szCs w:val="18"/>
                    </w:rPr>
                  </w:pPr>
                  <w:r w:rsidRPr="009904AC">
                    <w:rPr>
                      <w:rFonts w:ascii="Arial" w:hAnsi="Arial" w:cs="Arial"/>
                      <w:sz w:val="18"/>
                      <w:szCs w:val="18"/>
                    </w:rPr>
                    <w:t>Ejido</w:t>
                  </w:r>
                </w:p>
                <w:p w14:paraId="7385FB55" w14:textId="77777777" w:rsidR="00992C40" w:rsidRPr="009904AC" w:rsidRDefault="00992C40" w:rsidP="00992C40">
                  <w:pPr>
                    <w:rPr>
                      <w:rFonts w:ascii="Arial" w:hAnsi="Arial" w:cs="Arial"/>
                      <w:sz w:val="18"/>
                      <w:szCs w:val="18"/>
                    </w:rPr>
                  </w:pPr>
                  <w:r w:rsidRPr="009904AC">
                    <w:rPr>
                      <w:rFonts w:ascii="Arial" w:hAnsi="Arial" w:cs="Arial"/>
                      <w:sz w:val="18"/>
                      <w:szCs w:val="18"/>
                    </w:rPr>
                    <w:t>Exhacienda</w:t>
                  </w:r>
                </w:p>
                <w:p w14:paraId="7607EB8E" w14:textId="77777777" w:rsidR="00992C40" w:rsidRPr="009904AC" w:rsidRDefault="00992C40" w:rsidP="00992C40">
                  <w:pPr>
                    <w:rPr>
                      <w:rFonts w:ascii="Arial" w:hAnsi="Arial" w:cs="Arial"/>
                      <w:sz w:val="18"/>
                      <w:szCs w:val="18"/>
                    </w:rPr>
                  </w:pPr>
                  <w:r w:rsidRPr="009904AC">
                    <w:rPr>
                      <w:rFonts w:ascii="Arial" w:hAnsi="Arial" w:cs="Arial"/>
                      <w:sz w:val="18"/>
                      <w:szCs w:val="18"/>
                    </w:rPr>
                    <w:t>Fracción</w:t>
                  </w:r>
                </w:p>
                <w:p w14:paraId="28E49435" w14:textId="77777777" w:rsidR="00992C40" w:rsidRPr="009904AC" w:rsidRDefault="00992C40" w:rsidP="00992C40">
                  <w:pPr>
                    <w:rPr>
                      <w:rFonts w:ascii="Arial" w:hAnsi="Arial" w:cs="Arial"/>
                      <w:sz w:val="18"/>
                      <w:szCs w:val="18"/>
                    </w:rPr>
                  </w:pPr>
                  <w:r w:rsidRPr="009904AC">
                    <w:rPr>
                      <w:rFonts w:ascii="Arial" w:hAnsi="Arial" w:cs="Arial"/>
                      <w:sz w:val="18"/>
                      <w:szCs w:val="18"/>
                    </w:rPr>
                    <w:t>Fraccionamiento</w:t>
                  </w:r>
                </w:p>
                <w:p w14:paraId="64168533" w14:textId="77777777" w:rsidR="00992C40" w:rsidRPr="009904AC" w:rsidRDefault="00992C40" w:rsidP="00992C40">
                  <w:pPr>
                    <w:rPr>
                      <w:rFonts w:ascii="Arial" w:hAnsi="Arial" w:cs="Arial"/>
                      <w:sz w:val="18"/>
                      <w:szCs w:val="18"/>
                    </w:rPr>
                  </w:pPr>
                  <w:r w:rsidRPr="009904AC">
                    <w:rPr>
                      <w:rFonts w:ascii="Arial" w:hAnsi="Arial" w:cs="Arial"/>
                      <w:sz w:val="18"/>
                      <w:szCs w:val="18"/>
                    </w:rPr>
                    <w:t>Granja</w:t>
                  </w:r>
                </w:p>
                <w:p w14:paraId="4F00EE76" w14:textId="77777777" w:rsidR="00992C40" w:rsidRPr="009904AC" w:rsidRDefault="00992C40" w:rsidP="00992C40">
                  <w:pPr>
                    <w:rPr>
                      <w:rFonts w:ascii="Arial" w:hAnsi="Arial" w:cs="Arial"/>
                      <w:sz w:val="18"/>
                      <w:szCs w:val="18"/>
                    </w:rPr>
                  </w:pPr>
                  <w:r w:rsidRPr="009904AC">
                    <w:rPr>
                      <w:rFonts w:ascii="Arial" w:hAnsi="Arial" w:cs="Arial"/>
                      <w:sz w:val="18"/>
                      <w:szCs w:val="18"/>
                    </w:rPr>
                    <w:t>Hacienda</w:t>
                  </w:r>
                </w:p>
                <w:p w14:paraId="71C90526" w14:textId="77777777" w:rsidR="00992C40" w:rsidRPr="009904AC" w:rsidRDefault="00992C40" w:rsidP="00992C40">
                  <w:pPr>
                    <w:rPr>
                      <w:rFonts w:ascii="Arial" w:hAnsi="Arial" w:cs="Arial"/>
                      <w:sz w:val="18"/>
                      <w:szCs w:val="18"/>
                    </w:rPr>
                  </w:pPr>
                  <w:r w:rsidRPr="009904AC">
                    <w:rPr>
                      <w:rFonts w:ascii="Arial" w:hAnsi="Arial" w:cs="Arial"/>
                      <w:sz w:val="18"/>
                      <w:szCs w:val="18"/>
                    </w:rPr>
                    <w:t>Ingenio</w:t>
                  </w:r>
                </w:p>
                <w:p w14:paraId="47D76C4E" w14:textId="77777777" w:rsidR="00992C40" w:rsidRPr="009904AC" w:rsidRDefault="00992C40" w:rsidP="00992C40">
                  <w:pPr>
                    <w:rPr>
                      <w:rFonts w:ascii="Arial" w:hAnsi="Arial" w:cs="Arial"/>
                      <w:sz w:val="18"/>
                      <w:szCs w:val="18"/>
                    </w:rPr>
                  </w:pPr>
                  <w:r w:rsidRPr="009904AC">
                    <w:rPr>
                      <w:rFonts w:ascii="Arial" w:hAnsi="Arial" w:cs="Arial"/>
                      <w:sz w:val="18"/>
                      <w:szCs w:val="18"/>
                    </w:rPr>
                    <w:t>Manzana</w:t>
                  </w:r>
                </w:p>
                <w:p w14:paraId="2E62BC96" w14:textId="77777777" w:rsidR="00992C40" w:rsidRPr="009904AC" w:rsidRDefault="00992C40" w:rsidP="00992C40">
                  <w:pPr>
                    <w:rPr>
                      <w:rFonts w:ascii="Arial" w:hAnsi="Arial" w:cs="Arial"/>
                      <w:sz w:val="18"/>
                      <w:szCs w:val="18"/>
                    </w:rPr>
                  </w:pPr>
                  <w:r w:rsidRPr="009904AC">
                    <w:rPr>
                      <w:rFonts w:ascii="Arial" w:hAnsi="Arial" w:cs="Arial"/>
                      <w:sz w:val="18"/>
                      <w:szCs w:val="18"/>
                    </w:rPr>
                    <w:t>Paraje</w:t>
                  </w:r>
                </w:p>
                <w:p w14:paraId="1CE98E93" w14:textId="77777777" w:rsidR="00992C40" w:rsidRPr="009904AC" w:rsidRDefault="00992C40" w:rsidP="00992C40">
                  <w:pPr>
                    <w:rPr>
                      <w:rFonts w:ascii="Arial" w:hAnsi="Arial" w:cs="Arial"/>
                      <w:sz w:val="18"/>
                      <w:szCs w:val="18"/>
                    </w:rPr>
                  </w:pPr>
                  <w:r w:rsidRPr="009904AC">
                    <w:rPr>
                      <w:rFonts w:ascii="Arial" w:hAnsi="Arial" w:cs="Arial"/>
                      <w:sz w:val="18"/>
                      <w:szCs w:val="18"/>
                    </w:rPr>
                    <w:t xml:space="preserve">Privada de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470F6D33" w14:textId="77777777" w:rsidR="00992C40" w:rsidRPr="009904AC" w:rsidRDefault="00992C40" w:rsidP="00992C40">
                  <w:pPr>
                    <w:rPr>
                      <w:rFonts w:ascii="Arial" w:hAnsi="Arial" w:cs="Arial"/>
                      <w:sz w:val="18"/>
                      <w:szCs w:val="18"/>
                    </w:rPr>
                  </w:pPr>
                  <w:r w:rsidRPr="009904AC">
                    <w:rPr>
                      <w:rFonts w:ascii="Arial" w:hAnsi="Arial" w:cs="Arial"/>
                      <w:sz w:val="18"/>
                      <w:szCs w:val="18"/>
                    </w:rPr>
                    <w:t>Pueblo</w:t>
                  </w:r>
                </w:p>
                <w:p w14:paraId="35DD2887" w14:textId="77777777" w:rsidR="00992C40" w:rsidRPr="009904AC" w:rsidRDefault="00992C40" w:rsidP="00992C40">
                  <w:pPr>
                    <w:rPr>
                      <w:rFonts w:ascii="Arial" w:hAnsi="Arial" w:cs="Arial"/>
                      <w:sz w:val="18"/>
                      <w:szCs w:val="18"/>
                    </w:rPr>
                  </w:pPr>
                  <w:r w:rsidRPr="009904AC">
                    <w:rPr>
                      <w:rFonts w:ascii="Arial" w:hAnsi="Arial" w:cs="Arial"/>
                      <w:sz w:val="18"/>
                      <w:szCs w:val="18"/>
                    </w:rPr>
                    <w:t>Puerto</w:t>
                  </w:r>
                </w:p>
                <w:p w14:paraId="00688535" w14:textId="77777777" w:rsidR="00992C40" w:rsidRDefault="00992C40" w:rsidP="00992C40">
                  <w:pPr>
                    <w:rPr>
                      <w:rFonts w:ascii="Arial" w:hAnsi="Arial" w:cs="Arial"/>
                      <w:sz w:val="18"/>
                      <w:szCs w:val="18"/>
                    </w:rPr>
                  </w:pPr>
                  <w:r w:rsidRPr="009904AC">
                    <w:rPr>
                      <w:rFonts w:ascii="Arial" w:hAnsi="Arial" w:cs="Arial"/>
                      <w:sz w:val="18"/>
                      <w:szCs w:val="18"/>
                    </w:rPr>
                    <w:t>Ranchería</w:t>
                  </w:r>
                </w:p>
                <w:p w14:paraId="44CB04A4" w14:textId="77777777" w:rsidR="00992C40" w:rsidRPr="005E412B" w:rsidRDefault="00992C40" w:rsidP="00992C40">
                  <w:pPr>
                    <w:rPr>
                      <w:rFonts w:ascii="Arial" w:hAnsi="Arial" w:cs="Arial"/>
                      <w:sz w:val="18"/>
                      <w:szCs w:val="18"/>
                    </w:rPr>
                  </w:pPr>
                  <w:r w:rsidRPr="005E412B">
                    <w:rPr>
                      <w:rFonts w:ascii="Arial" w:hAnsi="Arial" w:cs="Arial"/>
                      <w:sz w:val="18"/>
                      <w:szCs w:val="18"/>
                    </w:rPr>
                    <w:t>Rancho</w:t>
                  </w:r>
                </w:p>
              </w:txbxContent>
            </v:textbox>
          </v:shape>
        </w:pict>
      </w:r>
      <w:r>
        <w:rPr>
          <w:noProof/>
        </w:rPr>
        <w:pict w14:anchorId="7E81419E">
          <v:shape id="Cuadro de texto 48" o:spid="_x0000_s2225" type="#_x0000_t202" style="position:absolute;margin-left:230.5pt;margin-top:227.95pt;width:190.3pt;height:229.2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" fillcolor="window" strokeweight=".5pt">
            <v:path arrowok="t"/>
            <v:textbox>
              <w:txbxContent>
                <w:p w14:paraId="3B7DDEDF" w14:textId="77777777" w:rsidR="00992C40" w:rsidRPr="00482D71" w:rsidRDefault="00992C40" w:rsidP="00992C40">
                  <w:pPr>
                    <w:rPr>
                      <w:rFonts w:ascii="Arial" w:hAnsi="Arial" w:cs="Arial"/>
                      <w:sz w:val="18"/>
                      <w:szCs w:val="18"/>
                    </w:rPr>
                  </w:pPr>
                  <w:r w:rsidRPr="00482D71">
                    <w:rPr>
                      <w:rFonts w:ascii="Arial" w:hAnsi="Arial" w:cs="Arial"/>
                      <w:sz w:val="18"/>
                      <w:szCs w:val="18"/>
                    </w:rPr>
                    <w:t>Región</w:t>
                  </w:r>
                </w:p>
                <w:p w14:paraId="66DBEA53" w14:textId="77777777" w:rsidR="00992C40" w:rsidRPr="00482D71" w:rsidRDefault="00992C40" w:rsidP="00992C40">
                  <w:pPr>
                    <w:rPr>
                      <w:rFonts w:ascii="Arial" w:hAnsi="Arial" w:cs="Arial"/>
                      <w:sz w:val="18"/>
                      <w:szCs w:val="18"/>
                    </w:rPr>
                  </w:pPr>
                  <w:r w:rsidRPr="00482D71">
                    <w:rPr>
                      <w:rFonts w:ascii="Arial" w:hAnsi="Arial" w:cs="Arial"/>
                      <w:sz w:val="18"/>
                      <w:szCs w:val="18"/>
                    </w:rPr>
                    <w:t>Residencial</w:t>
                  </w:r>
                </w:p>
                <w:p w14:paraId="1DB95FC6" w14:textId="77777777" w:rsidR="00992C40" w:rsidRPr="00482D71" w:rsidRDefault="00992C40" w:rsidP="00992C40">
                  <w:pPr>
                    <w:rPr>
                      <w:rFonts w:ascii="Arial" w:hAnsi="Arial" w:cs="Arial"/>
                      <w:sz w:val="18"/>
                      <w:szCs w:val="18"/>
                    </w:rPr>
                  </w:pPr>
                  <w:r w:rsidRPr="00482D71">
                    <w:rPr>
                      <w:rFonts w:ascii="Arial" w:hAnsi="Arial" w:cs="Arial"/>
                      <w:sz w:val="18"/>
                      <w:szCs w:val="18"/>
                    </w:rPr>
                    <w:t>Rinconada</w:t>
                  </w:r>
                </w:p>
                <w:p w14:paraId="6B9BFECD" w14:textId="77777777" w:rsidR="00992C40" w:rsidRPr="00482D71" w:rsidRDefault="00992C40" w:rsidP="00992C40">
                  <w:pPr>
                    <w:rPr>
                      <w:rFonts w:ascii="Arial" w:hAnsi="Arial" w:cs="Arial"/>
                      <w:sz w:val="18"/>
                      <w:szCs w:val="18"/>
                    </w:rPr>
                  </w:pPr>
                  <w:r w:rsidRPr="00482D71">
                    <w:rPr>
                      <w:rFonts w:ascii="Arial" w:hAnsi="Arial" w:cs="Arial"/>
                      <w:sz w:val="18"/>
                      <w:szCs w:val="18"/>
                    </w:rPr>
                    <w:t>Sección</w:t>
                  </w:r>
                </w:p>
                <w:p w14:paraId="5A8AF070" w14:textId="77777777" w:rsidR="00992C40" w:rsidRPr="00482D71" w:rsidRDefault="00992C40" w:rsidP="00992C40">
                  <w:pPr>
                    <w:rPr>
                      <w:rFonts w:ascii="Arial" w:hAnsi="Arial" w:cs="Arial"/>
                      <w:sz w:val="18"/>
                      <w:szCs w:val="18"/>
                    </w:rPr>
                  </w:pPr>
                  <w:r w:rsidRPr="00482D71">
                    <w:rPr>
                      <w:rFonts w:ascii="Arial" w:hAnsi="Arial" w:cs="Arial"/>
                      <w:sz w:val="18"/>
                      <w:szCs w:val="18"/>
                    </w:rPr>
                    <w:t>Sector</w:t>
                  </w:r>
                </w:p>
                <w:p w14:paraId="1F36DD2B" w14:textId="77777777" w:rsidR="00992C40" w:rsidRPr="00482D71" w:rsidRDefault="00992C40" w:rsidP="00992C40">
                  <w:pPr>
                    <w:rPr>
                      <w:rFonts w:ascii="Arial" w:hAnsi="Arial" w:cs="Arial"/>
                      <w:sz w:val="18"/>
                      <w:szCs w:val="18"/>
                    </w:rPr>
                  </w:pPr>
                  <w:r w:rsidRPr="00482D71">
                    <w:rPr>
                      <w:rFonts w:ascii="Arial" w:hAnsi="Arial" w:cs="Arial"/>
                      <w:sz w:val="18"/>
                      <w:szCs w:val="18"/>
                    </w:rPr>
                    <w:t>Supermanzana</w:t>
                  </w:r>
                </w:p>
                <w:p w14:paraId="16CF845A" w14:textId="77777777" w:rsidR="00992C40" w:rsidRPr="00482D71" w:rsidRDefault="00992C40" w:rsidP="00992C40">
                  <w:pPr>
                    <w:rPr>
                      <w:rFonts w:ascii="Arial" w:hAnsi="Arial" w:cs="Arial"/>
                      <w:sz w:val="18"/>
                      <w:szCs w:val="18"/>
                    </w:rPr>
                  </w:pPr>
                  <w:r w:rsidRPr="00482D71">
                    <w:rPr>
                      <w:rFonts w:ascii="Arial" w:hAnsi="Arial" w:cs="Arial"/>
                      <w:sz w:val="18"/>
                      <w:szCs w:val="18"/>
                    </w:rPr>
                    <w:t>Unidad</w:t>
                  </w:r>
                </w:p>
                <w:p w14:paraId="32154058" w14:textId="77777777" w:rsidR="00992C40" w:rsidRPr="00482D71" w:rsidRDefault="00992C40" w:rsidP="00992C40">
                  <w:pPr>
                    <w:rPr>
                      <w:rFonts w:ascii="Arial" w:hAnsi="Arial" w:cs="Arial"/>
                      <w:sz w:val="18"/>
                      <w:szCs w:val="18"/>
                    </w:rPr>
                  </w:pPr>
                  <w:r w:rsidRPr="00482D71">
                    <w:rPr>
                      <w:rFonts w:ascii="Arial" w:hAnsi="Arial" w:cs="Arial"/>
                      <w:sz w:val="18"/>
                      <w:szCs w:val="18"/>
                    </w:rPr>
                    <w:t>Unidad habitacional</w:t>
                  </w:r>
                </w:p>
                <w:p w14:paraId="74524D07" w14:textId="77777777" w:rsidR="00992C40" w:rsidRPr="00482D71" w:rsidRDefault="00992C40" w:rsidP="00992C40">
                  <w:pPr>
                    <w:rPr>
                      <w:rFonts w:ascii="Arial" w:hAnsi="Arial" w:cs="Arial"/>
                      <w:sz w:val="18"/>
                      <w:szCs w:val="18"/>
                    </w:rPr>
                  </w:pPr>
                  <w:r w:rsidRPr="00482D71">
                    <w:rPr>
                      <w:rFonts w:ascii="Arial" w:hAnsi="Arial" w:cs="Arial"/>
                      <w:sz w:val="18"/>
                      <w:szCs w:val="18"/>
                    </w:rPr>
                    <w:t>Villa</w:t>
                  </w:r>
                </w:p>
                <w:p w14:paraId="1461F650" w14:textId="77777777" w:rsidR="00992C40" w:rsidRPr="00482D71" w:rsidRDefault="00992C40"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f</w:t>
                  </w:r>
                  <w:r w:rsidRPr="00482D71">
                    <w:rPr>
                      <w:rFonts w:ascii="Arial" w:hAnsi="Arial" w:cs="Arial"/>
                      <w:sz w:val="18"/>
                      <w:szCs w:val="18"/>
                    </w:rPr>
                    <w:t>ederal</w:t>
                  </w:r>
                </w:p>
                <w:p w14:paraId="0D331CC7" w14:textId="77777777" w:rsidR="00992C40" w:rsidRPr="00482D71" w:rsidRDefault="00992C40"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i</w:t>
                  </w:r>
                  <w:r w:rsidRPr="00482D71">
                    <w:rPr>
                      <w:rFonts w:ascii="Arial" w:hAnsi="Arial" w:cs="Arial"/>
                      <w:sz w:val="18"/>
                      <w:szCs w:val="18"/>
                    </w:rPr>
                    <w:t>ndustrial</w:t>
                  </w:r>
                </w:p>
                <w:p w14:paraId="7CE3BD3B" w14:textId="77777777" w:rsidR="00992C40" w:rsidRDefault="00992C40" w:rsidP="00992C40">
                  <w:pPr>
                    <w:rPr>
                      <w:rFonts w:ascii="Arial" w:hAnsi="Arial" w:cs="Arial"/>
                      <w:sz w:val="18"/>
                      <w:szCs w:val="18"/>
                    </w:rPr>
                  </w:pPr>
                  <w:r w:rsidRPr="00482D71">
                    <w:rPr>
                      <w:rFonts w:ascii="Arial" w:hAnsi="Arial" w:cs="Arial"/>
                      <w:sz w:val="18"/>
                      <w:szCs w:val="18"/>
                    </w:rPr>
                    <w:t xml:space="preserve">Zona </w:t>
                  </w:r>
                  <w:r>
                    <w:rPr>
                      <w:rFonts w:ascii="Arial" w:hAnsi="Arial" w:cs="Arial"/>
                      <w:sz w:val="18"/>
                      <w:szCs w:val="18"/>
                    </w:rPr>
                    <w:t>m</w:t>
                  </w:r>
                  <w:r w:rsidRPr="00482D71">
                    <w:rPr>
                      <w:rFonts w:ascii="Arial" w:hAnsi="Arial" w:cs="Arial"/>
                      <w:sz w:val="18"/>
                      <w:szCs w:val="18"/>
                    </w:rPr>
                    <w:t>ilitar</w:t>
                  </w:r>
                </w:p>
                <w:p w14:paraId="47DF7074" w14:textId="77777777" w:rsidR="00992C40" w:rsidRPr="00482D71" w:rsidRDefault="00992C40" w:rsidP="00992C40">
                  <w:pPr>
                    <w:rPr>
                      <w:rFonts w:ascii="Arial" w:hAnsi="Arial" w:cs="Arial"/>
                      <w:sz w:val="18"/>
                      <w:szCs w:val="18"/>
                    </w:rPr>
                  </w:pPr>
                  <w:r>
                    <w:rPr>
                      <w:rFonts w:ascii="Arial" w:hAnsi="Arial" w:cs="Arial"/>
                      <w:sz w:val="18"/>
                      <w:szCs w:val="18"/>
                    </w:rPr>
                    <w:t>Ninguno</w:t>
                  </w:r>
                </w:p>
              </w:txbxContent>
            </v:textbox>
          </v:shape>
        </w:pict>
      </w:r>
      <w:r>
        <w:rPr>
          <w:noProof/>
        </w:rPr>
        <w:pict w14:anchorId="5BBBA448">
          <v:shape id="Cuadro de texto 50" o:spid="_x0000_s2224" type="#_x0000_t202" style="position:absolute;margin-left:11.45pt;margin-top:210.55pt;width:409.4pt;height:17.8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" fillcolor="#d9d9d9" strokeweight=".5pt">
            <v:path arrowok="t"/>
            <v:textbox>
              <w:txbxContent>
                <w:p w14:paraId="61E9DAE5" w14:textId="77777777" w:rsidR="00992C40" w:rsidRPr="00482D71" w:rsidRDefault="00992C40" w:rsidP="00992C40">
                  <w:pPr>
                    <w:jc w:val="center"/>
                    <w:rPr>
                      <w:rFonts w:ascii="Arial" w:hAnsi="Arial" w:cs="Arial"/>
                      <w:b/>
                      <w:bCs/>
                      <w:sz w:val="18"/>
                      <w:szCs w:val="18"/>
                    </w:rPr>
                  </w:pPr>
                  <w:r w:rsidRPr="00482D71">
                    <w:rPr>
                      <w:rFonts w:ascii="Arial" w:hAnsi="Arial" w:cs="Arial"/>
                      <w:b/>
                      <w:bCs/>
                      <w:sz w:val="18"/>
                      <w:szCs w:val="18"/>
                    </w:rPr>
                    <w:t>TIPO</w:t>
                  </w:r>
                </w:p>
              </w:txbxContent>
            </v:textbox>
          </v:shape>
        </w:pict>
      </w:r>
      <w:r>
        <w:rPr>
          <w:noProof/>
        </w:rPr>
        <w:pict w14:anchorId="74AD8E7C">
          <v:roundrect id="Rectángulo: esquinas redondeadas 47" o:spid="_x0000_s2223" style="position:absolute;margin-left:5.3pt;margin-top:201.35pt;width:422.6pt;height:261.1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" filled="f" strokeweight="1pt">
            <v:textbox inset="2.88pt,2.88pt,2.88pt,2.88pt"/>
          </v:roundrect>
        </w:pict>
      </w:r>
      <w:r>
        <w:rPr>
          <w:noProof/>
        </w:rPr>
        <w:pict w14:anchorId="52C13522">
          <v:shape id="Cuadro de texto 53" o:spid="_x0000_s2222" type="#_x0000_t202" style="position:absolute;margin-left:5.2pt;margin-top:39.8pt;width:415.7pt;height:130.2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" filled="f" stroked="f" strokeweight=".5pt">
            <v:textbox>
              <w:txbxContent>
                <w:p w14:paraId="637F6B57" w14:textId="77777777" w:rsidR="00992C40" w:rsidRPr="00482D71" w:rsidRDefault="00992C40" w:rsidP="00992C40">
                  <w:pPr>
                    <w:rPr>
                      <w:rFonts w:ascii="Arial" w:hAnsi="Arial" w:cs="Arial"/>
                      <w:sz w:val="18"/>
                      <w:szCs w:val="18"/>
                    </w:rPr>
                  </w:pPr>
                  <w:r w:rsidRPr="00482D71">
                    <w:rPr>
                      <w:rFonts w:ascii="Arial" w:hAnsi="Arial" w:cs="Arial"/>
                      <w:b/>
                      <w:bCs/>
                      <w:sz w:val="18"/>
                      <w:szCs w:val="18"/>
                    </w:rPr>
                    <w:t>DESCRIPCIÓN:</w:t>
                  </w:r>
                  <w:r w:rsidRPr="00482D71">
                    <w:rPr>
                      <w:rFonts w:ascii="Arial" w:hAnsi="Arial" w:cs="Arial"/>
                      <w:sz w:val="18"/>
                      <w:szCs w:val="18"/>
                    </w:rPr>
                    <w:t xml:space="preserve"> Se refiere a la </w:t>
                  </w:r>
                  <w:r>
                    <w:rPr>
                      <w:rFonts w:ascii="Arial" w:hAnsi="Arial" w:cs="Arial"/>
                      <w:sz w:val="18"/>
                      <w:szCs w:val="18"/>
                    </w:rPr>
                    <w:t>c</w:t>
                  </w:r>
                  <w:r w:rsidRPr="00482D71">
                    <w:rPr>
                      <w:rFonts w:ascii="Arial" w:hAnsi="Arial" w:cs="Arial"/>
                      <w:sz w:val="18"/>
                      <w:szCs w:val="18"/>
                    </w:rPr>
                    <w:t xml:space="preserve">lasificación que se le da al </w:t>
                  </w:r>
                  <w:r>
                    <w:rPr>
                      <w:rFonts w:ascii="Arial" w:hAnsi="Arial" w:cs="Arial"/>
                      <w:sz w:val="18"/>
                      <w:szCs w:val="18"/>
                    </w:rPr>
                    <w:t>a</w:t>
                  </w:r>
                  <w:r w:rsidRPr="00482D71">
                    <w:rPr>
                      <w:rFonts w:ascii="Arial" w:hAnsi="Arial" w:cs="Arial"/>
                      <w:sz w:val="18"/>
                      <w:szCs w:val="18"/>
                    </w:rPr>
                    <w:t xml:space="preserve">sentamiento </w:t>
                  </w:r>
                  <w:r>
                    <w:rPr>
                      <w:rFonts w:ascii="Arial" w:hAnsi="Arial" w:cs="Arial"/>
                      <w:sz w:val="18"/>
                      <w:szCs w:val="18"/>
                    </w:rPr>
                    <w:t>h</w:t>
                  </w:r>
                  <w:r w:rsidRPr="00482D71">
                    <w:rPr>
                      <w:rFonts w:ascii="Arial" w:hAnsi="Arial" w:cs="Arial"/>
                      <w:sz w:val="18"/>
                      <w:szCs w:val="18"/>
                    </w:rPr>
                    <w:t>umano, en función de sus características.</w:t>
                  </w:r>
                </w:p>
                <w:p w14:paraId="2A45D4E1" w14:textId="77777777" w:rsidR="00992C40" w:rsidRPr="00482D71" w:rsidRDefault="00992C40" w:rsidP="00992C40">
                  <w:pPr>
                    <w:rPr>
                      <w:rFonts w:ascii="Arial" w:hAnsi="Arial" w:cs="Arial"/>
                      <w:sz w:val="18"/>
                      <w:szCs w:val="18"/>
                    </w:rPr>
                  </w:pPr>
                </w:p>
                <w:p w14:paraId="54048145" w14:textId="77777777" w:rsidR="00992C40" w:rsidRDefault="00992C40" w:rsidP="00992C40">
                  <w:pPr>
                    <w:ind w:left="993"/>
                    <w:rPr>
                      <w:rFonts w:ascii="Arial" w:hAnsi="Arial" w:cs="Arial"/>
                      <w:b/>
                      <w:bCs/>
                      <w:sz w:val="18"/>
                      <w:szCs w:val="18"/>
                    </w:rPr>
                  </w:pPr>
                  <w:r w:rsidRPr="00482D71">
                    <w:rPr>
                      <w:rFonts w:ascii="Arial" w:hAnsi="Arial" w:cs="Arial"/>
                      <w:b/>
                      <w:bCs/>
                      <w:sz w:val="18"/>
                      <w:szCs w:val="18"/>
                    </w:rPr>
                    <w:t xml:space="preserve">DATO:                          </w:t>
                  </w:r>
                  <w:r>
                    <w:rPr>
                      <w:rFonts w:ascii="Arial" w:hAnsi="Arial" w:cs="Arial"/>
                      <w:b/>
                      <w:bCs/>
                      <w:sz w:val="18"/>
                      <w:szCs w:val="18"/>
                    </w:rPr>
                    <w:tab/>
                  </w:r>
                  <w:r w:rsidRPr="00482D71">
                    <w:rPr>
                      <w:rFonts w:ascii="Arial" w:hAnsi="Arial" w:cs="Arial"/>
                      <w:b/>
                      <w:bCs/>
                      <w:sz w:val="18"/>
                      <w:szCs w:val="18"/>
                    </w:rPr>
                    <w:t xml:space="preserve">ORIGEN DEL ELEMENTO:               </w:t>
                  </w:r>
                </w:p>
                <w:p w14:paraId="4BE0237C" w14:textId="77777777" w:rsidR="00992C40" w:rsidRPr="00482D71" w:rsidRDefault="00992C40" w:rsidP="00992C40">
                  <w:pPr>
                    <w:rPr>
                      <w:rFonts w:ascii="Arial" w:hAnsi="Arial" w:cs="Arial"/>
                      <w:b/>
                      <w:bCs/>
                      <w:sz w:val="18"/>
                      <w:szCs w:val="18"/>
                    </w:rPr>
                  </w:pPr>
                </w:p>
                <w:tbl>
                  <w:tblPr>
                    <w:tblStyle w:val="Tablaconcuadrcula"/>
                    <w:tblW w:w="8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358"/>
                    <w:gridCol w:w="2444"/>
                    <w:gridCol w:w="348"/>
                    <w:gridCol w:w="1924"/>
                    <w:gridCol w:w="342"/>
                  </w:tblGrid>
                  <w:tr w:rsidR="00992C40" w:rsidRPr="00482D71" w14:paraId="6300E3BB" w14:textId="77777777" w:rsidTr="00F9441D">
                    <w:tc>
                      <w:tcPr>
                        <w:tcW w:w="3052" w:type="dxa"/>
                        <w:gridSpan w:val="2"/>
                      </w:tcPr>
                      <w:p w14:paraId="70BE29B4" w14:textId="77777777" w:rsidR="00992C40" w:rsidRPr="00482D71" w:rsidRDefault="00992C40" w:rsidP="00D965CA">
                        <w:pPr>
                          <w:ind w:left="1165"/>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PRINCIPAL</w:t>
                        </w:r>
                      </w:p>
                      <w:p w14:paraId="4A52E08A" w14:textId="77777777" w:rsidR="00992C40" w:rsidRPr="00482D71" w:rsidRDefault="00992C40" w:rsidP="00F9441D">
                        <w:pPr>
                          <w:ind w:left="38"/>
                          <w:rPr>
                            <w:rFonts w:ascii="Arial" w:hAnsi="Arial" w:cs="Arial"/>
                            <w:sz w:val="18"/>
                            <w:szCs w:val="18"/>
                          </w:rPr>
                        </w:pPr>
                      </w:p>
                    </w:tc>
                    <w:tc>
                      <w:tcPr>
                        <w:tcW w:w="2806" w:type="dxa"/>
                        <w:gridSpan w:val="2"/>
                      </w:tcPr>
                      <w:p w14:paraId="687CFB9A" w14:textId="77777777" w:rsidR="00992C40" w:rsidRPr="00482D71" w:rsidRDefault="00992C40" w:rsidP="00D965CA">
                        <w:pPr>
                          <w:ind w:left="552"/>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ESPACIAL</w:t>
                        </w:r>
                      </w:p>
                    </w:tc>
                    <w:tc>
                      <w:tcPr>
                        <w:tcW w:w="2367" w:type="dxa"/>
                        <w:gridSpan w:val="2"/>
                      </w:tcPr>
                      <w:p w14:paraId="1DCD2B3F" w14:textId="77777777" w:rsidR="00992C40" w:rsidRPr="00482D71" w:rsidRDefault="00992C40" w:rsidP="00F9441D">
                        <w:pPr>
                          <w:rPr>
                            <w:rFonts w:ascii="Arial" w:hAnsi="Arial" w:cs="Arial"/>
                            <w:sz w:val="18"/>
                            <w:szCs w:val="18"/>
                          </w:rPr>
                        </w:pPr>
                      </w:p>
                    </w:tc>
                  </w:tr>
                  <w:tr w:rsidR="00992C40" w:rsidRPr="00482D71" w14:paraId="275005B0" w14:textId="77777777" w:rsidTr="00F9441D">
                    <w:tc>
                      <w:tcPr>
                        <w:tcW w:w="3052" w:type="dxa"/>
                        <w:gridSpan w:val="2"/>
                      </w:tcPr>
                      <w:p w14:paraId="342D6097" w14:textId="77777777" w:rsidR="00992C40" w:rsidRPr="00482D71" w:rsidRDefault="00992C40" w:rsidP="00F9441D">
                        <w:pPr>
                          <w:ind w:left="1165"/>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COMPLEMENTARIO</w:t>
                        </w:r>
                      </w:p>
                    </w:tc>
                    <w:tc>
                      <w:tcPr>
                        <w:tcW w:w="2806" w:type="dxa"/>
                        <w:gridSpan w:val="2"/>
                      </w:tcPr>
                      <w:p w14:paraId="4BDF4AA9" w14:textId="77777777" w:rsidR="00992C40" w:rsidRPr="00482D71" w:rsidRDefault="00992C40" w:rsidP="00F9441D">
                        <w:pPr>
                          <w:ind w:left="550"/>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 xml:space="preserve">DE REFERENCIA </w:t>
                        </w:r>
                      </w:p>
                      <w:p w14:paraId="50400C03" w14:textId="77777777" w:rsidR="00992C40" w:rsidRPr="00482D71" w:rsidRDefault="00992C40" w:rsidP="00F9441D">
                        <w:pPr>
                          <w:rPr>
                            <w:rFonts w:ascii="Arial" w:hAnsi="Arial" w:cs="Arial"/>
                            <w:sz w:val="18"/>
                            <w:szCs w:val="18"/>
                          </w:rPr>
                        </w:pPr>
                      </w:p>
                    </w:tc>
                    <w:tc>
                      <w:tcPr>
                        <w:tcW w:w="2367" w:type="dxa"/>
                        <w:gridSpan w:val="2"/>
                      </w:tcPr>
                      <w:p w14:paraId="4419A808" w14:textId="77777777" w:rsidR="00992C40" w:rsidRPr="00482D71" w:rsidRDefault="00992C40" w:rsidP="00F9441D">
                        <w:pPr>
                          <w:rPr>
                            <w:rFonts w:ascii="Arial" w:hAnsi="Arial" w:cs="Arial"/>
                            <w:sz w:val="18"/>
                            <w:szCs w:val="18"/>
                          </w:rPr>
                        </w:pPr>
                        <w:r>
                          <w:rPr>
                            <w:rFonts w:ascii="Arial" w:hAnsi="Arial" w:cs="Arial"/>
                            <w:sz w:val="18"/>
                            <w:szCs w:val="18"/>
                          </w:rPr>
                          <w:t xml:space="preserve"> </w:t>
                        </w:r>
                      </w:p>
                    </w:tc>
                  </w:tr>
                  <w:tr w:rsidR="00992C40" w:rsidRPr="00482D71" w14:paraId="1C24FE8A" w14:textId="77777777" w:rsidTr="00F9441D">
                    <w:trPr>
                      <w:gridAfter w:val="1"/>
                      <w:wAfter w:w="358" w:type="dxa"/>
                    </w:trPr>
                    <w:tc>
                      <w:tcPr>
                        <w:tcW w:w="2694" w:type="dxa"/>
                      </w:tcPr>
                      <w:p w14:paraId="43F6EF0E" w14:textId="77777777" w:rsidR="00992C40" w:rsidRPr="00482D71" w:rsidRDefault="00992C40" w:rsidP="00F9441D">
                        <w:pPr>
                          <w:rPr>
                            <w:rFonts w:ascii="Arial" w:hAnsi="Arial" w:cs="Arial"/>
                            <w:sz w:val="18"/>
                            <w:szCs w:val="18"/>
                          </w:rPr>
                        </w:pPr>
                        <w:r w:rsidRPr="00482D71">
                          <w:rPr>
                            <w:rFonts w:ascii="Arial" w:hAnsi="Arial" w:cs="Arial"/>
                            <w:sz w:val="18"/>
                            <w:szCs w:val="18"/>
                          </w:rPr>
                          <w:t xml:space="preserve">                                                                                 </w:t>
                        </w:r>
                      </w:p>
                    </w:tc>
                    <w:tc>
                      <w:tcPr>
                        <w:tcW w:w="2806" w:type="dxa"/>
                        <w:gridSpan w:val="2"/>
                      </w:tcPr>
                      <w:p w14:paraId="733DB5D0" w14:textId="77777777" w:rsidR="00992C40" w:rsidRPr="00482D71" w:rsidRDefault="00992C40" w:rsidP="00F9441D">
                        <w:pPr>
                          <w:ind w:left="909"/>
                          <w:rPr>
                            <w:rFonts w:ascii="Arial" w:hAnsi="Arial" w:cs="Arial"/>
                            <w:sz w:val="18"/>
                            <w:szCs w:val="18"/>
                          </w:rPr>
                        </w:pPr>
                        <w:r>
                          <w:rPr>
                            <w:rFonts w:ascii="Arial" w:hAnsi="Arial" w:cs="Arial"/>
                            <w:sz w:val="18"/>
                            <w:szCs w:val="18"/>
                          </w:rPr>
                          <w:t xml:space="preserve"> </w:t>
                        </w:r>
                        <w:r w:rsidRPr="00482D71">
                          <w:rPr>
                            <w:rFonts w:ascii="Arial" w:hAnsi="Arial" w:cs="Arial"/>
                            <w:sz w:val="18"/>
                            <w:szCs w:val="18"/>
                          </w:rPr>
                          <w:t xml:space="preserve">GEOESTADÍSTICO </w:t>
                        </w:r>
                      </w:p>
                    </w:tc>
                    <w:tc>
                      <w:tcPr>
                        <w:tcW w:w="2367" w:type="dxa"/>
                        <w:gridSpan w:val="2"/>
                      </w:tcPr>
                      <w:p w14:paraId="2174E294" w14:textId="77777777" w:rsidR="00992C40" w:rsidRPr="00482D71" w:rsidRDefault="00992C40" w:rsidP="00F9441D">
                        <w:pPr>
                          <w:rPr>
                            <w:rFonts w:ascii="Arial" w:hAnsi="Arial" w:cs="Arial"/>
                            <w:sz w:val="18"/>
                            <w:szCs w:val="18"/>
                          </w:rPr>
                        </w:pPr>
                      </w:p>
                    </w:tc>
                  </w:tr>
                </w:tbl>
                <w:p w14:paraId="5245C581" w14:textId="77777777" w:rsidR="00992C40" w:rsidRPr="00482D71" w:rsidRDefault="00992C40" w:rsidP="00992C40">
                  <w:pPr>
                    <w:rPr>
                      <w:rFonts w:ascii="Arial" w:hAnsi="Arial" w:cs="Arial"/>
                      <w:sz w:val="18"/>
                      <w:szCs w:val="18"/>
                    </w:rPr>
                  </w:pPr>
                  <w:r w:rsidRPr="00482D71">
                    <w:rPr>
                      <w:rFonts w:ascii="Arial" w:hAnsi="Arial" w:cs="Arial"/>
                      <w:sz w:val="18"/>
                      <w:szCs w:val="18"/>
                    </w:rPr>
                    <w:t xml:space="preserve"> </w:t>
                  </w:r>
                </w:p>
              </w:txbxContent>
            </v:textbox>
          </v:shape>
        </w:pict>
      </w:r>
      <w:r>
        <w:rPr>
          <w:noProof/>
        </w:rPr>
        <w:pict w14:anchorId="4ECCF06F">
          <v:roundrect id="Rectángulo: esquinas redondeadas 52" o:spid="_x0000_s2221" style="position:absolute;margin-left:5.2pt;margin-top:34.8pt;width:422.6pt;height:135.25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" filled="f" strokecolor="windowText" strokeweight="1pt">
            <v:stroke joinstyle="miter"/>
            <v:path arrowok="t"/>
          </v:roundrect>
        </w:pict>
      </w:r>
      <w:r>
        <w:rPr>
          <w:noProof/>
        </w:rPr>
        <w:pict w14:anchorId="21CF4AAD">
          <v:rect id="Rectángulo 51" o:spid="_x0000_s2220" style="position:absolute;margin-left:1.55pt;margin-top:17.25pt;width:430.5pt;height:573.3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" filled="f" strokecolor="windowText" strokeweight="1pt">
            <v:path arrowok="t"/>
          </v:rect>
        </w:pict>
      </w:r>
      <w:r>
        <w:rPr>
          <w:noProof/>
        </w:rPr>
        <w:pict w14:anchorId="29323977">
          <v:roundrect id="Rectángulo: esquinas redondeadas 46" o:spid="_x0000_s2219" style="position:absolute;margin-left:5.3pt;margin-top:489.05pt;width:422.6pt;height:94.5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" filled="f" strokeweight="1pt">
            <v:textbox inset="2.88pt,2.88pt,2.88pt,2.88pt"/>
          </v:roundrect>
        </w:pict>
      </w:r>
      <w:r>
        <w:rPr>
          <w:noProof/>
        </w:rPr>
        <w:pict w14:anchorId="1A2C4AD5">
          <v:shape id="Cuadro de texto 45" o:spid="_x0000_s2218" type="#_x0000_t202" style="position:absolute;margin-left:5.3pt;margin-top:496pt;width:415.65pt;height:129.65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" filled="f" stroked="f" strokeweight=".5pt">
            <v:textbox>
              <w:txbxContent>
                <w:p w14:paraId="59B6C9BE" w14:textId="77777777" w:rsidR="00992C40" w:rsidRPr="009904AC" w:rsidRDefault="00992C40" w:rsidP="00992C40">
                  <w:pPr>
                    <w:pStyle w:val="Prrafodelista"/>
                    <w:numPr>
                      <w:ilvl w:val="0"/>
                      <w:numId w:val="11"/>
                    </w:numPr>
                    <w:spacing w:after="0" w:line="240" w:lineRule="auto"/>
                    <w:ind w:left="425" w:hanging="357"/>
                    <w:contextualSpacing/>
                    <w:rPr>
                      <w:rFonts w:ascii="Arial" w:hAnsi="Arial" w:cs="Arial"/>
                      <w:szCs w:val="18"/>
                    </w:rPr>
                  </w:pPr>
                  <w:r w:rsidRPr="009904AC">
                    <w:rPr>
                      <w:rFonts w:ascii="Arial" w:hAnsi="Arial" w:cs="Arial"/>
                      <w:szCs w:val="18"/>
                    </w:rPr>
                    <w:t xml:space="preserve">En el </w:t>
                  </w:r>
                  <w:r w:rsidRPr="009904AC">
                    <w:rPr>
                      <w:rFonts w:ascii="Arial" w:hAnsi="Arial" w:cs="Arial"/>
                      <w:b/>
                      <w:bCs/>
                      <w:szCs w:val="18"/>
                    </w:rPr>
                    <w:t>ANEXO I DESCRIPCIÓN  DE LOS TIPOS DE VIALIDADES Y ASENTAMIENTOS HUMANOS, PARTE 2</w:t>
                  </w:r>
                  <w:r w:rsidRPr="009904AC">
                    <w:rPr>
                      <w:rFonts w:ascii="Arial" w:hAnsi="Arial" w:cs="Arial"/>
                      <w:szCs w:val="18"/>
                    </w:rPr>
                    <w:t>, se encuentran las definiciones para cada uno de los tipos de asentamientos humanos del dominio de valores de este componente, además se indican los términos análogos correspondientes para los casos en que se presente el valor contenido en la primera versión de esta Norma y que ya no esté considerado en este dominio de valores, o bien, se trate de un término listado en los análogos; dicho término genérico deberá formar parte del nombre del asentamiento humano, a fin de no perder el dato.</w:t>
                  </w:r>
                </w:p>
                <w:p w14:paraId="54665CBB" w14:textId="77777777" w:rsidR="00992C40" w:rsidRPr="00F050CB" w:rsidRDefault="00992C40" w:rsidP="00992C40">
                  <w:pPr>
                    <w:ind w:left="426"/>
                    <w:rPr>
                      <w:color w:val="FFFFFF" w:themeColor="background1"/>
                    </w:rPr>
                  </w:pPr>
                </w:p>
              </w:txbxContent>
            </v:textbox>
          </v:shape>
        </w:pict>
      </w:r>
      <w:r>
        <w:rPr>
          <w:noProof/>
        </w:rPr>
        <w:pict w14:anchorId="6C1A7753">
          <v:shape id="Cuadro de texto 44" o:spid="_x0000_s2217" type="#_x0000_t202" style="position:absolute;margin-left:5.15pt;margin-top:467pt;width:149.35pt;height:22.0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" filled="f" stroked="f" strokeweight=".5pt">
            <v:textbox>
              <w:txbxContent>
                <w:p w14:paraId="7600628C" w14:textId="77777777" w:rsidR="00992C40" w:rsidRDefault="00992C40" w:rsidP="00992C40">
                  <w:pPr>
                    <w:tabs>
                      <w:tab w:val="left" w:pos="1069"/>
                    </w:tabs>
                    <w:rPr>
                      <w:rFonts w:ascii="Arial" w:hAnsi="Arial" w:cs="Arial"/>
                      <w:sz w:val="20"/>
                      <w:szCs w:val="20"/>
                    </w:rPr>
                  </w:pPr>
                  <w:r>
                    <w:rPr>
                      <w:rFonts w:ascii="Arial" w:hAnsi="Arial" w:cs="Arial"/>
                      <w:b/>
                      <w:bCs/>
                      <w:sz w:val="20"/>
                      <w:szCs w:val="20"/>
                    </w:rPr>
                    <w:t>CONSIDERACIONES</w:t>
                  </w:r>
                </w:p>
                <w:p w14:paraId="07D1954A" w14:textId="77777777" w:rsidR="00992C40" w:rsidRDefault="00992C40" w:rsidP="00992C40"/>
              </w:txbxContent>
            </v:textbox>
          </v:shape>
        </w:pict>
      </w:r>
      <w:r w:rsidR="00992C40">
        <w:rPr>
          <w:rFonts w:ascii="Arial" w:hAnsi="Arial" w:cs="Arial"/>
          <w:sz w:val="20"/>
          <w:szCs w:val="20"/>
        </w:rPr>
        <w:br w:type="page"/>
      </w:r>
    </w:p>
    <w:p w14:paraId="05B32B6C" w14:textId="27C84A95" w:rsidR="00992C40" w:rsidRDefault="00BB32C4" w:rsidP="00992C40">
      <w:pPr>
        <w:widowControl w:val="0"/>
        <w:tabs>
          <w:tab w:val="left" w:pos="1236"/>
        </w:tabs>
        <w:autoSpaceDE w:val="0"/>
        <w:autoSpaceDN w:val="0"/>
        <w:adjustRightInd w:val="0"/>
        <w:ind w:firstLine="284"/>
        <w:jc w:val="both"/>
        <w:rPr>
          <w:rFonts w:ascii="Arial" w:hAnsi="Arial" w:cs="Arial"/>
          <w:sz w:val="20"/>
          <w:szCs w:val="20"/>
        </w:rPr>
      </w:pPr>
      <w:r>
        <w:rPr>
          <w:noProof/>
        </w:rPr>
        <w:lastRenderedPageBreak/>
        <w:pict w14:anchorId="41F6CACB">
          <v:group id="Grupo 226" o:spid="_x0000_s2193" style="position:absolute;left:0;text-align:left;margin-left:59.35pt;margin-top:83.65pt;width:173.8pt;height:58.3pt;z-index:251668992" coordsize="22073,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">
            <v:group id="_x0000_s2194" style="position:absolute;width:1755;height:5708" coordsize="1755,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">
              <v:group id="Grupo 1" o:spid="_x0000_s2195" style="position:absolute;left:41;width:1714;height:2247"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">
                <v:rect id="_x0000_s2196" style="position:absolute;top:28963;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" fillcolor="window" strokecolor="#5b9bd5" strokeweight="1pt"/>
                <v:shape id="_x0000_s2197" style="position:absolute;left:248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rect id="_x0000_s2198" style="position:absolute;top:4013;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" fillcolor="window" strokecolor="#5b9bd5" strokeweight="1pt">
                <v:textbox>
                  <w:txbxContent>
                    <w:p w14:paraId="063863DB" w14:textId="77777777" w:rsidR="00992C40" w:rsidRDefault="00992C40" w:rsidP="00992C40">
                      <w:pPr>
                        <w:jc w:val="center"/>
                      </w:pPr>
                      <w:r>
                        <w:t>v</w:t>
                      </w:r>
                      <w:r w:rsidRPr="00D965CA">
                        <w:rPr>
                          <w:noProof/>
                        </w:rPr>
                        <w:drawing>
                          <wp:inline distT="0" distB="0" distL="0" distR="0" wp14:anchorId="3C5B694E" wp14:editId="19E39747">
                            <wp:extent cx="0" cy="0"/>
                            <wp:effectExtent l="0" t="0" r="0" b="0"/>
                            <wp:docPr id="1330960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group>
            <v:group id="Grupo 4" o:spid="_x0000_s2199" style="position:absolute;left:20193;width:1880;height:7405" coordsize="1880,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">
              <v:group id="Grupo 3" o:spid="_x0000_s2200" style="position:absolute;top:2441;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">
                <v:rect id="_x0000_s2201" style="position:absolute;top:28962;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" fillcolor="window" strokecolor="#5b9bd5" strokeweight="1pt">
                  <v:textbox>
                    <w:txbxContent>
                      <w:p w14:paraId="4B2F2C46" w14:textId="77777777" w:rsidR="00992C40" w:rsidRDefault="00992C40" w:rsidP="00992C40">
                        <w:pPr>
                          <w:jc w:val="center"/>
                        </w:pPr>
                        <w:r>
                          <w:t>v</w:t>
                        </w:r>
                        <w:r w:rsidRPr="00D965CA">
                          <w:rPr>
                            <w:noProof/>
                          </w:rPr>
                          <w:drawing>
                            <wp:inline distT="0" distB="0" distL="0" distR="0" wp14:anchorId="6BC25D15" wp14:editId="1A79DECD">
                              <wp:extent cx="0" cy="0"/>
                              <wp:effectExtent l="0" t="0" r="0" b="0"/>
                              <wp:docPr id="9312621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shape id="_x0000_s2202" style="position:absolute;left:248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&#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rect id="_x0000_s2203"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" fillcolor="window" strokecolor="#5b9bd5" strokeweight="1pt">
                <v:textbox>
                  <w:txbxContent>
                    <w:p w14:paraId="50650ECD" w14:textId="77777777" w:rsidR="00992C40" w:rsidRDefault="00992C40" w:rsidP="00992C40">
                      <w:pPr>
                        <w:jc w:val="center"/>
                      </w:pPr>
                      <w:r>
                        <w:t>v</w:t>
                      </w:r>
                      <w:r w:rsidRPr="00D965CA">
                        <w:rPr>
                          <w:noProof/>
                        </w:rPr>
                        <w:drawing>
                          <wp:inline distT="0" distB="0" distL="0" distR="0" wp14:anchorId="4FF5AE61" wp14:editId="1F2FAC43">
                            <wp:extent cx="0" cy="0"/>
                            <wp:effectExtent l="0" t="0" r="0" b="0"/>
                            <wp:docPr id="165306419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rect id="_x0000_s2204" style="position:absolute;left:165;top:5709;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" fillcolor="window" strokecolor="#5b9bd5" strokeweight="1pt">
                <v:textbox>
                  <w:txbxContent>
                    <w:p w14:paraId="02F044D6" w14:textId="77777777" w:rsidR="00992C40" w:rsidRDefault="00992C40" w:rsidP="00992C40">
                      <w:pPr>
                        <w:jc w:val="center"/>
                      </w:pPr>
                      <w:r>
                        <w:t>v</w:t>
                      </w:r>
                      <w:r w:rsidRPr="00D965CA">
                        <w:rPr>
                          <w:noProof/>
                        </w:rPr>
                        <w:drawing>
                          <wp:inline distT="0" distB="0" distL="0" distR="0" wp14:anchorId="568D6596" wp14:editId="097F0CE8">
                            <wp:extent cx="0" cy="0"/>
                            <wp:effectExtent l="0" t="0" r="0" b="0"/>
                            <wp:docPr id="2799685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rect>
            </v:group>
          </v:group>
        </w:pict>
      </w:r>
      <w:r>
        <w:rPr>
          <w:noProof/>
        </w:rPr>
        <w:pict w14:anchorId="6683F708">
          <v:group id="Grupo 227" o:spid="_x0000_s2205" style="position:absolute;left:0;text-align:left;margin-left:54.65pt;margin-top:384.2pt;width:163.65pt;height:57.45pt;z-index:251670016" coordsize="20783,7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">
            <v:group id="Grupo 7" o:spid="_x0000_s2206" style="position:absolute;top:238;width:1714;height:5848" coordsize="1714,5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">
              <v:rect id="_x0000_s2207" style="position:absolute;top:266;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" fillcolor="window" strokecolor="#5b9bd5" strokeweight="1pt"/>
              <v:rect id="_x0000_s2208" style="position:absolute;top:4152;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" fillcolor="window" strokecolor="#5b9bd5" strokeweight="1pt"/>
              <v:shape id="_x0000_s2209" style="position:absolute;left:266;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id="Grupo 6" o:spid="_x0000_s2210" style="position:absolute;left:18954;width:1829;height:7296" coordsize="1828,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">
              <v:rect id="_x0000_s2211"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" fillcolor="window" strokecolor="#5b9bd5" strokeweight="1pt"/>
              <v:rect id="_x0000_s2212" style="position:absolute;left:114;top:5600;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" fillcolor="window" strokecolor="#5b9bd5" strokeweight="1pt"/>
              <v:group id="Grupo 5" o:spid="_x0000_s2213" style="position:absolute;left:76;top:2743;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">
                <v:rect id="_x0000_s2214" style="position:absolute;top:26670;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" fillcolor="window" strokecolor="#5b9bd5" strokeweight="1pt"/>
                <v:shape id="_x0000_s2215" style="position:absolute;left:22860;width:128905;height:224790;visibility:visible;mso-wrap-style:square;v-text-anchor:middle" coordsize="128905,2247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" adj="-11796480,,5400" path="m17809,61530l44110,46448,64453,81922,84795,46448r26301,15082l81927,112395r29169,50865l84795,178342,64453,142868,44110,178342,17809,163260,46978,112395,17809,61530xe" fillcolor="windowText" stroked="f" strokeweight="1pt">
                  <v:stroke joinstyle="miter"/>
                  <v:formulas/>
                  <v:path arrowok="t" o:connecttype="custom" o:connectlocs="17809,61530;44110,46448;64453,81922;84795,46448;111096,61530;81927,112395;111096,163260;84795,178342;64453,142868;44110,178342;17809,163260;46978,112395;17809,61530" o:connectangles="0,0,0,0,0,0,0,0,0,0,0,0,0" textboxrect="0,0,128905,224790"/>
                  <v:textbox>
                    <w:txbxContent>
                      <w:p w14:paraId="0E58F840" w14:textId="77777777" w:rsidR="00992C40" w:rsidRDefault="00992C40" w:rsidP="00992C40">
                        <w:pPr>
                          <w:jc w:val="center"/>
                        </w:pPr>
                        <w:r>
                          <w:t>V</w:t>
                        </w:r>
                      </w:p>
                    </w:txbxContent>
                  </v:textbox>
                </v:shape>
              </v:group>
            </v:group>
          </v:group>
        </w:pict>
      </w:r>
      <w:r w:rsidR="00000000">
        <w:rPr>
          <w:noProof/>
        </w:rPr>
        <w:pict w14:anchorId="7FDCD4F5">
          <v:roundrect id="AutoShape 3" o:spid="_x0000_s2216" style="position:absolute;left:0;text-align:left;margin-left:8.35pt;margin-top:541.45pt;width:416.55pt;height:31.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" filled="f" strokeweight="1pt">
            <v:textbox inset="2.88pt,2.88pt,2.88pt,2.88pt"/>
          </v:roundrect>
        </w:pict>
      </w:r>
      <w:r w:rsidR="00000000">
        <w:rPr>
          <w:noProof/>
        </w:rPr>
        <w:pict w14:anchorId="7FB9514A">
          <v:group id="Grupo 41" o:spid="_x0000_s2183" style="position:absolute;left:0;text-align:left;margin-left:-18.1pt;margin-top:287.2pt;width:450.35pt;height:304.65pt;z-index:251641344" coordorigin="-350,254" coordsize="60788,38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">
            <v:shape id="_x0000_s2184" type="#_x0000_t202" style="position:absolute;left:3957;top:4640;width:55353;height:20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A1EC97D" w14:textId="77777777" w:rsidR="00992C40" w:rsidRPr="003E1A5E" w:rsidRDefault="00992C40" w:rsidP="00992C40">
                    <w:pPr>
                      <w:jc w:val="both"/>
                      <w:rPr>
                        <w:rFonts w:ascii="Arial" w:hAnsi="Arial" w:cs="Arial"/>
                        <w:sz w:val="18"/>
                        <w:szCs w:val="18"/>
                      </w:rPr>
                    </w:pPr>
                    <w:r w:rsidRPr="003E1A5E">
                      <w:rPr>
                        <w:rFonts w:ascii="Arial" w:hAnsi="Arial" w:cs="Arial"/>
                        <w:b/>
                        <w:bCs/>
                        <w:sz w:val="18"/>
                        <w:szCs w:val="18"/>
                      </w:rPr>
                      <w:t>DESCRIPCIÓN:</w:t>
                    </w:r>
                    <w:r w:rsidRPr="003E1A5E">
                      <w:rPr>
                        <w:rFonts w:ascii="Arial" w:hAnsi="Arial" w:cs="Arial"/>
                        <w:sz w:val="18"/>
                        <w:szCs w:val="18"/>
                      </w:rPr>
                      <w:t xml:space="preserve"> </w:t>
                    </w:r>
                    <w:r>
                      <w:rPr>
                        <w:rFonts w:ascii="Arial" w:hAnsi="Arial" w:cs="Arial"/>
                        <w:sz w:val="18"/>
                        <w:szCs w:val="18"/>
                      </w:rPr>
                      <w:t>C</w:t>
                    </w:r>
                    <w:r w:rsidRPr="003D0764">
                      <w:rPr>
                        <w:rFonts w:ascii="Arial" w:hAnsi="Arial" w:cs="Arial"/>
                        <w:sz w:val="18"/>
                        <w:szCs w:val="18"/>
                      </w:rPr>
                      <w:t>lave numérica compuesta por cinco dígitos, asignada por el Servicio Postal Mexicano, que identifica y ubica un área geográfica del país y la oficina postal que la sirve, para facilitar al correo, el encaminamiento, la distribución y el reparto de la materia postal;</w:t>
                    </w:r>
                  </w:p>
                  <w:p w14:paraId="3A24BCDE" w14:textId="77777777" w:rsidR="00992C40" w:rsidRPr="003E1A5E" w:rsidRDefault="00992C40" w:rsidP="00992C40">
                    <w:pPr>
                      <w:jc w:val="both"/>
                      <w:rPr>
                        <w:rFonts w:ascii="Arial" w:hAnsi="Arial" w:cs="Arial"/>
                        <w:sz w:val="18"/>
                        <w:szCs w:val="18"/>
                      </w:rPr>
                    </w:pPr>
                  </w:p>
                  <w:p w14:paraId="2E6E5F2D" w14:textId="77777777" w:rsidR="00992C40" w:rsidRPr="003E1A5E" w:rsidRDefault="00992C40" w:rsidP="00992C40">
                    <w:pPr>
                      <w:ind w:left="709"/>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 xml:space="preserve">ORIGEN DEL ELEMENTO:               </w:t>
                    </w:r>
                  </w:p>
                  <w:p w14:paraId="5B46029C" w14:textId="77777777" w:rsidR="00992C40" w:rsidRPr="003E1A5E" w:rsidRDefault="00992C40" w:rsidP="00992C40">
                    <w:pPr>
                      <w:rPr>
                        <w:rFonts w:ascii="Arial" w:hAnsi="Arial" w:cs="Arial"/>
                        <w:b/>
                        <w:bCs/>
                        <w:sz w:val="18"/>
                        <w:szCs w:val="18"/>
                      </w:rPr>
                    </w:pPr>
                  </w:p>
                  <w:tbl>
                    <w:tblPr>
                      <w:tblStyle w:val="Tablaconcuadrcula"/>
                      <w:tblW w:w="7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429"/>
                      <w:gridCol w:w="2999"/>
                      <w:gridCol w:w="423"/>
                    </w:tblGrid>
                    <w:tr w:rsidR="00992C40" w:rsidRPr="003E1A5E" w14:paraId="596CDFDA" w14:textId="77777777" w:rsidTr="00474487">
                      <w:trPr>
                        <w:trHeight w:val="350"/>
                      </w:trPr>
                      <w:tc>
                        <w:tcPr>
                          <w:tcW w:w="3657" w:type="dxa"/>
                          <w:gridSpan w:val="2"/>
                        </w:tcPr>
                        <w:p w14:paraId="27DEFC88" w14:textId="77777777" w:rsidR="00992C40" w:rsidRPr="003E1A5E" w:rsidRDefault="00992C40" w:rsidP="00474487">
                          <w:pPr>
                            <w:ind w:left="1025"/>
                            <w:rPr>
                              <w:rFonts w:ascii="Arial" w:hAnsi="Arial" w:cs="Arial"/>
                              <w:sz w:val="18"/>
                              <w:szCs w:val="18"/>
                            </w:rPr>
                          </w:pPr>
                          <w:r w:rsidRPr="003E1A5E">
                            <w:rPr>
                              <w:rFonts w:ascii="Arial" w:hAnsi="Arial" w:cs="Arial"/>
                              <w:sz w:val="18"/>
                              <w:szCs w:val="18"/>
                            </w:rPr>
                            <w:t>PRINCIPAL</w:t>
                          </w:r>
                        </w:p>
                        <w:p w14:paraId="308AA96D" w14:textId="77777777" w:rsidR="00992C40" w:rsidRPr="003E1A5E" w:rsidRDefault="00992C40" w:rsidP="00F9441D">
                          <w:pPr>
                            <w:ind w:left="38"/>
                            <w:rPr>
                              <w:rFonts w:ascii="Arial" w:hAnsi="Arial" w:cs="Arial"/>
                              <w:sz w:val="18"/>
                              <w:szCs w:val="18"/>
                            </w:rPr>
                          </w:pPr>
                        </w:p>
                      </w:tc>
                      <w:tc>
                        <w:tcPr>
                          <w:tcW w:w="3422" w:type="dxa"/>
                          <w:gridSpan w:val="2"/>
                        </w:tcPr>
                        <w:p w14:paraId="52928108" w14:textId="77777777" w:rsidR="00992C40" w:rsidRPr="003E1A5E" w:rsidRDefault="00992C40" w:rsidP="00474487">
                          <w:pPr>
                            <w:ind w:left="350"/>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ESPACIAL</w:t>
                          </w:r>
                        </w:p>
                      </w:tc>
                    </w:tr>
                    <w:tr w:rsidR="00992C40" w:rsidRPr="003E1A5E" w14:paraId="2CF01F2E" w14:textId="77777777" w:rsidTr="00474487">
                      <w:trPr>
                        <w:trHeight w:val="350"/>
                      </w:trPr>
                      <w:tc>
                        <w:tcPr>
                          <w:tcW w:w="3657" w:type="dxa"/>
                          <w:gridSpan w:val="2"/>
                        </w:tcPr>
                        <w:p w14:paraId="40D4A721" w14:textId="77777777" w:rsidR="00992C40" w:rsidRDefault="00992C40" w:rsidP="00474487">
                          <w:pPr>
                            <w:ind w:left="1025"/>
                            <w:rPr>
                              <w:rFonts w:ascii="Arial" w:hAnsi="Arial" w:cs="Arial"/>
                              <w:sz w:val="18"/>
                              <w:szCs w:val="18"/>
                            </w:rPr>
                          </w:pPr>
                          <w:r w:rsidRPr="003E1A5E">
                            <w:rPr>
                              <w:rFonts w:ascii="Arial" w:hAnsi="Arial" w:cs="Arial"/>
                              <w:sz w:val="18"/>
                              <w:szCs w:val="18"/>
                            </w:rPr>
                            <w:t xml:space="preserve"> </w:t>
                          </w:r>
                        </w:p>
                        <w:p w14:paraId="391C7D46" w14:textId="77777777" w:rsidR="00992C40" w:rsidRPr="003E1A5E" w:rsidRDefault="00992C40" w:rsidP="00474487">
                          <w:pPr>
                            <w:ind w:left="1025"/>
                            <w:rPr>
                              <w:rFonts w:ascii="Arial" w:hAnsi="Arial" w:cs="Arial"/>
                              <w:sz w:val="18"/>
                              <w:szCs w:val="18"/>
                            </w:rPr>
                          </w:pPr>
                          <w:r w:rsidRPr="003E1A5E">
                            <w:rPr>
                              <w:rFonts w:ascii="Arial" w:hAnsi="Arial" w:cs="Arial"/>
                              <w:sz w:val="18"/>
                              <w:szCs w:val="18"/>
                            </w:rPr>
                            <w:t>COMPLEMENTARIO</w:t>
                          </w:r>
                        </w:p>
                      </w:tc>
                      <w:tc>
                        <w:tcPr>
                          <w:tcW w:w="3422" w:type="dxa"/>
                          <w:gridSpan w:val="2"/>
                        </w:tcPr>
                        <w:p w14:paraId="14FEA992" w14:textId="77777777" w:rsidR="00992C40" w:rsidRPr="003E1A5E" w:rsidRDefault="00992C40" w:rsidP="00474487">
                          <w:pPr>
                            <w:ind w:left="350"/>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DE REFERENCIA </w:t>
                          </w:r>
                        </w:p>
                        <w:p w14:paraId="08BBEFED" w14:textId="77777777" w:rsidR="00992C40" w:rsidRPr="003E1A5E" w:rsidRDefault="00992C40" w:rsidP="00474487">
                          <w:pPr>
                            <w:ind w:left="350"/>
                            <w:rPr>
                              <w:rFonts w:ascii="Arial" w:hAnsi="Arial" w:cs="Arial"/>
                              <w:sz w:val="18"/>
                              <w:szCs w:val="18"/>
                            </w:rPr>
                          </w:pPr>
                        </w:p>
                      </w:tc>
                    </w:tr>
                    <w:tr w:rsidR="00992C40" w:rsidRPr="003E1A5E" w14:paraId="6543703B" w14:textId="77777777" w:rsidTr="00474487">
                      <w:trPr>
                        <w:gridAfter w:val="1"/>
                        <w:wAfter w:w="423" w:type="dxa"/>
                        <w:trHeight w:val="345"/>
                      </w:trPr>
                      <w:tc>
                        <w:tcPr>
                          <w:tcW w:w="3228" w:type="dxa"/>
                        </w:tcPr>
                        <w:p w14:paraId="12E8F783" w14:textId="77777777" w:rsidR="00992C40" w:rsidRPr="003E1A5E" w:rsidRDefault="00992C40" w:rsidP="00F9441D">
                          <w:pPr>
                            <w:rPr>
                              <w:rFonts w:ascii="Arial" w:hAnsi="Arial" w:cs="Arial"/>
                              <w:sz w:val="18"/>
                              <w:szCs w:val="18"/>
                            </w:rPr>
                          </w:pPr>
                          <w:r w:rsidRPr="003E1A5E">
                            <w:rPr>
                              <w:rFonts w:ascii="Arial" w:hAnsi="Arial" w:cs="Arial"/>
                              <w:sz w:val="18"/>
                              <w:szCs w:val="18"/>
                            </w:rPr>
                            <w:t xml:space="preserve">                                                                                 </w:t>
                          </w:r>
                        </w:p>
                      </w:tc>
                      <w:tc>
                        <w:tcPr>
                          <w:tcW w:w="3428" w:type="dxa"/>
                          <w:gridSpan w:val="2"/>
                        </w:tcPr>
                        <w:p w14:paraId="0E6C213A" w14:textId="77777777" w:rsidR="00992C40" w:rsidRPr="003E1A5E" w:rsidRDefault="00992C40" w:rsidP="00474487">
                          <w:pPr>
                            <w:ind w:left="775"/>
                            <w:rPr>
                              <w:rFonts w:ascii="Arial" w:hAnsi="Arial" w:cs="Arial"/>
                              <w:sz w:val="18"/>
                              <w:szCs w:val="18"/>
                            </w:rPr>
                          </w:pPr>
                          <w:r w:rsidRPr="003E1A5E">
                            <w:rPr>
                              <w:rFonts w:ascii="Arial" w:hAnsi="Arial" w:cs="Arial"/>
                              <w:sz w:val="18"/>
                              <w:szCs w:val="18"/>
                            </w:rPr>
                            <w:t xml:space="preserve">GEOESTADÍSTICO </w:t>
                          </w:r>
                        </w:p>
                      </w:tc>
                    </w:tr>
                  </w:tbl>
                  <w:p w14:paraId="6735702E"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v:group id="Grupo 35" o:spid="_x0000_s2185" style="position:absolute;left:-350;top:254;width:60788;height:38693" coordorigin="-350,254" coordsize="60788,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oundrect id="Rectángulo: esquinas redondeadas 36" o:spid="_x0000_s2186" style="position:absolute;left:3275;top:4094;width:56471;height:190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" filled="f" strokecolor="windowText" strokeweight="1pt">
                <v:stroke joinstyle="miter"/>
              </v:roundrect>
              <v:group id="Grupo 38" o:spid="_x0000_s2187" style="position:absolute;left:-350;top:254;width:60788;height:38693" coordorigin="-350,254" coordsize="60788,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39" o:spid="_x0000_s2188" style="position:absolute;left:2729;top:1501;width:57709;height:36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" filled="f" strokecolor="windowText" strokeweight="1pt"/>
                <v:shape id="Cuadro de texto 40" o:spid="_x0000_s2189" type="#_x0000_t202" style="position:absolute;left:20223;top:254;width:23352;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" fillcolor="window" strokeweight=".5pt">
                  <v:shadow on="t" type="perspective" color="black" opacity="13107f" origin="-.5,.5" offset=".24944mm,.24944mm" matrix=",-15540f,,-15073f"/>
                  <v:textbox>
                    <w:txbxContent>
                      <w:p w14:paraId="081D925F" w14:textId="77777777" w:rsidR="00992C40" w:rsidRPr="003E1A5E"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7. CÓDIGO POSTAL</w:t>
                        </w:r>
                      </w:p>
                    </w:txbxContent>
                  </v:textbox>
                </v:shape>
                <v:shape id="Cuadro de texto 41" o:spid="_x0000_s2190" type="#_x0000_t202" style="position:absolute;left:3881;top:26202;width:54790;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" fillcolor="window" strokeweight=".5pt">
                  <v:textbox>
                    <w:txbxContent>
                      <w:p w14:paraId="7184EB13" w14:textId="77777777" w:rsidR="00992C40" w:rsidRPr="003E1A5E" w:rsidRDefault="00992C40" w:rsidP="00992C40">
                        <w:pPr>
                          <w:rPr>
                            <w:rFonts w:ascii="Arial" w:hAnsi="Arial" w:cs="Arial"/>
                            <w:sz w:val="18"/>
                            <w:szCs w:val="18"/>
                          </w:rPr>
                        </w:pPr>
                        <w:r w:rsidRPr="003E1A5E">
                          <w:rPr>
                            <w:rFonts w:ascii="Arial" w:hAnsi="Arial" w:cs="Arial"/>
                            <w:sz w:val="18"/>
                            <w:szCs w:val="18"/>
                          </w:rPr>
                          <w:t>Indeterminado.</w:t>
                        </w:r>
                      </w:p>
                    </w:txbxContent>
                  </v:textbox>
                </v:shape>
                <v:shape id="Cuadro de texto 42" o:spid="_x0000_s2191" type="#_x0000_t202" style="position:absolute;left:-350;top:32564;width:58147;height: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133B2A52" w14:textId="33CF0160" w:rsidR="00992C40" w:rsidRDefault="00992C40" w:rsidP="00992C40">
                        <w:pPr>
                          <w:pStyle w:val="Prrafodelista"/>
                          <w:numPr>
                            <w:ilvl w:val="0"/>
                            <w:numId w:val="18"/>
                          </w:numPr>
                          <w:spacing w:after="0" w:line="240" w:lineRule="auto"/>
                          <w:contextualSpacing/>
                          <w:rPr>
                            <w:rFonts w:ascii="Arial" w:hAnsi="Arial" w:cs="Arial"/>
                            <w:szCs w:val="18"/>
                          </w:rPr>
                        </w:pPr>
                        <w:r w:rsidRPr="00A73A23">
                          <w:rPr>
                            <w:rFonts w:ascii="Arial" w:hAnsi="Arial" w:cs="Arial"/>
                            <w:szCs w:val="18"/>
                          </w:rPr>
                          <w:t>Correos de México establece que su denominación abreviada será CP.</w:t>
                        </w:r>
                      </w:p>
                      <w:p w14:paraId="484B4D10" w14:textId="77777777" w:rsidR="00992C40" w:rsidRPr="00A73A23" w:rsidRDefault="00992C40" w:rsidP="00992C40">
                        <w:pPr>
                          <w:pStyle w:val="Prrafodelista"/>
                          <w:numPr>
                            <w:ilvl w:val="0"/>
                            <w:numId w:val="18"/>
                          </w:numPr>
                          <w:spacing w:after="0" w:line="240" w:lineRule="auto"/>
                          <w:contextualSpacing/>
                          <w:rPr>
                            <w:rFonts w:ascii="Arial" w:hAnsi="Arial" w:cs="Arial"/>
                            <w:szCs w:val="18"/>
                          </w:rPr>
                        </w:pPr>
                        <w:r w:rsidRPr="00A73A23">
                          <w:rPr>
                            <w:rFonts w:ascii="Arial" w:hAnsi="Arial" w:cs="Arial"/>
                            <w:szCs w:val="18"/>
                          </w:rPr>
                          <w:t>Correos de México asigna los códigos postales por Entidad Federativa.</w:t>
                        </w:r>
                      </w:p>
                      <w:p w14:paraId="0BD830B6" w14:textId="77777777" w:rsidR="00992C40" w:rsidRPr="00F050CB" w:rsidRDefault="00992C40" w:rsidP="00992C40">
                        <w:pPr>
                          <w:rPr>
                            <w:color w:val="FFFFFF" w:themeColor="background1"/>
                          </w:rPr>
                        </w:pPr>
                      </w:p>
                    </w:txbxContent>
                  </v:textbox>
                </v:shape>
                <v:shape id="_x0000_s2192" type="#_x0000_t202" style="position:absolute;left:955;top:23928;width:24098;height:8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7FD17E0B" w14:textId="77777777" w:rsidR="00992C40" w:rsidRPr="003E1A5E" w:rsidRDefault="00992C40" w:rsidP="00992C40">
                        <w:pPr>
                          <w:tabs>
                            <w:tab w:val="left" w:pos="1069"/>
                          </w:tabs>
                          <w:ind w:left="284"/>
                          <w:rPr>
                            <w:rFonts w:ascii="Arial" w:hAnsi="Arial" w:cs="Arial"/>
                            <w:b/>
                            <w:bCs/>
                            <w:sz w:val="18"/>
                            <w:szCs w:val="18"/>
                          </w:rPr>
                        </w:pPr>
                        <w:r w:rsidRPr="003E1A5E">
                          <w:rPr>
                            <w:rFonts w:ascii="Arial" w:hAnsi="Arial" w:cs="Arial"/>
                            <w:b/>
                            <w:bCs/>
                            <w:sz w:val="18"/>
                            <w:szCs w:val="18"/>
                          </w:rPr>
                          <w:t>DOMINIO DE VALORES</w:t>
                        </w:r>
                      </w:p>
                      <w:p w14:paraId="22DD7A96" w14:textId="77777777" w:rsidR="00992C40" w:rsidRDefault="00992C40" w:rsidP="00992C40">
                        <w:pPr>
                          <w:tabs>
                            <w:tab w:val="left" w:pos="1069"/>
                          </w:tabs>
                          <w:ind w:left="284"/>
                          <w:rPr>
                            <w:rFonts w:ascii="Arial" w:hAnsi="Arial" w:cs="Arial"/>
                            <w:b/>
                            <w:bCs/>
                            <w:sz w:val="20"/>
                            <w:szCs w:val="20"/>
                          </w:rPr>
                        </w:pPr>
                      </w:p>
                      <w:p w14:paraId="25B49972" w14:textId="77777777" w:rsidR="00992C40" w:rsidRDefault="00992C40" w:rsidP="00992C40">
                        <w:pPr>
                          <w:tabs>
                            <w:tab w:val="left" w:pos="1069"/>
                          </w:tabs>
                          <w:ind w:left="284"/>
                          <w:rPr>
                            <w:rFonts w:ascii="Arial" w:hAnsi="Arial" w:cs="Arial"/>
                            <w:b/>
                            <w:bCs/>
                            <w:sz w:val="20"/>
                            <w:szCs w:val="20"/>
                          </w:rPr>
                        </w:pPr>
                      </w:p>
                      <w:p w14:paraId="1C6F72CC" w14:textId="77777777" w:rsidR="00992C40" w:rsidRPr="003E1A5E" w:rsidRDefault="00992C40" w:rsidP="00992C40">
                        <w:pPr>
                          <w:tabs>
                            <w:tab w:val="left" w:pos="1069"/>
                          </w:tabs>
                          <w:ind w:left="284"/>
                          <w:rPr>
                            <w:rFonts w:ascii="Arial" w:hAnsi="Arial" w:cs="Arial"/>
                            <w:b/>
                            <w:bCs/>
                            <w:sz w:val="18"/>
                            <w:szCs w:val="18"/>
                          </w:rPr>
                        </w:pPr>
                      </w:p>
                      <w:p w14:paraId="7A93C16A" w14:textId="77777777" w:rsidR="00992C40" w:rsidRPr="003E1A5E" w:rsidRDefault="00992C40" w:rsidP="00992C40">
                        <w:pPr>
                          <w:tabs>
                            <w:tab w:val="left" w:pos="1069"/>
                          </w:tabs>
                          <w:ind w:left="284"/>
                          <w:rPr>
                            <w:rFonts w:ascii="Arial" w:hAnsi="Arial" w:cs="Arial"/>
                            <w:sz w:val="18"/>
                            <w:szCs w:val="18"/>
                          </w:rPr>
                        </w:pPr>
                        <w:r w:rsidRPr="003E1A5E">
                          <w:rPr>
                            <w:rFonts w:ascii="Arial" w:hAnsi="Arial" w:cs="Arial"/>
                            <w:b/>
                            <w:bCs/>
                            <w:sz w:val="18"/>
                            <w:szCs w:val="18"/>
                          </w:rPr>
                          <w:t>CONSIDERACIONES</w:t>
                        </w:r>
                      </w:p>
                      <w:p w14:paraId="11700063" w14:textId="77777777" w:rsidR="00992C40" w:rsidRDefault="00992C40" w:rsidP="00992C40"/>
                    </w:txbxContent>
                  </v:textbox>
                </v:shape>
              </v:group>
            </v:group>
          </v:group>
        </w:pict>
      </w:r>
      <w:r w:rsidR="00000000">
        <w:rPr>
          <w:noProof/>
        </w:rPr>
        <w:pict w14:anchorId="0BB078A0">
          <v:group id="Grupo 42" o:spid="_x0000_s2173" style="position:absolute;left:0;text-align:left;margin-left:-8.05pt;margin-top:6.05pt;width:519.65pt;height:263.35pt;z-index:251640320" coordorigin="682,462" coordsize="70115,33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">
            <v:group id="Grupo 12" o:spid="_x0000_s2174" style="position:absolute;left:682;top:462;width:70115;height:33454" coordorigin="682,462" coordsize="70115,3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ángulo 13" o:spid="_x0000_s2175" style="position:absolute;left:2464;top:1828;width:57709;height:32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" filled="f" strokecolor="windowText" strokeweight="1pt"/>
              <v:shape id="_x0000_s2176" type="#_x0000_t202" style="position:absolute;left:15533;top:462;width:32112;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" fillcolor="window" strokeweight=".5pt">
                <v:shadow on="t" type="perspective" color="black" opacity="13107f" origin="-.5,.5" offset=".24944mm,.24944mm" matrix=",-15540f,,-15073f"/>
                <v:textbox>
                  <w:txbxContent>
                    <w:p w14:paraId="10CB99A1" w14:textId="77777777" w:rsidR="00992C40" w:rsidRPr="009904AC"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9904AC">
                        <w:rPr>
                          <w:rFonts w:ascii="Arial" w:hAnsi="Arial" w:cs="Arial"/>
                          <w:b/>
                          <w:bCs/>
                          <w:sz w:val="18"/>
                          <w:szCs w:val="18"/>
                        </w:rPr>
                        <w:t>6. NOMBRE DEL ASENTAMIENTO HUMANO</w:t>
                      </w:r>
                    </w:p>
                  </w:txbxContent>
                </v:textbox>
              </v:shape>
              <v:shape id="_x0000_s2177" type="#_x0000_t202" style="position:absolute;left:3484;top:4930;width:67313;height:14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6DD169C9" w14:textId="77777777" w:rsidR="00992C40" w:rsidRPr="009904AC" w:rsidRDefault="00992C40" w:rsidP="00992C40">
                      <w:pPr>
                        <w:rPr>
                          <w:rFonts w:ascii="Arial" w:hAnsi="Arial" w:cs="Arial"/>
                          <w:sz w:val="18"/>
                          <w:szCs w:val="18"/>
                        </w:rPr>
                      </w:pPr>
                      <w:r w:rsidRPr="009904AC">
                        <w:rPr>
                          <w:rFonts w:ascii="Arial" w:hAnsi="Arial" w:cs="Arial"/>
                          <w:b/>
                          <w:bCs/>
                          <w:sz w:val="18"/>
                          <w:szCs w:val="18"/>
                        </w:rPr>
                        <w:t>DESCRIPCIÓN:</w:t>
                      </w:r>
                      <w:r w:rsidRPr="009904AC">
                        <w:rPr>
                          <w:rFonts w:ascii="Arial" w:hAnsi="Arial" w:cs="Arial"/>
                          <w:sz w:val="18"/>
                          <w:szCs w:val="18"/>
                        </w:rPr>
                        <w:t xml:space="preserve"> Sustantivo propio que identifica al </w:t>
                      </w:r>
                      <w:r>
                        <w:rPr>
                          <w:rFonts w:ascii="Arial" w:hAnsi="Arial" w:cs="Arial"/>
                          <w:sz w:val="18"/>
                          <w:szCs w:val="18"/>
                        </w:rPr>
                        <w:t>a</w:t>
                      </w:r>
                      <w:r w:rsidRPr="009904AC">
                        <w:rPr>
                          <w:rFonts w:ascii="Arial" w:hAnsi="Arial" w:cs="Arial"/>
                          <w:sz w:val="18"/>
                          <w:szCs w:val="18"/>
                        </w:rPr>
                        <w:t xml:space="preserve">sentamiento </w:t>
                      </w:r>
                      <w:r>
                        <w:rPr>
                          <w:rFonts w:ascii="Arial" w:hAnsi="Arial" w:cs="Arial"/>
                          <w:sz w:val="18"/>
                          <w:szCs w:val="18"/>
                        </w:rPr>
                        <w:t>h</w:t>
                      </w:r>
                      <w:r w:rsidRPr="009904AC">
                        <w:rPr>
                          <w:rFonts w:ascii="Arial" w:hAnsi="Arial" w:cs="Arial"/>
                          <w:sz w:val="18"/>
                          <w:szCs w:val="18"/>
                        </w:rPr>
                        <w:t>umano.</w:t>
                      </w:r>
                    </w:p>
                    <w:p w14:paraId="15D43BFC" w14:textId="77777777" w:rsidR="00992C40" w:rsidRPr="009904AC" w:rsidRDefault="00992C40" w:rsidP="00992C40">
                      <w:pPr>
                        <w:rPr>
                          <w:rFonts w:ascii="Arial" w:hAnsi="Arial" w:cs="Arial"/>
                          <w:sz w:val="18"/>
                          <w:szCs w:val="18"/>
                        </w:rPr>
                      </w:pPr>
                    </w:p>
                    <w:p w14:paraId="0A0DDEAF" w14:textId="77777777" w:rsidR="00992C40" w:rsidRPr="009904AC" w:rsidRDefault="00992C40" w:rsidP="00992C40">
                      <w:pPr>
                        <w:ind w:left="851"/>
                        <w:rPr>
                          <w:rFonts w:ascii="Arial" w:hAnsi="Arial" w:cs="Arial"/>
                          <w:b/>
                          <w:bCs/>
                          <w:sz w:val="18"/>
                          <w:szCs w:val="18"/>
                        </w:rPr>
                      </w:pPr>
                      <w:r w:rsidRPr="009904AC">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9904AC">
                        <w:rPr>
                          <w:rFonts w:ascii="Arial" w:hAnsi="Arial" w:cs="Arial"/>
                          <w:b/>
                          <w:bCs/>
                          <w:sz w:val="18"/>
                          <w:szCs w:val="18"/>
                        </w:rPr>
                        <w:t xml:space="preserve">  </w:t>
                      </w:r>
                      <w:r>
                        <w:rPr>
                          <w:rFonts w:ascii="Arial" w:hAnsi="Arial" w:cs="Arial"/>
                          <w:b/>
                          <w:bCs/>
                          <w:sz w:val="18"/>
                          <w:szCs w:val="18"/>
                        </w:rPr>
                        <w:t xml:space="preserve">     </w:t>
                      </w:r>
                      <w:r w:rsidRPr="009904AC">
                        <w:rPr>
                          <w:rFonts w:ascii="Arial" w:hAnsi="Arial" w:cs="Arial"/>
                          <w:b/>
                          <w:bCs/>
                          <w:sz w:val="18"/>
                          <w:szCs w:val="18"/>
                        </w:rPr>
                        <w:t xml:space="preserve"> ORIGEN DEL ELEMENTO:               </w:t>
                      </w:r>
                    </w:p>
                    <w:p w14:paraId="51249286" w14:textId="77777777" w:rsidR="00992C40" w:rsidRPr="009904AC" w:rsidRDefault="00992C40" w:rsidP="00992C40">
                      <w:pPr>
                        <w:rPr>
                          <w:rFonts w:ascii="Arial" w:hAnsi="Arial" w:cs="Arial"/>
                          <w:b/>
                          <w:bCs/>
                          <w:sz w:val="18"/>
                          <w:szCs w:val="18"/>
                        </w:rPr>
                      </w:pPr>
                    </w:p>
                    <w:tbl>
                      <w:tblPr>
                        <w:tblStyle w:val="Tablaconcuadrcula"/>
                        <w:tblW w:w="6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1"/>
                        <w:gridCol w:w="308"/>
                        <w:gridCol w:w="2994"/>
                        <w:gridCol w:w="50"/>
                        <w:gridCol w:w="204"/>
                        <w:gridCol w:w="21"/>
                      </w:tblGrid>
                      <w:tr w:rsidR="00992C40" w:rsidRPr="009904AC" w14:paraId="20B247FE" w14:textId="77777777" w:rsidTr="00474487">
                        <w:trPr>
                          <w:trHeight w:val="257"/>
                        </w:trPr>
                        <w:tc>
                          <w:tcPr>
                            <w:tcW w:w="3239" w:type="dxa"/>
                            <w:gridSpan w:val="2"/>
                          </w:tcPr>
                          <w:p w14:paraId="03160C4E" w14:textId="77777777" w:rsidR="00992C40" w:rsidRPr="009904AC" w:rsidRDefault="00992C40" w:rsidP="00D965CA">
                            <w:pPr>
                              <w:ind w:left="1169"/>
                              <w:rPr>
                                <w:rFonts w:ascii="Arial" w:hAnsi="Arial" w:cs="Arial"/>
                                <w:sz w:val="18"/>
                                <w:szCs w:val="18"/>
                              </w:rPr>
                            </w:pPr>
                            <w:r w:rsidRPr="009904AC">
                              <w:rPr>
                                <w:rFonts w:ascii="Arial" w:hAnsi="Arial" w:cs="Arial"/>
                                <w:sz w:val="18"/>
                                <w:szCs w:val="18"/>
                              </w:rPr>
                              <w:t>PRINCIPAL</w:t>
                            </w:r>
                          </w:p>
                          <w:p w14:paraId="7FE2B5D8" w14:textId="77777777" w:rsidR="00992C40" w:rsidRPr="009904AC" w:rsidRDefault="00992C40" w:rsidP="00F9441D">
                            <w:pPr>
                              <w:ind w:left="38"/>
                              <w:rPr>
                                <w:rFonts w:ascii="Arial" w:hAnsi="Arial" w:cs="Arial"/>
                                <w:sz w:val="18"/>
                                <w:szCs w:val="18"/>
                              </w:rPr>
                            </w:pPr>
                          </w:p>
                        </w:tc>
                        <w:tc>
                          <w:tcPr>
                            <w:tcW w:w="3044" w:type="dxa"/>
                            <w:gridSpan w:val="2"/>
                          </w:tcPr>
                          <w:p w14:paraId="37671170" w14:textId="77777777" w:rsidR="00992C40" w:rsidRPr="009904AC" w:rsidRDefault="00992C40" w:rsidP="00D965CA">
                            <w:pPr>
                              <w:ind w:left="1026"/>
                              <w:rPr>
                                <w:rFonts w:ascii="Arial" w:hAnsi="Arial" w:cs="Arial"/>
                                <w:sz w:val="18"/>
                                <w:szCs w:val="18"/>
                              </w:rPr>
                            </w:pPr>
                            <w:r>
                              <w:rPr>
                                <w:rFonts w:ascii="Arial" w:hAnsi="Arial" w:cs="Arial"/>
                                <w:sz w:val="18"/>
                                <w:szCs w:val="18"/>
                              </w:rPr>
                              <w:t xml:space="preserve"> </w:t>
                            </w:r>
                            <w:r w:rsidRPr="009904AC">
                              <w:rPr>
                                <w:rFonts w:ascii="Arial" w:hAnsi="Arial" w:cs="Arial"/>
                                <w:sz w:val="18"/>
                                <w:szCs w:val="18"/>
                              </w:rPr>
                              <w:t>ESPACIAL</w:t>
                            </w:r>
                          </w:p>
                        </w:tc>
                        <w:tc>
                          <w:tcPr>
                            <w:tcW w:w="225" w:type="dxa"/>
                            <w:gridSpan w:val="2"/>
                          </w:tcPr>
                          <w:p w14:paraId="0814CABC" w14:textId="77777777" w:rsidR="00992C40" w:rsidRPr="009904AC" w:rsidRDefault="00992C40" w:rsidP="00F9441D">
                            <w:pPr>
                              <w:rPr>
                                <w:rFonts w:ascii="Arial" w:hAnsi="Arial" w:cs="Arial"/>
                                <w:sz w:val="18"/>
                                <w:szCs w:val="18"/>
                              </w:rPr>
                            </w:pPr>
                          </w:p>
                        </w:tc>
                      </w:tr>
                      <w:tr w:rsidR="00992C40" w:rsidRPr="009904AC" w14:paraId="5C387EF9" w14:textId="77777777" w:rsidTr="00474487">
                        <w:trPr>
                          <w:trHeight w:val="453"/>
                        </w:trPr>
                        <w:tc>
                          <w:tcPr>
                            <w:tcW w:w="3239" w:type="dxa"/>
                            <w:gridSpan w:val="2"/>
                          </w:tcPr>
                          <w:p w14:paraId="7280AFDD" w14:textId="77777777" w:rsidR="00992C40" w:rsidRPr="009904AC" w:rsidRDefault="00992C40" w:rsidP="00D965CA">
                            <w:pPr>
                              <w:ind w:left="1169"/>
                              <w:rPr>
                                <w:rFonts w:ascii="Arial" w:hAnsi="Arial" w:cs="Arial"/>
                                <w:sz w:val="18"/>
                                <w:szCs w:val="18"/>
                              </w:rPr>
                            </w:pPr>
                            <w:r w:rsidRPr="009904AC">
                              <w:rPr>
                                <w:rFonts w:ascii="Arial" w:hAnsi="Arial" w:cs="Arial"/>
                                <w:sz w:val="18"/>
                                <w:szCs w:val="18"/>
                              </w:rPr>
                              <w:t xml:space="preserve">  </w:t>
                            </w:r>
                            <w:r>
                              <w:rPr>
                                <w:rFonts w:ascii="Arial" w:hAnsi="Arial" w:cs="Arial"/>
                                <w:sz w:val="18"/>
                                <w:szCs w:val="18"/>
                              </w:rPr>
                              <w:t xml:space="preserve">  </w:t>
                            </w:r>
                            <w:r w:rsidRPr="009904AC">
                              <w:rPr>
                                <w:rFonts w:ascii="Arial" w:hAnsi="Arial" w:cs="Arial"/>
                                <w:sz w:val="18"/>
                                <w:szCs w:val="18"/>
                              </w:rPr>
                              <w:t>COMPLEMENTARIO</w:t>
                            </w:r>
                          </w:p>
                        </w:tc>
                        <w:tc>
                          <w:tcPr>
                            <w:tcW w:w="3044" w:type="dxa"/>
                            <w:gridSpan w:val="2"/>
                          </w:tcPr>
                          <w:p w14:paraId="4DE7B442" w14:textId="77777777" w:rsidR="00992C40" w:rsidRPr="009904AC" w:rsidRDefault="00992C40" w:rsidP="00D965CA">
                            <w:pPr>
                              <w:ind w:left="1026"/>
                              <w:rPr>
                                <w:rFonts w:ascii="Arial" w:hAnsi="Arial" w:cs="Arial"/>
                                <w:sz w:val="18"/>
                                <w:szCs w:val="18"/>
                              </w:rPr>
                            </w:pPr>
                            <w:r>
                              <w:rPr>
                                <w:rFonts w:ascii="Arial" w:hAnsi="Arial" w:cs="Arial"/>
                                <w:sz w:val="18"/>
                                <w:szCs w:val="18"/>
                              </w:rPr>
                              <w:t xml:space="preserve"> </w:t>
                            </w:r>
                            <w:r w:rsidRPr="009904AC">
                              <w:rPr>
                                <w:rFonts w:ascii="Arial" w:hAnsi="Arial" w:cs="Arial"/>
                                <w:sz w:val="18"/>
                                <w:szCs w:val="18"/>
                              </w:rPr>
                              <w:t xml:space="preserve">DE </w:t>
                            </w:r>
                            <w:r>
                              <w:rPr>
                                <w:rFonts w:ascii="Arial" w:hAnsi="Arial" w:cs="Arial"/>
                                <w:sz w:val="18"/>
                                <w:szCs w:val="18"/>
                              </w:rPr>
                              <w:t>RE</w:t>
                            </w:r>
                            <w:r w:rsidRPr="009904AC">
                              <w:rPr>
                                <w:rFonts w:ascii="Arial" w:hAnsi="Arial" w:cs="Arial"/>
                                <w:sz w:val="18"/>
                                <w:szCs w:val="18"/>
                              </w:rPr>
                              <w:t>FERENCI</w:t>
                            </w:r>
                            <w:r>
                              <w:rPr>
                                <w:rFonts w:ascii="Arial" w:hAnsi="Arial" w:cs="Arial"/>
                                <w:sz w:val="18"/>
                                <w:szCs w:val="18"/>
                              </w:rPr>
                              <w:t>A</w:t>
                            </w:r>
                          </w:p>
                        </w:tc>
                        <w:tc>
                          <w:tcPr>
                            <w:tcW w:w="225" w:type="dxa"/>
                            <w:gridSpan w:val="2"/>
                          </w:tcPr>
                          <w:p w14:paraId="4CFB354C" w14:textId="77777777" w:rsidR="00992C40" w:rsidRPr="009904AC" w:rsidRDefault="00992C40" w:rsidP="00F9441D">
                            <w:pPr>
                              <w:rPr>
                                <w:rFonts w:ascii="Arial" w:hAnsi="Arial" w:cs="Arial"/>
                                <w:sz w:val="18"/>
                                <w:szCs w:val="18"/>
                              </w:rPr>
                            </w:pPr>
                          </w:p>
                        </w:tc>
                      </w:tr>
                      <w:tr w:rsidR="00992C40" w:rsidRPr="009904AC" w14:paraId="2399B32B" w14:textId="77777777" w:rsidTr="00474487">
                        <w:trPr>
                          <w:gridAfter w:val="1"/>
                          <w:wAfter w:w="21" w:type="dxa"/>
                          <w:trHeight w:val="257"/>
                        </w:trPr>
                        <w:tc>
                          <w:tcPr>
                            <w:tcW w:w="2931" w:type="dxa"/>
                          </w:tcPr>
                          <w:p w14:paraId="7E6BF28A" w14:textId="77777777" w:rsidR="00992C40" w:rsidRPr="009904AC" w:rsidRDefault="00992C40" w:rsidP="00F9441D">
                            <w:pPr>
                              <w:rPr>
                                <w:rFonts w:ascii="Arial" w:hAnsi="Arial" w:cs="Arial"/>
                                <w:sz w:val="18"/>
                                <w:szCs w:val="18"/>
                              </w:rPr>
                            </w:pPr>
                            <w:r w:rsidRPr="009904AC">
                              <w:rPr>
                                <w:rFonts w:ascii="Arial" w:hAnsi="Arial" w:cs="Arial"/>
                                <w:sz w:val="18"/>
                                <w:szCs w:val="18"/>
                              </w:rPr>
                              <w:t xml:space="preserve">                                                                                 </w:t>
                            </w:r>
                          </w:p>
                        </w:tc>
                        <w:tc>
                          <w:tcPr>
                            <w:tcW w:w="3302" w:type="dxa"/>
                            <w:gridSpan w:val="2"/>
                          </w:tcPr>
                          <w:p w14:paraId="0E44A168" w14:textId="77777777" w:rsidR="00992C40" w:rsidRPr="009904AC" w:rsidRDefault="00992C40" w:rsidP="00D965CA">
                            <w:pPr>
                              <w:ind w:left="1394"/>
                              <w:rPr>
                                <w:rFonts w:ascii="Arial" w:hAnsi="Arial" w:cs="Arial"/>
                                <w:sz w:val="18"/>
                                <w:szCs w:val="18"/>
                              </w:rPr>
                            </w:pPr>
                            <w:r w:rsidRPr="009904AC">
                              <w:rPr>
                                <w:rFonts w:ascii="Arial" w:hAnsi="Arial" w:cs="Arial"/>
                                <w:sz w:val="18"/>
                                <w:szCs w:val="18"/>
                              </w:rPr>
                              <w:t xml:space="preserve">GEOESTADÍSTICO </w:t>
                            </w:r>
                          </w:p>
                        </w:tc>
                        <w:tc>
                          <w:tcPr>
                            <w:tcW w:w="254" w:type="dxa"/>
                            <w:gridSpan w:val="2"/>
                          </w:tcPr>
                          <w:p w14:paraId="79F0BD43" w14:textId="77777777" w:rsidR="00992C40" w:rsidRPr="009904AC" w:rsidRDefault="00992C40" w:rsidP="00D965CA">
                            <w:pPr>
                              <w:ind w:left="1026"/>
                              <w:rPr>
                                <w:rFonts w:ascii="Arial" w:hAnsi="Arial" w:cs="Arial"/>
                                <w:sz w:val="18"/>
                                <w:szCs w:val="18"/>
                              </w:rPr>
                            </w:pPr>
                          </w:p>
                        </w:tc>
                      </w:tr>
                    </w:tbl>
                    <w:p w14:paraId="5A7B4DF7"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v:roundrect id="Rectángulo: esquinas redondeadas 16" o:spid="_x0000_s2178" style="position:absolute;left:2928;top:4454;width:56470;height:149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" filled="f" strokecolor="windowText" strokeweight="1pt">
                <v:stroke joinstyle="miter"/>
              </v:roundrect>
              <v:shape id="_x0000_s2179" type="#_x0000_t202" style="position:absolute;left:3626;top:22594;width:54791;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" fillcolor="window" strokeweight=".5pt">
                <v:textbox>
                  <w:txbxContent>
                    <w:p w14:paraId="476AD24C" w14:textId="77777777" w:rsidR="00992C40" w:rsidRPr="00A73A23" w:rsidRDefault="00992C40" w:rsidP="00992C40">
                      <w:pPr>
                        <w:rPr>
                          <w:rFonts w:ascii="Arial" w:hAnsi="Arial" w:cs="Arial"/>
                          <w:sz w:val="18"/>
                          <w:szCs w:val="18"/>
                        </w:rPr>
                      </w:pPr>
                      <w:r w:rsidRPr="00A73A23">
                        <w:rPr>
                          <w:rFonts w:ascii="Arial" w:hAnsi="Arial" w:cs="Arial"/>
                          <w:sz w:val="18"/>
                          <w:szCs w:val="18"/>
                        </w:rPr>
                        <w:t>Indeterminado.</w:t>
                      </w:r>
                    </w:p>
                  </w:txbxContent>
                </v:textbox>
              </v:shape>
              <v:roundrect id="_x0000_s2180" style="position:absolute;left:3014;top:28629;width:56496;height:4689;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" filled="f" strokeweight="1pt">
                <v:textbox inset="2.88pt,2.88pt,2.88pt,2.88pt"/>
              </v:roundrect>
              <v:shape id="_x0000_s2181" type="#_x0000_t202" style="position:absolute;left:682;top:28789;width:58560;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68129815" w14:textId="77777777" w:rsidR="00992C40" w:rsidRPr="003E1A5E" w:rsidRDefault="00992C40" w:rsidP="00992C40">
                      <w:pPr>
                        <w:pStyle w:val="Prrafodelista"/>
                        <w:numPr>
                          <w:ilvl w:val="0"/>
                          <w:numId w:val="17"/>
                        </w:numPr>
                        <w:spacing w:after="160" w:line="259" w:lineRule="auto"/>
                        <w:contextualSpacing/>
                        <w:jc w:val="left"/>
                        <w:rPr>
                          <w:sz w:val="16"/>
                          <w:szCs w:val="18"/>
                        </w:rPr>
                      </w:pPr>
                      <w:r w:rsidRPr="003E1A5E">
                        <w:rPr>
                          <w:rFonts w:ascii="Arial" w:hAnsi="Arial" w:cs="Arial"/>
                          <w:szCs w:val="18"/>
                        </w:rPr>
                        <w:t>Si no se cuenta con información del nombre del asentamiento humano o se carezca de este dato, se debe recurrir a las fuentes de información oficiales.</w:t>
                      </w:r>
                    </w:p>
                  </w:txbxContent>
                </v:textbox>
              </v:shape>
            </v:group>
            <v:shape id="_x0000_s2182" type="#_x0000_t202" style="position:absolute;left:682;top:20230;width:24102;height:8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" filled="f" stroked="f" strokeweight=".5pt">
              <v:textbox>
                <w:txbxContent>
                  <w:p w14:paraId="2C613BBE" w14:textId="77777777" w:rsidR="00992C40" w:rsidRPr="003E1A5E" w:rsidRDefault="00992C40" w:rsidP="00992C40">
                    <w:pPr>
                      <w:tabs>
                        <w:tab w:val="left" w:pos="1069"/>
                      </w:tabs>
                      <w:ind w:left="284"/>
                      <w:rPr>
                        <w:rFonts w:ascii="Arial" w:hAnsi="Arial" w:cs="Arial"/>
                        <w:b/>
                        <w:bCs/>
                        <w:sz w:val="18"/>
                        <w:szCs w:val="18"/>
                      </w:rPr>
                    </w:pPr>
                    <w:r w:rsidRPr="003E1A5E">
                      <w:rPr>
                        <w:rFonts w:ascii="Arial" w:hAnsi="Arial" w:cs="Arial"/>
                        <w:b/>
                        <w:bCs/>
                        <w:sz w:val="18"/>
                        <w:szCs w:val="18"/>
                      </w:rPr>
                      <w:t>DOMINIO DE VALORES</w:t>
                    </w:r>
                  </w:p>
                  <w:p w14:paraId="293DA0E5" w14:textId="77777777" w:rsidR="00992C40" w:rsidRPr="003E1A5E" w:rsidRDefault="00992C40" w:rsidP="00992C40">
                    <w:pPr>
                      <w:tabs>
                        <w:tab w:val="left" w:pos="1069"/>
                      </w:tabs>
                      <w:ind w:left="284"/>
                      <w:rPr>
                        <w:rFonts w:ascii="Arial" w:hAnsi="Arial" w:cs="Arial"/>
                        <w:b/>
                        <w:bCs/>
                        <w:sz w:val="18"/>
                        <w:szCs w:val="18"/>
                      </w:rPr>
                    </w:pPr>
                  </w:p>
                  <w:p w14:paraId="3C5245DC" w14:textId="77777777" w:rsidR="00992C40" w:rsidRPr="003E1A5E" w:rsidRDefault="00992C40" w:rsidP="00992C40">
                    <w:pPr>
                      <w:tabs>
                        <w:tab w:val="left" w:pos="1069"/>
                      </w:tabs>
                      <w:ind w:left="284"/>
                      <w:rPr>
                        <w:rFonts w:ascii="Arial" w:hAnsi="Arial" w:cs="Arial"/>
                        <w:b/>
                        <w:bCs/>
                        <w:sz w:val="18"/>
                        <w:szCs w:val="18"/>
                      </w:rPr>
                    </w:pPr>
                  </w:p>
                  <w:p w14:paraId="3B4EEC81" w14:textId="77777777" w:rsidR="00992C40" w:rsidRPr="003E1A5E" w:rsidRDefault="00992C40" w:rsidP="00992C40">
                    <w:pPr>
                      <w:tabs>
                        <w:tab w:val="left" w:pos="1069"/>
                      </w:tabs>
                      <w:ind w:left="284"/>
                      <w:rPr>
                        <w:rFonts w:ascii="Arial" w:hAnsi="Arial" w:cs="Arial"/>
                        <w:b/>
                        <w:bCs/>
                        <w:sz w:val="18"/>
                        <w:szCs w:val="18"/>
                      </w:rPr>
                    </w:pPr>
                  </w:p>
                  <w:p w14:paraId="5DD3D3B3" w14:textId="77777777" w:rsidR="00992C40" w:rsidRPr="003E1A5E" w:rsidRDefault="00992C40" w:rsidP="00992C40">
                    <w:pPr>
                      <w:tabs>
                        <w:tab w:val="left" w:pos="1069"/>
                      </w:tabs>
                      <w:ind w:left="284"/>
                      <w:rPr>
                        <w:rFonts w:ascii="Arial" w:hAnsi="Arial" w:cs="Arial"/>
                        <w:sz w:val="18"/>
                        <w:szCs w:val="18"/>
                      </w:rPr>
                    </w:pPr>
                    <w:r w:rsidRPr="003E1A5E">
                      <w:rPr>
                        <w:rFonts w:ascii="Arial" w:hAnsi="Arial" w:cs="Arial"/>
                        <w:b/>
                        <w:bCs/>
                        <w:sz w:val="18"/>
                        <w:szCs w:val="18"/>
                      </w:rPr>
                      <w:t>CONSIDERACIONES</w:t>
                    </w:r>
                  </w:p>
                  <w:p w14:paraId="226D54C5" w14:textId="77777777" w:rsidR="00992C40" w:rsidRPr="003E1A5E" w:rsidRDefault="00992C40" w:rsidP="00992C40">
                    <w:pPr>
                      <w:rPr>
                        <w:sz w:val="22"/>
                        <w:szCs w:val="22"/>
                      </w:rPr>
                    </w:pPr>
                  </w:p>
                </w:txbxContent>
              </v:textbox>
            </v:shape>
          </v:group>
        </w:pict>
      </w:r>
      <w:r w:rsidR="00992C40">
        <w:rPr>
          <w:rFonts w:ascii="Arial" w:hAnsi="Arial" w:cs="Arial"/>
          <w:sz w:val="20"/>
          <w:szCs w:val="20"/>
        </w:rPr>
        <w:br w:type="page"/>
      </w:r>
    </w:p>
    <w:p w14:paraId="45958169" w14:textId="27E77E35" w:rsidR="00992C40" w:rsidRDefault="00000000" w:rsidP="00992C40">
      <w:pPr>
        <w:rPr>
          <w:rFonts w:ascii="Arial" w:hAnsi="Arial" w:cs="Arial"/>
          <w:sz w:val="20"/>
          <w:szCs w:val="20"/>
        </w:rPr>
      </w:pPr>
      <w:r>
        <w:rPr>
          <w:noProof/>
        </w:rPr>
        <w:lastRenderedPageBreak/>
        <w:pict w14:anchorId="1E666FE0">
          <v:group id="Grupo 40" o:spid="_x0000_s2164" style="position:absolute;margin-left:-.3pt;margin-top:10.1pt;width:443.1pt;height:279.35pt;z-index:251644416" coordorigin="-64,-91" coordsize="59376,4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">
            <v:roundrect id="Rectángulo: esquinas redondeadas 53" o:spid="_x0000_s2165" style="position:absolute;left:2196;top:3026;width:56471;height:151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" filled="f" strokecolor="windowText" strokeweight="1pt">
              <v:stroke joinstyle="miter"/>
            </v:roundrect>
            <v:rect id="Rectángulo 54" o:spid="_x0000_s2166" style="position:absolute;left:1603;top:1246;width:57708;height:40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" filled="f" strokecolor="windowText" strokeweight="1pt"/>
            <v:shape id="_x0000_s2167" type="#_x0000_t202" style="position:absolute;left:17467;top:-91;width:26806;height: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" fillcolor="window" strokeweight=".5pt">
              <v:shadow on="t" type="perspective" color="black" opacity="13107f" origin="-.5,.5" offset=".24944mm,.24944mm" matrix=",-15540f,,-15073f"/>
              <v:textbox>
                <w:txbxContent>
                  <w:p w14:paraId="5759BBC4" w14:textId="77777777" w:rsidR="00992C40" w:rsidRPr="003E1A5E"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8. NOMBRE DE LA LOCALIDAD</w:t>
                    </w:r>
                  </w:p>
                </w:txbxContent>
              </v:textbox>
            </v:shape>
            <v:shape id="_x0000_s2168" type="#_x0000_t202" style="position:absolute;left:3324;top:3026;width:54645;height:16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288542DE" w14:textId="77777777" w:rsidR="00992C40" w:rsidRDefault="00992C40" w:rsidP="00992C40">
                    <w:pPr>
                      <w:rPr>
                        <w:rFonts w:ascii="Arial" w:hAnsi="Arial" w:cs="Arial"/>
                        <w:sz w:val="18"/>
                        <w:szCs w:val="18"/>
                      </w:rPr>
                    </w:pPr>
                    <w:r w:rsidRPr="003E1A5E">
                      <w:rPr>
                        <w:rFonts w:ascii="Arial" w:hAnsi="Arial" w:cs="Arial"/>
                        <w:b/>
                        <w:bCs/>
                        <w:sz w:val="18"/>
                        <w:szCs w:val="18"/>
                      </w:rPr>
                      <w:t>DESCRIPCIÓN:</w:t>
                    </w:r>
                    <w:r w:rsidRPr="003E1A5E">
                      <w:rPr>
                        <w:rFonts w:ascii="Arial" w:hAnsi="Arial" w:cs="Arial"/>
                        <w:sz w:val="18"/>
                        <w:szCs w:val="18"/>
                      </w:rPr>
                      <w:t xml:space="preserve"> Sustantivo propio que identifica a la Localidad.</w:t>
                    </w:r>
                  </w:p>
                  <w:p w14:paraId="1B63115F" w14:textId="77777777" w:rsidR="00992C40" w:rsidRPr="003E1A5E" w:rsidRDefault="00992C40" w:rsidP="00992C40">
                    <w:pPr>
                      <w:rPr>
                        <w:rFonts w:ascii="Arial" w:hAnsi="Arial" w:cs="Arial"/>
                        <w:sz w:val="18"/>
                        <w:szCs w:val="18"/>
                      </w:rPr>
                    </w:pPr>
                  </w:p>
                  <w:p w14:paraId="429E315E" w14:textId="77777777" w:rsidR="00992C40" w:rsidRDefault="00992C40" w:rsidP="00992C40">
                    <w:pPr>
                      <w:ind w:left="567"/>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ORIGEN DEL ELEMENTO:</w:t>
                    </w:r>
                  </w:p>
                  <w:p w14:paraId="49D8C468" w14:textId="77777777" w:rsidR="00992C40" w:rsidRDefault="00992C40" w:rsidP="00992C40">
                    <w:pPr>
                      <w:ind w:left="567"/>
                      <w:rPr>
                        <w:rFonts w:ascii="Arial" w:hAnsi="Arial" w:cs="Arial"/>
                        <w:b/>
                        <w:bCs/>
                        <w:sz w:val="18"/>
                        <w:szCs w:val="18"/>
                      </w:rPr>
                    </w:pPr>
                    <w:r w:rsidRPr="003E1A5E">
                      <w:rPr>
                        <w:rFonts w:ascii="Arial" w:hAnsi="Arial" w:cs="Arial"/>
                        <w:b/>
                        <w:bCs/>
                        <w:sz w:val="18"/>
                        <w:szCs w:val="18"/>
                      </w:rPr>
                      <w:t xml:space="preserve">   </w:t>
                    </w:r>
                  </w:p>
                  <w:tbl>
                    <w:tblPr>
                      <w:tblStyle w:val="Tablaconcuadrcula"/>
                      <w:tblW w:w="7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3"/>
                      <w:gridCol w:w="379"/>
                      <w:gridCol w:w="2775"/>
                      <w:gridCol w:w="260"/>
                      <w:gridCol w:w="1281"/>
                      <w:gridCol w:w="224"/>
                    </w:tblGrid>
                    <w:tr w:rsidR="00992C40" w:rsidRPr="003E1A5E" w14:paraId="165176D7" w14:textId="77777777" w:rsidTr="00474487">
                      <w:trPr>
                        <w:trHeight w:val="222"/>
                      </w:trPr>
                      <w:tc>
                        <w:tcPr>
                          <w:tcW w:w="2882" w:type="dxa"/>
                          <w:gridSpan w:val="2"/>
                        </w:tcPr>
                        <w:p w14:paraId="1BF39AC8" w14:textId="77777777" w:rsidR="00992C40" w:rsidRPr="003E1A5E" w:rsidRDefault="00992C40" w:rsidP="00474487">
                          <w:pPr>
                            <w:ind w:left="885"/>
                            <w:rPr>
                              <w:rFonts w:ascii="Arial" w:hAnsi="Arial" w:cs="Arial"/>
                              <w:sz w:val="18"/>
                              <w:szCs w:val="18"/>
                            </w:rPr>
                          </w:pPr>
                          <w:r w:rsidRPr="003E1A5E">
                            <w:rPr>
                              <w:rFonts w:ascii="Arial" w:hAnsi="Arial" w:cs="Arial"/>
                              <w:sz w:val="18"/>
                              <w:szCs w:val="18"/>
                            </w:rPr>
                            <w:t>PRINCIPAL</w:t>
                          </w:r>
                        </w:p>
                        <w:p w14:paraId="6B85ABB1" w14:textId="77777777" w:rsidR="00992C40" w:rsidRPr="003E1A5E" w:rsidRDefault="00992C40" w:rsidP="00F9441D">
                          <w:pPr>
                            <w:ind w:left="38"/>
                            <w:rPr>
                              <w:rFonts w:ascii="Arial" w:hAnsi="Arial" w:cs="Arial"/>
                              <w:sz w:val="18"/>
                              <w:szCs w:val="18"/>
                            </w:rPr>
                          </w:pPr>
                        </w:p>
                      </w:tc>
                      <w:tc>
                        <w:tcPr>
                          <w:tcW w:w="3035" w:type="dxa"/>
                          <w:gridSpan w:val="2"/>
                        </w:tcPr>
                        <w:p w14:paraId="0218989F" w14:textId="77777777" w:rsidR="00992C40" w:rsidRPr="003E1A5E" w:rsidRDefault="00992C40" w:rsidP="00474487">
                          <w:pPr>
                            <w:ind w:left="884"/>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ESPACIAL</w:t>
                          </w:r>
                        </w:p>
                      </w:tc>
                      <w:tc>
                        <w:tcPr>
                          <w:tcW w:w="1505" w:type="dxa"/>
                          <w:gridSpan w:val="2"/>
                        </w:tcPr>
                        <w:p w14:paraId="04A3ADDC" w14:textId="77777777" w:rsidR="00992C40" w:rsidRPr="003E1A5E" w:rsidRDefault="00992C40" w:rsidP="00F9441D">
                          <w:pPr>
                            <w:rPr>
                              <w:rFonts w:ascii="Arial" w:hAnsi="Arial" w:cs="Arial"/>
                              <w:sz w:val="18"/>
                              <w:szCs w:val="18"/>
                            </w:rPr>
                          </w:pPr>
                        </w:p>
                      </w:tc>
                    </w:tr>
                    <w:tr w:rsidR="00992C40" w:rsidRPr="003E1A5E" w14:paraId="77102BB4" w14:textId="77777777" w:rsidTr="00474487">
                      <w:trPr>
                        <w:trHeight w:val="222"/>
                      </w:trPr>
                      <w:tc>
                        <w:tcPr>
                          <w:tcW w:w="2882" w:type="dxa"/>
                          <w:gridSpan w:val="2"/>
                        </w:tcPr>
                        <w:p w14:paraId="4E48DD21" w14:textId="77777777" w:rsidR="00992C40" w:rsidRPr="003E1A5E" w:rsidRDefault="00992C40" w:rsidP="00474487">
                          <w:pPr>
                            <w:ind w:left="885"/>
                            <w:rPr>
                              <w:rFonts w:ascii="Arial" w:hAnsi="Arial" w:cs="Arial"/>
                              <w:sz w:val="18"/>
                              <w:szCs w:val="18"/>
                            </w:rPr>
                          </w:pPr>
                          <w:r w:rsidRPr="003E1A5E">
                            <w:rPr>
                              <w:rFonts w:ascii="Arial" w:hAnsi="Arial" w:cs="Arial"/>
                              <w:sz w:val="18"/>
                              <w:szCs w:val="18"/>
                            </w:rPr>
                            <w:t>COMPLEMENTARIO</w:t>
                          </w:r>
                        </w:p>
                      </w:tc>
                      <w:tc>
                        <w:tcPr>
                          <w:tcW w:w="3035" w:type="dxa"/>
                          <w:gridSpan w:val="2"/>
                        </w:tcPr>
                        <w:p w14:paraId="5C580D12" w14:textId="77777777" w:rsidR="00992C40" w:rsidRPr="003E1A5E" w:rsidRDefault="00992C40" w:rsidP="00474487">
                          <w:pPr>
                            <w:ind w:left="884"/>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DE REFERENCIA </w:t>
                          </w:r>
                        </w:p>
                      </w:tc>
                      <w:tc>
                        <w:tcPr>
                          <w:tcW w:w="1505" w:type="dxa"/>
                          <w:gridSpan w:val="2"/>
                        </w:tcPr>
                        <w:p w14:paraId="38FA5809" w14:textId="77777777" w:rsidR="00992C40" w:rsidRPr="003E1A5E" w:rsidRDefault="00992C40" w:rsidP="00F9441D">
                          <w:pPr>
                            <w:rPr>
                              <w:rFonts w:ascii="Arial" w:hAnsi="Arial" w:cs="Arial"/>
                              <w:sz w:val="18"/>
                              <w:szCs w:val="18"/>
                            </w:rPr>
                          </w:pPr>
                        </w:p>
                      </w:tc>
                    </w:tr>
                    <w:tr w:rsidR="00992C40" w:rsidRPr="003E1A5E" w14:paraId="29CF2596" w14:textId="77777777" w:rsidTr="00474487">
                      <w:trPr>
                        <w:gridAfter w:val="1"/>
                        <w:wAfter w:w="224" w:type="dxa"/>
                        <w:trHeight w:val="222"/>
                      </w:trPr>
                      <w:tc>
                        <w:tcPr>
                          <w:tcW w:w="2503" w:type="dxa"/>
                        </w:tcPr>
                        <w:p w14:paraId="4269A1CF" w14:textId="77777777" w:rsidR="00992C40" w:rsidRPr="003E1A5E" w:rsidRDefault="00992C40" w:rsidP="00F9441D">
                          <w:pPr>
                            <w:rPr>
                              <w:rFonts w:ascii="Arial" w:hAnsi="Arial" w:cs="Arial"/>
                              <w:sz w:val="18"/>
                              <w:szCs w:val="18"/>
                            </w:rPr>
                          </w:pPr>
                          <w:r w:rsidRPr="003E1A5E">
                            <w:rPr>
                              <w:rFonts w:ascii="Arial" w:hAnsi="Arial" w:cs="Arial"/>
                              <w:sz w:val="18"/>
                              <w:szCs w:val="18"/>
                            </w:rPr>
                            <w:t xml:space="preserve">                                                                                 </w:t>
                          </w:r>
                        </w:p>
                      </w:tc>
                      <w:tc>
                        <w:tcPr>
                          <w:tcW w:w="3154" w:type="dxa"/>
                          <w:gridSpan w:val="2"/>
                        </w:tcPr>
                        <w:p w14:paraId="69716122" w14:textId="77777777" w:rsidR="00992C40" w:rsidRDefault="00992C40" w:rsidP="00474487">
                          <w:pPr>
                            <w:ind w:left="1309"/>
                            <w:rPr>
                              <w:rFonts w:ascii="Arial" w:hAnsi="Arial" w:cs="Arial"/>
                              <w:sz w:val="18"/>
                              <w:szCs w:val="18"/>
                            </w:rPr>
                          </w:pPr>
                          <w:r>
                            <w:rPr>
                              <w:rFonts w:ascii="Arial" w:hAnsi="Arial" w:cs="Arial"/>
                              <w:sz w:val="18"/>
                              <w:szCs w:val="18"/>
                            </w:rPr>
                            <w:t xml:space="preserve"> </w:t>
                          </w:r>
                        </w:p>
                        <w:p w14:paraId="3DA83483" w14:textId="77777777" w:rsidR="00992C40" w:rsidRPr="003E1A5E" w:rsidRDefault="00992C40" w:rsidP="00474487">
                          <w:pPr>
                            <w:ind w:left="1309"/>
                            <w:rPr>
                              <w:rFonts w:ascii="Arial" w:hAnsi="Arial" w:cs="Arial"/>
                              <w:sz w:val="18"/>
                              <w:szCs w:val="18"/>
                            </w:rPr>
                          </w:pPr>
                          <w:r>
                            <w:rPr>
                              <w:rFonts w:ascii="Arial" w:hAnsi="Arial" w:cs="Arial"/>
                              <w:sz w:val="18"/>
                              <w:szCs w:val="18"/>
                            </w:rPr>
                            <w:t>G</w:t>
                          </w:r>
                          <w:r w:rsidRPr="003E1A5E">
                            <w:rPr>
                              <w:rFonts w:ascii="Arial" w:hAnsi="Arial" w:cs="Arial"/>
                              <w:sz w:val="18"/>
                              <w:szCs w:val="18"/>
                            </w:rPr>
                            <w:t xml:space="preserve">EOESTADÍSTICO </w:t>
                          </w:r>
                        </w:p>
                      </w:tc>
                      <w:tc>
                        <w:tcPr>
                          <w:tcW w:w="1541" w:type="dxa"/>
                          <w:gridSpan w:val="2"/>
                        </w:tcPr>
                        <w:p w14:paraId="78F3534A" w14:textId="77777777" w:rsidR="00992C40" w:rsidRPr="003E1A5E" w:rsidRDefault="00992C40" w:rsidP="00474487">
                          <w:pPr>
                            <w:ind w:left="884"/>
                            <w:rPr>
                              <w:rFonts w:ascii="Arial" w:hAnsi="Arial" w:cs="Arial"/>
                              <w:sz w:val="18"/>
                              <w:szCs w:val="18"/>
                            </w:rPr>
                          </w:pPr>
                        </w:p>
                      </w:tc>
                    </w:tr>
                  </w:tbl>
                  <w:p w14:paraId="0AE1ADF5"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v:shape id="Cuadro de texto 58" o:spid="_x0000_s2169" type="#_x0000_t202" style="position:absolute;left:2196;top:21123;width:54791;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" fillcolor="window" strokeweight=".5pt">
              <v:textbox>
                <w:txbxContent>
                  <w:p w14:paraId="0EDB47E7" w14:textId="77777777" w:rsidR="00992C40" w:rsidRPr="00E3402D" w:rsidRDefault="00992C40" w:rsidP="00992C40">
                    <w:pPr>
                      <w:rPr>
                        <w:rFonts w:ascii="Arial" w:hAnsi="Arial" w:cs="Arial"/>
                        <w:sz w:val="18"/>
                        <w:szCs w:val="18"/>
                      </w:rPr>
                    </w:pPr>
                    <w:r w:rsidRPr="00E3402D">
                      <w:rPr>
                        <w:rFonts w:ascii="Arial" w:hAnsi="Arial" w:cs="Arial"/>
                        <w:sz w:val="18"/>
                        <w:szCs w:val="18"/>
                      </w:rPr>
                      <w:t>Indeterminado.</w:t>
                    </w:r>
                  </w:p>
                </w:txbxContent>
              </v:textbox>
            </v:shape>
            <v:roundrect id="_x0000_s2170" style="position:absolute;left:2272;top:27623;width:56120;height:11225;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" filled="f" strokeweight="1pt">
              <v:textbox inset="2.88pt,2.88pt,2.88pt,2.88pt"/>
            </v:roundrect>
            <v:shape id="_x0000_s2171" type="#_x0000_t202" style="position:absolute;left:1933;top:18736;width:24100;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0D622FBB" w14:textId="77777777" w:rsidR="00992C40" w:rsidRPr="00E3402D" w:rsidRDefault="00992C40" w:rsidP="00992C40">
                    <w:pPr>
                      <w:tabs>
                        <w:tab w:val="left" w:pos="1069"/>
                      </w:tabs>
                      <w:rPr>
                        <w:rFonts w:ascii="Arial" w:hAnsi="Arial" w:cs="Arial"/>
                        <w:sz w:val="18"/>
                        <w:szCs w:val="18"/>
                      </w:rPr>
                    </w:pPr>
                    <w:r w:rsidRPr="00E3402D">
                      <w:rPr>
                        <w:rFonts w:ascii="Arial" w:hAnsi="Arial" w:cs="Arial"/>
                        <w:b/>
                        <w:bCs/>
                        <w:sz w:val="18"/>
                        <w:szCs w:val="18"/>
                      </w:rPr>
                      <w:t xml:space="preserve">DOMINIO DE </w:t>
                    </w:r>
                    <w:r>
                      <w:rPr>
                        <w:rFonts w:ascii="Arial" w:hAnsi="Arial" w:cs="Arial"/>
                        <w:b/>
                        <w:bCs/>
                        <w:sz w:val="18"/>
                        <w:szCs w:val="18"/>
                      </w:rPr>
                      <w:t xml:space="preserve">VALORES </w:t>
                    </w:r>
                  </w:p>
                  <w:p w14:paraId="0ACDBF00" w14:textId="77777777" w:rsidR="00992C40" w:rsidRDefault="00992C40" w:rsidP="00992C40"/>
                </w:txbxContent>
              </v:textbox>
            </v:shape>
            <v:shape id="Cuadro de texto 64" o:spid="_x0000_s2172" type="#_x0000_t202" style="position:absolute;left:-64;top:27384;width:58575;height:1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6C132D5A" w14:textId="143A093C" w:rsidR="00992C40" w:rsidRPr="009C1A4A" w:rsidRDefault="00992C40" w:rsidP="008903BA">
                    <w:pPr>
                      <w:pStyle w:val="Prrafodelista"/>
                      <w:numPr>
                        <w:ilvl w:val="0"/>
                        <w:numId w:val="19"/>
                      </w:numPr>
                      <w:spacing w:after="0" w:line="240" w:lineRule="auto"/>
                      <w:ind w:left="709"/>
                      <w:contextualSpacing/>
                      <w:rPr>
                        <w:rFonts w:ascii="Arial" w:hAnsi="Arial" w:cs="Arial"/>
                        <w:szCs w:val="18"/>
                      </w:rPr>
                    </w:pPr>
                    <w:r w:rsidRPr="009C1A4A">
                      <w:rPr>
                        <w:rFonts w:ascii="Arial" w:hAnsi="Arial" w:cs="Arial"/>
                        <w:szCs w:val="18"/>
                      </w:rPr>
                      <w:t>Se deberán consultar los nombres registrados para las localidades geoestadísticas en el Catálogo Único de Claves de Áreas Geoestadísticas Estatales, Municipales y Localidades del INEGI.</w:t>
                    </w:r>
                    <w:r w:rsidR="00595BC6">
                      <w:rPr>
                        <w:rFonts w:ascii="Arial" w:hAnsi="Arial" w:cs="Arial"/>
                        <w:szCs w:val="18"/>
                      </w:rPr>
                      <w:t xml:space="preserve"> </w:t>
                    </w:r>
                    <w:r w:rsidRPr="009C1A4A">
                      <w:rPr>
                        <w:rFonts w:ascii="Arial" w:hAnsi="Arial" w:cs="Arial"/>
                        <w:szCs w:val="18"/>
                      </w:rPr>
                      <w:t>Los datos correspondientes a las Claves Geoestadísticas de Localidad, no se deben integrar al conformar el Domicilio Geográfico, de acuerdo con la estructura de los componentes principales, son datos que las Unidades del Estado deberán de agregar a la información de almacenamiento de los registros administrativos del Domicilio Geográfico en procesos independientes.</w:t>
                    </w:r>
                  </w:p>
                  <w:p w14:paraId="36BFD85F" w14:textId="77777777" w:rsidR="00992C40" w:rsidRDefault="00992C40" w:rsidP="00992C40"/>
                </w:txbxContent>
              </v:textbox>
            </v:shape>
          </v:group>
        </w:pict>
      </w:r>
    </w:p>
    <w:p w14:paraId="1392754F" w14:textId="77777777" w:rsidR="00992C40" w:rsidRDefault="00992C40" w:rsidP="00992C40">
      <w:pPr>
        <w:rPr>
          <w:rFonts w:ascii="Arial" w:hAnsi="Arial" w:cs="Arial"/>
          <w:sz w:val="20"/>
          <w:szCs w:val="20"/>
        </w:rPr>
      </w:pPr>
    </w:p>
    <w:p w14:paraId="74AB1B35" w14:textId="77777777" w:rsidR="00992C40" w:rsidRDefault="00992C40" w:rsidP="00992C40">
      <w:pPr>
        <w:rPr>
          <w:rFonts w:ascii="Arial" w:hAnsi="Arial" w:cs="Arial"/>
          <w:sz w:val="20"/>
          <w:szCs w:val="20"/>
        </w:rPr>
      </w:pPr>
    </w:p>
    <w:p w14:paraId="633FB358" w14:textId="77777777" w:rsidR="00992C40" w:rsidRDefault="00992C40" w:rsidP="00992C40">
      <w:pPr>
        <w:rPr>
          <w:rFonts w:ascii="Arial" w:hAnsi="Arial" w:cs="Arial"/>
          <w:sz w:val="20"/>
          <w:szCs w:val="20"/>
        </w:rPr>
      </w:pPr>
    </w:p>
    <w:p w14:paraId="1DD010CF" w14:textId="77777777" w:rsidR="00992C40" w:rsidRDefault="00992C40" w:rsidP="00992C40">
      <w:pPr>
        <w:rPr>
          <w:rFonts w:ascii="Arial" w:hAnsi="Arial" w:cs="Arial"/>
          <w:sz w:val="20"/>
          <w:szCs w:val="20"/>
        </w:rPr>
      </w:pPr>
    </w:p>
    <w:p w14:paraId="5221A6DF" w14:textId="77777777" w:rsidR="00992C40" w:rsidRDefault="00992C40" w:rsidP="00992C40">
      <w:pPr>
        <w:rPr>
          <w:rFonts w:ascii="Arial" w:hAnsi="Arial" w:cs="Arial"/>
          <w:sz w:val="20"/>
          <w:szCs w:val="20"/>
        </w:rPr>
      </w:pPr>
    </w:p>
    <w:p w14:paraId="700B9266" w14:textId="2CCA3716" w:rsidR="00992C40" w:rsidRDefault="00000000" w:rsidP="00992C40">
      <w:pPr>
        <w:rPr>
          <w:rFonts w:ascii="Arial" w:hAnsi="Arial" w:cs="Arial"/>
          <w:sz w:val="20"/>
          <w:szCs w:val="20"/>
        </w:rPr>
      </w:pPr>
      <w:r>
        <w:rPr>
          <w:noProof/>
        </w:rPr>
        <w:pict w14:anchorId="25BC209A">
          <v:group id="Grupo 228" o:spid="_x0000_s2156" style="position:absolute;margin-left:58.2pt;margin-top:1.85pt;width:162.5pt;height:59.7pt;z-index:251672064" coordsize="20637,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">
            <v:rect id="_x0000_s2157" style="position:absolute;top:282;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" fillcolor="window" strokecolor="#5b9bd5" strokeweight="1pt"/>
            <v:rect id="_x0000_s2158" style="position:absolute;top:3071;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" fillcolor="window" strokecolor="#5b9bd5" strokeweight="1pt"/>
            <v:shape id="_x0000_s2159" style="position:absolute;left:247;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&#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_x0000_s2160" style="position:absolute;left:18923;top:458;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" fillcolor="window" strokecolor="#5b9bd5" strokeweight="1pt"/>
            <v:rect id="_x0000_s2161" style="position:absolute;left:18923;top:3071;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" fillcolor="window" strokecolor="#5b9bd5" strokeweight="1pt"/>
            <v:rect id="_x0000_s2162" style="position:absolute;left:18923;top:5507;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" fillcolor="window" strokecolor="#5b9bd5" strokeweight="1pt"/>
            <v:shape id="_x0000_s2163" style="position:absolute;left:19170;top:5331;width:1289;height:2247;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w:pict>
      </w:r>
    </w:p>
    <w:p w14:paraId="06FC47A6" w14:textId="77777777" w:rsidR="00992C40" w:rsidRDefault="00992C40" w:rsidP="00992C40">
      <w:pPr>
        <w:rPr>
          <w:rFonts w:ascii="Arial" w:hAnsi="Arial" w:cs="Arial"/>
          <w:sz w:val="20"/>
          <w:szCs w:val="20"/>
        </w:rPr>
      </w:pPr>
    </w:p>
    <w:p w14:paraId="175550B2" w14:textId="77777777" w:rsidR="00992C40" w:rsidRDefault="00992C40" w:rsidP="00992C40">
      <w:pPr>
        <w:rPr>
          <w:rFonts w:ascii="Arial" w:hAnsi="Arial" w:cs="Arial"/>
          <w:sz w:val="20"/>
          <w:szCs w:val="20"/>
        </w:rPr>
      </w:pPr>
    </w:p>
    <w:p w14:paraId="3F0588A4" w14:textId="77777777" w:rsidR="00992C40" w:rsidRDefault="00992C40" w:rsidP="00992C40">
      <w:pPr>
        <w:rPr>
          <w:rFonts w:ascii="Arial" w:hAnsi="Arial" w:cs="Arial"/>
          <w:sz w:val="20"/>
          <w:szCs w:val="20"/>
        </w:rPr>
      </w:pPr>
    </w:p>
    <w:p w14:paraId="5257DC76" w14:textId="77777777" w:rsidR="00992C40" w:rsidRDefault="00992C40" w:rsidP="00992C40">
      <w:pPr>
        <w:rPr>
          <w:rFonts w:ascii="Arial" w:hAnsi="Arial" w:cs="Arial"/>
          <w:sz w:val="20"/>
          <w:szCs w:val="20"/>
        </w:rPr>
      </w:pPr>
    </w:p>
    <w:p w14:paraId="0FB16F64" w14:textId="77777777" w:rsidR="00992C40" w:rsidRDefault="00992C40" w:rsidP="00992C40">
      <w:pPr>
        <w:rPr>
          <w:rFonts w:ascii="Arial" w:hAnsi="Arial" w:cs="Arial"/>
          <w:sz w:val="20"/>
          <w:szCs w:val="20"/>
        </w:rPr>
      </w:pPr>
    </w:p>
    <w:p w14:paraId="250AFE9C" w14:textId="77777777" w:rsidR="00992C40" w:rsidRDefault="00992C40" w:rsidP="00992C40">
      <w:pPr>
        <w:rPr>
          <w:rFonts w:ascii="Arial" w:hAnsi="Arial" w:cs="Arial"/>
          <w:sz w:val="20"/>
          <w:szCs w:val="20"/>
        </w:rPr>
      </w:pPr>
    </w:p>
    <w:p w14:paraId="31D671C0" w14:textId="77777777" w:rsidR="00992C40" w:rsidRDefault="00992C40" w:rsidP="00992C40">
      <w:pPr>
        <w:rPr>
          <w:rFonts w:ascii="Arial" w:hAnsi="Arial" w:cs="Arial"/>
          <w:sz w:val="20"/>
          <w:szCs w:val="20"/>
        </w:rPr>
      </w:pPr>
    </w:p>
    <w:p w14:paraId="0AD6ACBE" w14:textId="32827EB9" w:rsidR="00992C40" w:rsidRDefault="00000000" w:rsidP="00992C40">
      <w:pPr>
        <w:rPr>
          <w:rFonts w:eastAsia="Calibri" w:cs="Arial"/>
          <w:sz w:val="32"/>
          <w:szCs w:val="32"/>
          <w:lang w:eastAsia="en-US"/>
        </w:rPr>
      </w:pPr>
      <w:r>
        <w:rPr>
          <w:noProof/>
        </w:rPr>
        <w:pict w14:anchorId="1FDFB8AD">
          <v:group id="Grupo 229" o:spid="_x0000_s2145" style="position:absolute;margin-left:55.75pt;margin-top:232.1pt;width:162pt;height:59.1pt;z-index:251675136" coordsize="20572,7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">
            <v:group id="Grupo 28" o:spid="_x0000_s2146" style="position:absolute;left:18816;width:1756;height:7502" coordsize="1755,7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">
              <v:rect id="_x0000_s2147"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" fillcolor="window" strokecolor="#5b9bd5" strokeweight="1pt"/>
              <v:rect id="_x0000_s2148" style="position:absolute;top:3020;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" fillcolor="window" strokecolor="#5b9bd5" strokeweight="1pt"/>
              <v:rect id="_x0000_s2149" style="position:absolute;left:41;top:5461;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" fillcolor="window" strokecolor="#5b9bd5" strokeweight="1pt"/>
              <v:shape id="_x0000_s2150" style="position:absolute;left:248;top:5254;width:1289;height:2248;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id="Grupo 27" o:spid="_x0000_s2151" style="position:absolute;top:52;width:1755;height:5957" coordsize="1755,5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">
              <v:rect id="_x0000_s2152" style="position:absolute;left:41;top:4261;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" fillcolor="window" strokecolor="#5b9bd5" strokeweight="1pt"/>
              <v:group id="Grupo 26" o:spid="_x0000_s2153" style="position:absolute;width:1714;height:2247"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">
                <v:rect id="_x0000_s2154" style="position:absolute;top:24825;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" fillcolor="window" strokecolor="#5b9bd5" strokeweight="1pt"/>
                <v:shape id="_x0000_s2155" style="position:absolute;left:20688;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v:group>
        </w:pict>
      </w:r>
      <w:r>
        <w:rPr>
          <w:noProof/>
        </w:rPr>
        <w:pict w14:anchorId="192B5538">
          <v:group id="Grupo 39" o:spid="_x0000_s2136" style="position:absolute;margin-left:1.05pt;margin-top:155.9pt;width:446.6pt;height:357.65pt;z-index:251584000;mso-height-relative:margin" coordorigin=",806" coordsize="59219,46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">
            <v:rect id="Rectángulo 243" o:spid="_x0000_s2137" style="position:absolute;left:1510;top:2146;width:57709;height:40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" filled="f" strokecolor="windowText" strokeweight="1pt"/>
            <v:shape id="Cuadro de texto 244" o:spid="_x0000_s2138" type="#_x0000_t202" style="position:absolute;left:10638;top:806;width:38778;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" fillcolor="window" strokeweight=".5pt">
              <v:shadow on="t" type="perspective" color="black" opacity="13107f" origin="-.5,.5" offset=".24944mm,.24944mm" matrix=",-15540f,,-15073f"/>
              <v:textbox>
                <w:txbxContent>
                  <w:p w14:paraId="78DC85F5" w14:textId="77777777" w:rsidR="00992C40" w:rsidRPr="003E1A5E"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3E1A5E">
                      <w:rPr>
                        <w:rFonts w:ascii="Arial" w:hAnsi="Arial" w:cs="Arial"/>
                        <w:b/>
                        <w:bCs/>
                        <w:sz w:val="18"/>
                        <w:szCs w:val="18"/>
                      </w:rPr>
                      <w:t>9. NOMBRE DEL MUNICIPIO O DEMARCACIÓN TERRITORIAL</w:t>
                    </w:r>
                  </w:p>
                </w:txbxContent>
              </v:textbox>
            </v:shape>
            <v:roundrect id="Rectángulo: esquinas redondeadas 245" o:spid="_x0000_s2139" style="position:absolute;left:2225;top:3972;width:56471;height:160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" filled="f" strokecolor="windowText" strokeweight="1pt">
              <v:stroke joinstyle="miter"/>
            </v:roundrect>
            <v:shape id="Cuadro de texto 246" o:spid="_x0000_s2140" type="#_x0000_t202" style="position:absolute;left:2960;top:3972;width:55609;height:1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9Q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MR+71DHAAAA3AAA&#10;AA8AAAAAAAAAAAAAAAAABwIAAGRycy9kb3ducmV2LnhtbFBLBQYAAAAAAwADALcAAAD7AgAAAAA=&#10;" filled="f" stroked="f" strokeweight=".5pt">
              <v:textbox>
                <w:txbxContent>
                  <w:p w14:paraId="3F0BF2DA" w14:textId="77777777" w:rsidR="00992C40" w:rsidRDefault="00992C40" w:rsidP="00992C40">
                    <w:pPr>
                      <w:jc w:val="both"/>
                      <w:rPr>
                        <w:rFonts w:ascii="Arial" w:hAnsi="Arial" w:cs="Arial"/>
                        <w:sz w:val="18"/>
                        <w:szCs w:val="18"/>
                      </w:rPr>
                    </w:pPr>
                    <w:r w:rsidRPr="003E1A5E">
                      <w:rPr>
                        <w:rFonts w:ascii="Arial" w:hAnsi="Arial" w:cs="Arial"/>
                        <w:b/>
                        <w:bCs/>
                        <w:sz w:val="18"/>
                        <w:szCs w:val="18"/>
                      </w:rPr>
                      <w:t>DESCRIPCIÓN:</w:t>
                    </w:r>
                    <w:r w:rsidRPr="003E1A5E">
                      <w:rPr>
                        <w:rFonts w:ascii="Arial" w:hAnsi="Arial" w:cs="Arial"/>
                        <w:sz w:val="18"/>
                        <w:szCs w:val="18"/>
                      </w:rPr>
                      <w:t xml:space="preserve"> </w:t>
                    </w:r>
                    <w:r w:rsidRPr="00F11275">
                      <w:rPr>
                        <w:rFonts w:ascii="Arial" w:hAnsi="Arial" w:cs="Arial"/>
                        <w:sz w:val="18"/>
                        <w:szCs w:val="18"/>
                      </w:rPr>
                      <w:t>Sustantivo propio que identifica al Municipio o, en el caso de Ciudad de México, a las Demarcaciones Territoriales.</w:t>
                    </w:r>
                  </w:p>
                  <w:p w14:paraId="48706FEF" w14:textId="77777777" w:rsidR="00992C40" w:rsidRPr="003E1A5E" w:rsidRDefault="00992C40" w:rsidP="00992C40">
                    <w:pPr>
                      <w:jc w:val="both"/>
                      <w:rPr>
                        <w:rFonts w:ascii="Arial" w:hAnsi="Arial" w:cs="Arial"/>
                        <w:sz w:val="18"/>
                        <w:szCs w:val="18"/>
                      </w:rPr>
                    </w:pPr>
                  </w:p>
                  <w:p w14:paraId="1C82FC64" w14:textId="77777777" w:rsidR="00992C40" w:rsidRDefault="00992C40" w:rsidP="00992C40">
                    <w:pPr>
                      <w:ind w:left="567"/>
                      <w:rPr>
                        <w:rFonts w:ascii="Arial" w:hAnsi="Arial" w:cs="Arial"/>
                        <w:b/>
                        <w:bCs/>
                        <w:sz w:val="18"/>
                        <w:szCs w:val="18"/>
                      </w:rPr>
                    </w:pPr>
                    <w:r w:rsidRPr="003E1A5E">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E1A5E">
                      <w:rPr>
                        <w:rFonts w:ascii="Arial" w:hAnsi="Arial" w:cs="Arial"/>
                        <w:b/>
                        <w:bCs/>
                        <w:sz w:val="18"/>
                        <w:szCs w:val="18"/>
                      </w:rPr>
                      <w:t xml:space="preserve">ORIGEN DEL ELEMENTO: </w:t>
                    </w:r>
                  </w:p>
                  <w:p w14:paraId="681956A0" w14:textId="77777777" w:rsidR="00992C40" w:rsidRPr="003E1A5E" w:rsidRDefault="00992C40" w:rsidP="00992C40">
                    <w:pPr>
                      <w:ind w:left="567"/>
                      <w:rPr>
                        <w:rFonts w:ascii="Arial" w:hAnsi="Arial" w:cs="Arial"/>
                        <w:b/>
                        <w:bCs/>
                        <w:sz w:val="18"/>
                        <w:szCs w:val="18"/>
                      </w:rPr>
                    </w:pPr>
                    <w:r w:rsidRPr="003E1A5E">
                      <w:rPr>
                        <w:rFonts w:ascii="Arial" w:hAnsi="Arial" w:cs="Arial"/>
                        <w:b/>
                        <w:bCs/>
                        <w:sz w:val="18"/>
                        <w:szCs w:val="18"/>
                      </w:rPr>
                      <w:t xml:space="preserve">              </w:t>
                    </w:r>
                  </w:p>
                  <w:tbl>
                    <w:tblPr>
                      <w:tblStyle w:val="Tablaconcuadrcula"/>
                      <w:tblW w:w="6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8"/>
                      <w:gridCol w:w="424"/>
                      <w:gridCol w:w="3085"/>
                      <w:gridCol w:w="38"/>
                      <w:gridCol w:w="222"/>
                    </w:tblGrid>
                    <w:tr w:rsidR="00992C40" w:rsidRPr="003E1A5E" w14:paraId="77A92B38" w14:textId="77777777" w:rsidTr="002A0010">
                      <w:trPr>
                        <w:trHeight w:val="437"/>
                      </w:trPr>
                      <w:tc>
                        <w:tcPr>
                          <w:tcW w:w="2721" w:type="dxa"/>
                          <w:gridSpan w:val="2"/>
                        </w:tcPr>
                        <w:p w14:paraId="2F1D3136" w14:textId="77777777" w:rsidR="00992C40" w:rsidRPr="003E1A5E" w:rsidRDefault="00992C40" w:rsidP="002A0010">
                          <w:pPr>
                            <w:ind w:left="884"/>
                            <w:rPr>
                              <w:rFonts w:ascii="Arial" w:hAnsi="Arial" w:cs="Arial"/>
                              <w:sz w:val="18"/>
                              <w:szCs w:val="18"/>
                            </w:rPr>
                          </w:pPr>
                          <w:r w:rsidRPr="003E1A5E">
                            <w:rPr>
                              <w:rFonts w:ascii="Arial" w:hAnsi="Arial" w:cs="Arial"/>
                              <w:sz w:val="18"/>
                              <w:szCs w:val="18"/>
                            </w:rPr>
                            <w:t xml:space="preserve"> PRINCIPAL</w:t>
                          </w:r>
                        </w:p>
                        <w:p w14:paraId="0DF5AC7A" w14:textId="77777777" w:rsidR="00992C40" w:rsidRPr="003E1A5E" w:rsidRDefault="00992C40" w:rsidP="002A0010">
                          <w:pPr>
                            <w:ind w:left="599"/>
                            <w:rPr>
                              <w:rFonts w:ascii="Arial" w:hAnsi="Arial" w:cs="Arial"/>
                              <w:sz w:val="18"/>
                              <w:szCs w:val="18"/>
                            </w:rPr>
                          </w:pPr>
                        </w:p>
                      </w:tc>
                      <w:tc>
                        <w:tcPr>
                          <w:tcW w:w="3295" w:type="dxa"/>
                          <w:gridSpan w:val="2"/>
                        </w:tcPr>
                        <w:p w14:paraId="24E67F37" w14:textId="77777777" w:rsidR="00992C40" w:rsidRPr="003E1A5E" w:rsidRDefault="00992C40" w:rsidP="008903BA">
                          <w:pPr>
                            <w:ind w:left="952"/>
                            <w:rPr>
                              <w:rFonts w:ascii="Arial" w:hAnsi="Arial" w:cs="Arial"/>
                              <w:sz w:val="18"/>
                              <w:szCs w:val="18"/>
                            </w:rPr>
                          </w:pPr>
                          <w:r w:rsidRPr="003E1A5E">
                            <w:rPr>
                              <w:rFonts w:ascii="Arial" w:hAnsi="Arial" w:cs="Arial"/>
                              <w:sz w:val="18"/>
                              <w:szCs w:val="18"/>
                            </w:rPr>
                            <w:t>ESPACIAL</w:t>
                          </w:r>
                        </w:p>
                      </w:tc>
                      <w:tc>
                        <w:tcPr>
                          <w:tcW w:w="221" w:type="dxa"/>
                        </w:tcPr>
                        <w:p w14:paraId="39AB31FB" w14:textId="77777777" w:rsidR="00992C40" w:rsidRPr="003E1A5E" w:rsidRDefault="00992C40" w:rsidP="00F9441D">
                          <w:pPr>
                            <w:rPr>
                              <w:rFonts w:ascii="Arial" w:hAnsi="Arial" w:cs="Arial"/>
                              <w:sz w:val="18"/>
                              <w:szCs w:val="18"/>
                            </w:rPr>
                          </w:pPr>
                        </w:p>
                      </w:tc>
                    </w:tr>
                    <w:tr w:rsidR="00992C40" w:rsidRPr="003E1A5E" w14:paraId="1C2C24CF" w14:textId="77777777" w:rsidTr="002A0010">
                      <w:trPr>
                        <w:trHeight w:val="361"/>
                      </w:trPr>
                      <w:tc>
                        <w:tcPr>
                          <w:tcW w:w="2721" w:type="dxa"/>
                          <w:gridSpan w:val="2"/>
                        </w:tcPr>
                        <w:p w14:paraId="2FEBF6A9" w14:textId="77777777" w:rsidR="00992C40" w:rsidRPr="003E1A5E" w:rsidRDefault="00992C40" w:rsidP="002A0010">
                          <w:pPr>
                            <w:ind w:left="884"/>
                            <w:rPr>
                              <w:rFonts w:ascii="Arial" w:hAnsi="Arial" w:cs="Arial"/>
                              <w:sz w:val="18"/>
                              <w:szCs w:val="18"/>
                            </w:rPr>
                          </w:pPr>
                          <w:r w:rsidRPr="003E1A5E">
                            <w:rPr>
                              <w:rFonts w:ascii="Arial" w:hAnsi="Arial" w:cs="Arial"/>
                              <w:sz w:val="18"/>
                              <w:szCs w:val="18"/>
                            </w:rPr>
                            <w:t xml:space="preserve"> </w:t>
                          </w:r>
                          <w:r>
                            <w:rPr>
                              <w:rFonts w:ascii="Arial" w:hAnsi="Arial" w:cs="Arial"/>
                              <w:sz w:val="18"/>
                              <w:szCs w:val="18"/>
                            </w:rPr>
                            <w:t xml:space="preserve">      </w:t>
                          </w:r>
                          <w:r w:rsidRPr="003E1A5E">
                            <w:rPr>
                              <w:rFonts w:ascii="Arial" w:hAnsi="Arial" w:cs="Arial"/>
                              <w:sz w:val="18"/>
                              <w:szCs w:val="18"/>
                            </w:rPr>
                            <w:t>COMPLEMENTARIO</w:t>
                          </w:r>
                        </w:p>
                      </w:tc>
                      <w:tc>
                        <w:tcPr>
                          <w:tcW w:w="3295" w:type="dxa"/>
                          <w:gridSpan w:val="2"/>
                        </w:tcPr>
                        <w:p w14:paraId="0A6279DB" w14:textId="77777777" w:rsidR="00992C40" w:rsidRPr="003E1A5E" w:rsidRDefault="00992C40" w:rsidP="002A0010">
                          <w:pPr>
                            <w:ind w:left="952"/>
                            <w:rPr>
                              <w:rFonts w:ascii="Arial" w:hAnsi="Arial" w:cs="Arial"/>
                              <w:sz w:val="18"/>
                              <w:szCs w:val="18"/>
                            </w:rPr>
                          </w:pPr>
                          <w:r w:rsidRPr="003E1A5E">
                            <w:rPr>
                              <w:rFonts w:ascii="Arial" w:hAnsi="Arial" w:cs="Arial"/>
                              <w:sz w:val="18"/>
                              <w:szCs w:val="18"/>
                            </w:rPr>
                            <w:t xml:space="preserve">DE REFERENCIA </w:t>
                          </w:r>
                        </w:p>
                        <w:p w14:paraId="7EE96C78" w14:textId="77777777" w:rsidR="00992C40" w:rsidRPr="003E1A5E" w:rsidRDefault="00992C40" w:rsidP="002A0010">
                          <w:pPr>
                            <w:ind w:left="1214"/>
                            <w:rPr>
                              <w:rFonts w:ascii="Arial" w:hAnsi="Arial" w:cs="Arial"/>
                              <w:sz w:val="18"/>
                              <w:szCs w:val="18"/>
                            </w:rPr>
                          </w:pPr>
                        </w:p>
                      </w:tc>
                      <w:tc>
                        <w:tcPr>
                          <w:tcW w:w="221" w:type="dxa"/>
                        </w:tcPr>
                        <w:p w14:paraId="5BF33459" w14:textId="77777777" w:rsidR="00992C40" w:rsidRPr="003E1A5E" w:rsidRDefault="00992C40" w:rsidP="00F9441D">
                          <w:pPr>
                            <w:rPr>
                              <w:rFonts w:ascii="Arial" w:hAnsi="Arial" w:cs="Arial"/>
                              <w:sz w:val="18"/>
                              <w:szCs w:val="18"/>
                            </w:rPr>
                          </w:pPr>
                        </w:p>
                      </w:tc>
                    </w:tr>
                    <w:tr w:rsidR="00992C40" w:rsidRPr="003E1A5E" w14:paraId="5F3D8D79" w14:textId="77777777" w:rsidTr="002A0010">
                      <w:trPr>
                        <w:gridAfter w:val="2"/>
                        <w:wAfter w:w="265" w:type="dxa"/>
                        <w:trHeight w:val="176"/>
                      </w:trPr>
                      <w:tc>
                        <w:tcPr>
                          <w:tcW w:w="2296" w:type="dxa"/>
                        </w:tcPr>
                        <w:p w14:paraId="648CD0F2" w14:textId="77777777" w:rsidR="00992C40" w:rsidRPr="003E1A5E" w:rsidRDefault="00992C40" w:rsidP="00F9441D">
                          <w:pPr>
                            <w:rPr>
                              <w:rFonts w:ascii="Arial" w:hAnsi="Arial" w:cs="Arial"/>
                              <w:sz w:val="18"/>
                              <w:szCs w:val="18"/>
                            </w:rPr>
                          </w:pPr>
                          <w:r w:rsidRPr="003E1A5E">
                            <w:rPr>
                              <w:rFonts w:ascii="Arial" w:hAnsi="Arial" w:cs="Arial"/>
                              <w:sz w:val="18"/>
                              <w:szCs w:val="18"/>
                            </w:rPr>
                            <w:t xml:space="preserve">                                                                                 </w:t>
                          </w:r>
                        </w:p>
                      </w:tc>
                      <w:tc>
                        <w:tcPr>
                          <w:tcW w:w="3676" w:type="dxa"/>
                          <w:gridSpan w:val="2"/>
                        </w:tcPr>
                        <w:p w14:paraId="0938B327" w14:textId="77777777" w:rsidR="00992C40" w:rsidRPr="003E1A5E" w:rsidRDefault="00992C40" w:rsidP="002A0010">
                          <w:pPr>
                            <w:ind w:left="1679" w:hanging="407"/>
                            <w:rPr>
                              <w:rFonts w:ascii="Arial" w:hAnsi="Arial" w:cs="Arial"/>
                              <w:sz w:val="18"/>
                              <w:szCs w:val="18"/>
                            </w:rPr>
                          </w:pPr>
                          <w:r>
                            <w:rPr>
                              <w:rFonts w:ascii="Arial" w:hAnsi="Arial" w:cs="Arial"/>
                              <w:sz w:val="18"/>
                              <w:szCs w:val="18"/>
                            </w:rPr>
                            <w:t xml:space="preserve">  </w:t>
                          </w:r>
                          <w:r w:rsidRPr="003E1A5E">
                            <w:rPr>
                              <w:rFonts w:ascii="Arial" w:hAnsi="Arial" w:cs="Arial"/>
                              <w:sz w:val="18"/>
                              <w:szCs w:val="18"/>
                            </w:rPr>
                            <w:t xml:space="preserve">GEOESTADÍSTICO </w:t>
                          </w:r>
                        </w:p>
                      </w:tc>
                    </w:tr>
                  </w:tbl>
                  <w:p w14:paraId="57693E89"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v:shape id="Cuadro de texto 254" o:spid="_x0000_s2141" type="#_x0000_t202" style="position:absolute;left:2226;top:22622;width:5479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" fillcolor="window" strokeweight=".5pt">
              <v:textbox>
                <w:txbxContent>
                  <w:p w14:paraId="7B90F6F7" w14:textId="77777777" w:rsidR="00992C40" w:rsidRPr="003E1A5E" w:rsidRDefault="00992C40" w:rsidP="00992C40">
                    <w:pPr>
                      <w:rPr>
                        <w:rFonts w:ascii="Arial" w:hAnsi="Arial" w:cs="Arial"/>
                        <w:sz w:val="18"/>
                        <w:szCs w:val="18"/>
                      </w:rPr>
                    </w:pPr>
                    <w:r w:rsidRPr="003E1A5E">
                      <w:rPr>
                        <w:rFonts w:ascii="Arial" w:hAnsi="Arial" w:cs="Arial"/>
                        <w:sz w:val="18"/>
                        <w:szCs w:val="18"/>
                      </w:rPr>
                      <w:t>Indeterminado.</w:t>
                    </w:r>
                  </w:p>
                </w:txbxContent>
              </v:textbox>
            </v:shape>
            <v:roundrect id="_x0000_s2142" style="position:absolute;left:2067;top:28297;width:56464;height:13840;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" filled="f" strokeweight="1pt">
              <v:textbox inset="2.88pt,2.88pt,2.88pt,2.88pt"/>
            </v:roundrect>
            <v:shape id="Cuadro de texto 178" o:spid="_x0000_s2143" type="#_x0000_t202" style="position:absolute;left:1657;top:20001;width:24100;height:8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" filled="f" stroked="f" strokeweight=".5pt">
              <v:textbox>
                <w:txbxContent>
                  <w:p w14:paraId="035F62D6" w14:textId="77777777" w:rsidR="00992C40" w:rsidRPr="003E1A5E" w:rsidRDefault="00992C40" w:rsidP="00992C40">
                    <w:pPr>
                      <w:tabs>
                        <w:tab w:val="left" w:pos="1069"/>
                      </w:tabs>
                      <w:rPr>
                        <w:rFonts w:ascii="Arial" w:hAnsi="Arial" w:cs="Arial"/>
                        <w:b/>
                        <w:bCs/>
                        <w:sz w:val="18"/>
                        <w:szCs w:val="18"/>
                      </w:rPr>
                    </w:pPr>
                    <w:r w:rsidRPr="003E1A5E">
                      <w:rPr>
                        <w:rFonts w:ascii="Arial" w:hAnsi="Arial" w:cs="Arial"/>
                        <w:b/>
                        <w:bCs/>
                        <w:sz w:val="18"/>
                        <w:szCs w:val="18"/>
                      </w:rPr>
                      <w:t>DOMINIO DE VALORES</w:t>
                    </w:r>
                  </w:p>
                  <w:p w14:paraId="7D5F5E04" w14:textId="77777777" w:rsidR="00992C40" w:rsidRPr="003E1A5E" w:rsidRDefault="00992C40" w:rsidP="00992C40">
                    <w:pPr>
                      <w:tabs>
                        <w:tab w:val="left" w:pos="1069"/>
                      </w:tabs>
                      <w:rPr>
                        <w:rFonts w:ascii="Arial" w:hAnsi="Arial" w:cs="Arial"/>
                        <w:b/>
                        <w:bCs/>
                        <w:sz w:val="18"/>
                        <w:szCs w:val="18"/>
                      </w:rPr>
                    </w:pPr>
                  </w:p>
                  <w:p w14:paraId="4EA6BB16" w14:textId="77777777" w:rsidR="00992C40" w:rsidRPr="003E1A5E" w:rsidRDefault="00992C40" w:rsidP="00992C40">
                    <w:pPr>
                      <w:tabs>
                        <w:tab w:val="left" w:pos="1069"/>
                      </w:tabs>
                      <w:rPr>
                        <w:rFonts w:ascii="Arial" w:hAnsi="Arial" w:cs="Arial"/>
                        <w:b/>
                        <w:bCs/>
                        <w:sz w:val="18"/>
                        <w:szCs w:val="18"/>
                      </w:rPr>
                    </w:pPr>
                  </w:p>
                  <w:p w14:paraId="6D6409BD" w14:textId="77777777" w:rsidR="00992C40" w:rsidRPr="003E1A5E" w:rsidRDefault="00992C40" w:rsidP="00992C40">
                    <w:pPr>
                      <w:tabs>
                        <w:tab w:val="left" w:pos="1069"/>
                      </w:tabs>
                      <w:ind w:left="284"/>
                      <w:rPr>
                        <w:rFonts w:ascii="Arial" w:hAnsi="Arial" w:cs="Arial"/>
                        <w:b/>
                        <w:bCs/>
                        <w:sz w:val="18"/>
                        <w:szCs w:val="18"/>
                      </w:rPr>
                    </w:pPr>
                  </w:p>
                  <w:p w14:paraId="31D69431" w14:textId="77777777" w:rsidR="00992C40" w:rsidRPr="003E1A5E" w:rsidRDefault="00992C40" w:rsidP="00992C40">
                    <w:pPr>
                      <w:tabs>
                        <w:tab w:val="left" w:pos="1069"/>
                      </w:tabs>
                      <w:rPr>
                        <w:rFonts w:ascii="Arial" w:hAnsi="Arial" w:cs="Arial"/>
                        <w:sz w:val="18"/>
                        <w:szCs w:val="18"/>
                      </w:rPr>
                    </w:pPr>
                    <w:r w:rsidRPr="003E1A5E">
                      <w:rPr>
                        <w:rFonts w:ascii="Arial" w:hAnsi="Arial" w:cs="Arial"/>
                        <w:b/>
                        <w:bCs/>
                        <w:sz w:val="18"/>
                        <w:szCs w:val="18"/>
                      </w:rPr>
                      <w:t>CONSIDERACIONES</w:t>
                    </w:r>
                  </w:p>
                  <w:p w14:paraId="0FFFF172" w14:textId="77777777" w:rsidR="00992C40" w:rsidRPr="003E1A5E" w:rsidRDefault="00992C40" w:rsidP="00992C40">
                    <w:pPr>
                      <w:rPr>
                        <w:sz w:val="22"/>
                        <w:szCs w:val="22"/>
                      </w:rPr>
                    </w:pPr>
                  </w:p>
                </w:txbxContent>
              </v:textbox>
            </v:shape>
            <v:shape id="Cuadro de texto 183" o:spid="_x0000_s2144" type="#_x0000_t202" style="position:absolute;top:28600;width:58313;height:1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" filled="f" stroked="f" strokeweight=".5pt">
              <v:textbox>
                <w:txbxContent>
                  <w:p w14:paraId="68DE6D7D" w14:textId="77777777" w:rsidR="00992C40" w:rsidRDefault="00992C40" w:rsidP="00992C40">
                    <w:pPr>
                      <w:pStyle w:val="Prrafodelista"/>
                      <w:numPr>
                        <w:ilvl w:val="0"/>
                        <w:numId w:val="12"/>
                      </w:numPr>
                      <w:spacing w:after="0" w:line="240" w:lineRule="auto"/>
                      <w:ind w:left="641" w:hanging="357"/>
                      <w:contextualSpacing/>
                      <w:rPr>
                        <w:rFonts w:ascii="Arial" w:hAnsi="Arial" w:cs="Arial"/>
                        <w:szCs w:val="18"/>
                      </w:rPr>
                    </w:pPr>
                    <w:r w:rsidRPr="00A73A23">
                      <w:rPr>
                        <w:rFonts w:ascii="Arial" w:hAnsi="Arial" w:cs="Arial"/>
                        <w:szCs w:val="18"/>
                      </w:rPr>
                      <w:t>Se deberán consultar los nombres registrados para los Municipios o Demarcaciones Territoriales en el Catálogo Único de Claves de Áreas Geoestadísticas Estatales, Municipales y Localidades del INEGI.</w:t>
                    </w:r>
                  </w:p>
                  <w:p w14:paraId="005FD9F5" w14:textId="77777777" w:rsidR="006720BB" w:rsidRDefault="006720BB" w:rsidP="006720BB">
                    <w:pPr>
                      <w:pStyle w:val="Prrafodelista"/>
                      <w:spacing w:after="0" w:line="240" w:lineRule="auto"/>
                      <w:ind w:left="641" w:firstLine="0"/>
                      <w:contextualSpacing/>
                      <w:rPr>
                        <w:rFonts w:ascii="Arial" w:hAnsi="Arial" w:cs="Arial"/>
                        <w:szCs w:val="18"/>
                      </w:rPr>
                    </w:pPr>
                  </w:p>
                  <w:p w14:paraId="0B8F9C74" w14:textId="77777777" w:rsidR="00992C40" w:rsidRPr="00A73A23" w:rsidRDefault="00992C40" w:rsidP="00992C40">
                    <w:pPr>
                      <w:pStyle w:val="Prrafodelista"/>
                      <w:numPr>
                        <w:ilvl w:val="0"/>
                        <w:numId w:val="12"/>
                      </w:numPr>
                      <w:spacing w:after="0" w:line="240" w:lineRule="auto"/>
                      <w:ind w:left="641" w:hanging="357"/>
                      <w:contextualSpacing/>
                      <w:rPr>
                        <w:szCs w:val="18"/>
                      </w:rPr>
                    </w:pPr>
                    <w:r w:rsidRPr="00A73A23">
                      <w:rPr>
                        <w:rFonts w:ascii="Arial" w:hAnsi="Arial" w:cs="Arial"/>
                        <w:szCs w:val="18"/>
                      </w:rPr>
                      <w:t xml:space="preserve">Los datos correspondientes a las Claves Geoestadísticas del Municipio o Demarcaciones Territoriales no se deben integrar al conformar el </w:t>
                    </w:r>
                    <w:r w:rsidRPr="004672CF">
                      <w:rPr>
                        <w:rFonts w:ascii="Arial" w:hAnsi="Arial" w:cs="Arial"/>
                        <w:szCs w:val="18"/>
                      </w:rPr>
                      <w:t>Domicilio Geográfico</w:t>
                    </w:r>
                    <w:r w:rsidRPr="00A73A23">
                      <w:rPr>
                        <w:rFonts w:ascii="Arial" w:hAnsi="Arial" w:cs="Arial"/>
                        <w:szCs w:val="18"/>
                      </w:rPr>
                      <w:t>, de acuerdo con la estructura de los componentes principales, son datos que las Unidades del Estado deberán de agregar a la información de almacenamiento de los registros administrativos del Domicilio Geográfico en procesos independientes.</w:t>
                    </w:r>
                  </w:p>
                </w:txbxContent>
              </v:textbox>
            </v:shape>
          </v:group>
        </w:pict>
      </w:r>
      <w:r>
        <w:rPr>
          <w:noProof/>
        </w:rPr>
        <w:pict w14:anchorId="0043CA47">
          <v:shape id="Cuadro de texto 1" o:spid="_x0000_s2135" type="#_x0000_t202" style="position:absolute;margin-left:13.95pt;margin-top:14.3pt;width:189.75pt;height:18.9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kVHAIAADQ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" filled="f" stroked="f" strokeweight=".5pt">
            <v:textbox>
              <w:txbxContent>
                <w:p w14:paraId="1F71B8ED" w14:textId="77777777" w:rsidR="00992C40" w:rsidRDefault="00992C40" w:rsidP="00992C40">
                  <w:r>
                    <w:rPr>
                      <w:rFonts w:ascii="Arial" w:hAnsi="Arial" w:cs="Arial"/>
                      <w:b/>
                      <w:bCs/>
                      <w:sz w:val="18"/>
                      <w:szCs w:val="18"/>
                    </w:rPr>
                    <w:t xml:space="preserve">CONSIDERACIONES </w:t>
                  </w:r>
                </w:p>
              </w:txbxContent>
            </v:textbox>
          </v:shape>
        </w:pict>
      </w:r>
      <w:r w:rsidR="00992C40">
        <w:rPr>
          <w:rFonts w:ascii="Arial" w:hAnsi="Arial" w:cs="Arial"/>
          <w:sz w:val="20"/>
          <w:szCs w:val="20"/>
        </w:rPr>
        <w:br w:type="page"/>
      </w:r>
      <w:r>
        <w:rPr>
          <w:noProof/>
        </w:rPr>
        <w:lastRenderedPageBreak/>
        <w:pict w14:anchorId="67939181">
          <v:shape id="Cuadro de texto 36" o:spid="_x0000_s2134" type="#_x0000_t202" style="position:absolute;margin-left:29pt;margin-top:35.65pt;width:490.15pt;height:132.7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" filled="f" stroked="f" strokeweight=".5pt">
            <v:textbox>
              <w:txbxContent>
                <w:p w14:paraId="68D02B12" w14:textId="77777777" w:rsidR="00992C40" w:rsidRDefault="00992C40" w:rsidP="00992C40">
                  <w:pPr>
                    <w:rPr>
                      <w:rFonts w:ascii="Arial" w:hAnsi="Arial" w:cs="Arial"/>
                      <w:sz w:val="18"/>
                      <w:szCs w:val="18"/>
                    </w:rPr>
                  </w:pPr>
                  <w:r w:rsidRPr="003071F3">
                    <w:rPr>
                      <w:rFonts w:ascii="Arial" w:hAnsi="Arial" w:cs="Arial"/>
                      <w:b/>
                      <w:bCs/>
                      <w:sz w:val="18"/>
                      <w:szCs w:val="18"/>
                    </w:rPr>
                    <w:t>DESCRIPCIÓN:</w:t>
                  </w:r>
                  <w:r w:rsidRPr="003071F3">
                    <w:rPr>
                      <w:rFonts w:ascii="Arial" w:hAnsi="Arial" w:cs="Arial"/>
                      <w:sz w:val="18"/>
                      <w:szCs w:val="18"/>
                    </w:rPr>
                    <w:t xml:space="preserve"> Sustantivo propio que identifica al Estado o a la Ciudad de México.</w:t>
                  </w:r>
                </w:p>
                <w:p w14:paraId="15113C9D" w14:textId="77777777" w:rsidR="00992C40" w:rsidRPr="003071F3" w:rsidRDefault="00992C40" w:rsidP="00992C40">
                  <w:pPr>
                    <w:rPr>
                      <w:rFonts w:ascii="Arial" w:hAnsi="Arial" w:cs="Arial"/>
                      <w:sz w:val="18"/>
                      <w:szCs w:val="18"/>
                    </w:rPr>
                  </w:pPr>
                </w:p>
                <w:p w14:paraId="514F1C2A" w14:textId="77777777" w:rsidR="00992C40" w:rsidRDefault="00992C40" w:rsidP="00992C40">
                  <w:pPr>
                    <w:ind w:left="851"/>
                    <w:rPr>
                      <w:rFonts w:ascii="Arial" w:hAnsi="Arial" w:cs="Arial"/>
                      <w:b/>
                      <w:bCs/>
                      <w:sz w:val="18"/>
                      <w:szCs w:val="18"/>
                    </w:rPr>
                  </w:pPr>
                  <w:r w:rsidRPr="003071F3">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3071F3">
                    <w:rPr>
                      <w:rFonts w:ascii="Arial" w:hAnsi="Arial" w:cs="Arial"/>
                      <w:b/>
                      <w:bCs/>
                      <w:sz w:val="18"/>
                      <w:szCs w:val="18"/>
                    </w:rPr>
                    <w:t xml:space="preserve">     ORIGEN DEL ELEMENTO: </w:t>
                  </w:r>
                </w:p>
                <w:p w14:paraId="62F85BE2" w14:textId="77777777" w:rsidR="00992C40" w:rsidRPr="003071F3" w:rsidRDefault="00992C40" w:rsidP="00992C40">
                  <w:pPr>
                    <w:ind w:left="851"/>
                    <w:rPr>
                      <w:rFonts w:ascii="Arial" w:hAnsi="Arial" w:cs="Arial"/>
                      <w:b/>
                      <w:bCs/>
                      <w:sz w:val="18"/>
                      <w:szCs w:val="18"/>
                    </w:rPr>
                  </w:pPr>
                  <w:r w:rsidRPr="003071F3">
                    <w:rPr>
                      <w:rFonts w:ascii="Arial" w:hAnsi="Arial" w:cs="Arial"/>
                      <w:b/>
                      <w:bCs/>
                      <w:sz w:val="18"/>
                      <w:szCs w:val="18"/>
                    </w:rPr>
                    <w:t xml:space="preserve">              </w:t>
                  </w:r>
                </w:p>
                <w:tbl>
                  <w:tblPr>
                    <w:tblStyle w:val="Tablaconcuadrcula"/>
                    <w:tblW w:w="8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131"/>
                    <w:gridCol w:w="3613"/>
                    <w:gridCol w:w="531"/>
                  </w:tblGrid>
                  <w:tr w:rsidR="00992C40" w:rsidRPr="003071F3" w14:paraId="78977190" w14:textId="77777777" w:rsidTr="00E81558">
                    <w:trPr>
                      <w:trHeight w:val="320"/>
                    </w:trPr>
                    <w:tc>
                      <w:tcPr>
                        <w:tcW w:w="4111" w:type="dxa"/>
                        <w:gridSpan w:val="2"/>
                      </w:tcPr>
                      <w:p w14:paraId="6CE9EB21" w14:textId="77777777" w:rsidR="00992C40" w:rsidRDefault="00992C40" w:rsidP="00F9441D">
                        <w:pPr>
                          <w:ind w:left="38"/>
                          <w:rPr>
                            <w:rFonts w:ascii="Arial" w:hAnsi="Arial" w:cs="Arial"/>
                            <w:sz w:val="18"/>
                            <w:szCs w:val="18"/>
                          </w:rPr>
                        </w:pPr>
                      </w:p>
                      <w:p w14:paraId="64EE3EC2" w14:textId="77777777" w:rsidR="00992C40" w:rsidRPr="003071F3" w:rsidRDefault="00992C40" w:rsidP="00E81558">
                        <w:pPr>
                          <w:ind w:left="1029"/>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PRINCIPAL</w:t>
                        </w:r>
                        <w:r>
                          <w:rPr>
                            <w:rFonts w:ascii="Arial" w:hAnsi="Arial" w:cs="Arial"/>
                            <w:sz w:val="18"/>
                            <w:szCs w:val="18"/>
                          </w:rPr>
                          <w:t xml:space="preserve">  </w:t>
                        </w:r>
                      </w:p>
                      <w:p w14:paraId="22EA765D" w14:textId="77777777" w:rsidR="00992C40" w:rsidRPr="003071F3" w:rsidRDefault="00992C40" w:rsidP="00F9441D">
                        <w:pPr>
                          <w:ind w:left="38"/>
                          <w:rPr>
                            <w:rFonts w:ascii="Arial" w:hAnsi="Arial" w:cs="Arial"/>
                            <w:sz w:val="18"/>
                            <w:szCs w:val="18"/>
                          </w:rPr>
                        </w:pPr>
                      </w:p>
                    </w:tc>
                    <w:tc>
                      <w:tcPr>
                        <w:tcW w:w="4144" w:type="dxa"/>
                        <w:gridSpan w:val="2"/>
                      </w:tcPr>
                      <w:p w14:paraId="17CB981E" w14:textId="77777777" w:rsidR="00992C40" w:rsidRPr="003071F3" w:rsidRDefault="00992C40" w:rsidP="008903BA">
                        <w:pPr>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ESPACIAL</w:t>
                        </w:r>
                      </w:p>
                    </w:tc>
                  </w:tr>
                  <w:tr w:rsidR="00992C40" w:rsidRPr="003071F3" w14:paraId="549C5E47" w14:textId="77777777" w:rsidTr="00E81558">
                    <w:trPr>
                      <w:trHeight w:val="458"/>
                    </w:trPr>
                    <w:tc>
                      <w:tcPr>
                        <w:tcW w:w="4111" w:type="dxa"/>
                        <w:gridSpan w:val="2"/>
                      </w:tcPr>
                      <w:p w14:paraId="64ECAA21" w14:textId="77777777" w:rsidR="00992C40" w:rsidRPr="003071F3" w:rsidRDefault="00992C40" w:rsidP="00E81558">
                        <w:pPr>
                          <w:ind w:left="888"/>
                          <w:rPr>
                            <w:rFonts w:ascii="Arial" w:hAnsi="Arial" w:cs="Arial"/>
                            <w:sz w:val="18"/>
                            <w:szCs w:val="18"/>
                          </w:rPr>
                        </w:pPr>
                        <w:r w:rsidRPr="003071F3">
                          <w:rPr>
                            <w:rFonts w:ascii="Arial" w:hAnsi="Arial" w:cs="Arial"/>
                            <w:sz w:val="18"/>
                            <w:szCs w:val="18"/>
                          </w:rPr>
                          <w:t xml:space="preserve">  </w:t>
                        </w:r>
                        <w:r>
                          <w:rPr>
                            <w:rFonts w:ascii="Arial" w:hAnsi="Arial" w:cs="Arial"/>
                            <w:sz w:val="18"/>
                            <w:szCs w:val="18"/>
                          </w:rPr>
                          <w:t xml:space="preserve">  </w:t>
                        </w:r>
                        <w:r w:rsidRPr="003071F3">
                          <w:rPr>
                            <w:rFonts w:ascii="Arial" w:hAnsi="Arial" w:cs="Arial"/>
                            <w:sz w:val="18"/>
                            <w:szCs w:val="18"/>
                          </w:rPr>
                          <w:t>COMPLEMENTARIO</w:t>
                        </w:r>
                      </w:p>
                    </w:tc>
                    <w:tc>
                      <w:tcPr>
                        <w:tcW w:w="4144" w:type="dxa"/>
                        <w:gridSpan w:val="2"/>
                      </w:tcPr>
                      <w:p w14:paraId="6647A7E6" w14:textId="77777777" w:rsidR="00992C40" w:rsidRPr="003071F3" w:rsidRDefault="00992C40" w:rsidP="008903BA">
                        <w:pPr>
                          <w:ind w:left="23"/>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 xml:space="preserve">DE REFERENCIA </w:t>
                        </w:r>
                      </w:p>
                      <w:p w14:paraId="660122AE" w14:textId="77777777" w:rsidR="00992C40" w:rsidRPr="003071F3" w:rsidRDefault="00992C40" w:rsidP="008903BA">
                        <w:pPr>
                          <w:ind w:left="23"/>
                          <w:contextualSpacing/>
                          <w:rPr>
                            <w:rFonts w:ascii="Arial" w:hAnsi="Arial" w:cs="Arial"/>
                            <w:sz w:val="18"/>
                            <w:szCs w:val="18"/>
                          </w:rPr>
                        </w:pPr>
                      </w:p>
                    </w:tc>
                  </w:tr>
                  <w:tr w:rsidR="00992C40" w:rsidRPr="003071F3" w14:paraId="3EDCE5B6" w14:textId="77777777" w:rsidTr="00E81558">
                    <w:trPr>
                      <w:gridAfter w:val="1"/>
                      <w:wAfter w:w="531" w:type="dxa"/>
                      <w:trHeight w:val="302"/>
                    </w:trPr>
                    <w:tc>
                      <w:tcPr>
                        <w:tcW w:w="3980" w:type="dxa"/>
                      </w:tcPr>
                      <w:p w14:paraId="0DD9A74F" w14:textId="77777777" w:rsidR="00992C40" w:rsidRPr="003071F3" w:rsidRDefault="00992C40" w:rsidP="00F9441D">
                        <w:pPr>
                          <w:rPr>
                            <w:rFonts w:ascii="Arial" w:hAnsi="Arial" w:cs="Arial"/>
                            <w:sz w:val="18"/>
                            <w:szCs w:val="18"/>
                          </w:rPr>
                        </w:pPr>
                        <w:r w:rsidRPr="003071F3">
                          <w:rPr>
                            <w:rFonts w:ascii="Arial" w:hAnsi="Arial" w:cs="Arial"/>
                            <w:sz w:val="18"/>
                            <w:szCs w:val="18"/>
                          </w:rPr>
                          <w:t xml:space="preserve">                                                                                 </w:t>
                        </w:r>
                      </w:p>
                    </w:tc>
                    <w:tc>
                      <w:tcPr>
                        <w:tcW w:w="3744" w:type="dxa"/>
                        <w:gridSpan w:val="2"/>
                      </w:tcPr>
                      <w:p w14:paraId="71F4292F" w14:textId="77777777" w:rsidR="00992C40" w:rsidRPr="003071F3" w:rsidRDefault="00992C40" w:rsidP="008903BA">
                        <w:pPr>
                          <w:ind w:left="23"/>
                          <w:contextualSpacing/>
                          <w:rPr>
                            <w:rFonts w:ascii="Arial" w:hAnsi="Arial" w:cs="Arial"/>
                            <w:sz w:val="18"/>
                            <w:szCs w:val="18"/>
                          </w:rPr>
                        </w:pPr>
                        <w:r>
                          <w:rPr>
                            <w:rFonts w:ascii="Arial" w:hAnsi="Arial" w:cs="Arial"/>
                            <w:sz w:val="18"/>
                            <w:szCs w:val="18"/>
                          </w:rPr>
                          <w:t xml:space="preserve">    </w:t>
                        </w:r>
                        <w:r w:rsidRPr="003071F3">
                          <w:rPr>
                            <w:rFonts w:ascii="Arial" w:hAnsi="Arial" w:cs="Arial"/>
                            <w:sz w:val="18"/>
                            <w:szCs w:val="18"/>
                          </w:rPr>
                          <w:t xml:space="preserve">GEOESTADÍSTICO </w:t>
                        </w:r>
                      </w:p>
                    </w:tc>
                  </w:tr>
                </w:tbl>
                <w:p w14:paraId="3B6557DA"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w:pict>
      </w:r>
      <w:r>
        <w:rPr>
          <w:noProof/>
        </w:rPr>
        <w:pict w14:anchorId="037D6C65">
          <v:group id="Grupo 22" o:spid="_x0000_s2131" style="position:absolute;margin-left:224.7pt;margin-top:131.05pt;width:13.5pt;height:17.7pt;z-index:251684352" coordsize="171450,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">
            <v:rect id="_x0000_s2132" style="position:absolute;top:21946;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" fillcolor="window" strokecolor="#5b9bd5" strokeweight="1pt"/>
            <v:shape id="_x0000_s2133" style="position:absolute;left:25603;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&#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w:pict>
      </w:r>
      <w:r>
        <w:rPr>
          <w:noProof/>
        </w:rPr>
        <w:pict w14:anchorId="5B4C2CAD">
          <v:rect id="Rectángulo 5" o:spid="_x0000_s2130" style="position:absolute;margin-left:223.55pt;margin-top:79.45pt;width:13.5pt;height:13.35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" fillcolor="window" strokecolor="#5b9bd5" strokeweight="1pt"/>
        </w:pict>
      </w:r>
      <w:r>
        <w:rPr>
          <w:noProof/>
        </w:rPr>
        <w:pict w14:anchorId="02B73D0F">
          <v:rect id="_x0000_s2129" style="position:absolute;margin-left:223.55pt;margin-top:109.4pt;width:13.5pt;height:13.35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" fillcolor="window" strokecolor="#5b9bd5" strokeweight="1pt"/>
        </w:pict>
      </w:r>
      <w:r>
        <w:rPr>
          <w:noProof/>
        </w:rPr>
        <w:pict w14:anchorId="670146AD">
          <v:group id="Grupo 24" o:spid="_x0000_s2124" style="position:absolute;margin-left:70.85pt;margin-top:87pt;width:14.1pt;height:36.1pt;z-index:251676160" coordsize="178765,45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">
            <v:rect id="_x0000_s2125" style="position:absolute;left:7315;top:288950;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" fillcolor="window" strokecolor="#5b9bd5" strokeweight="1pt"/>
            <v:group id="Grupo 23" o:spid="_x0000_s2126" style="position:absolute;width:171450;height:224790"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">
              <v:rect id="_x0000_s2127" style="position:absolute;top:29260;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" fillcolor="window" strokecolor="#5b9bd5" strokeweight="1pt"/>
              <v:shape id="_x0000_s2128" style="position:absolute;left:2194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w:pict>
      </w:r>
      <w:r>
        <w:rPr>
          <w:noProof/>
        </w:rPr>
        <w:pict w14:anchorId="48E5324C">
          <v:shape id="Cuadro de texto 34" o:spid="_x0000_s2123" type="#_x0000_t202" style="position:absolute;margin-left:116.75pt;margin-top:10.3pt;width:213pt;height:18.3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" fillcolor="window" strokeweight=".5pt">
            <v:shadow on="t" type="perspective" color="black" opacity="13107f" origin="-.5,.5" offset=".24944mm,.24944mm" matrix=",-15540f,,-15073f"/>
            <v:path arrowok="t"/>
            <v:textbox>
              <w:txbxContent>
                <w:p w14:paraId="39E80CC7" w14:textId="77777777" w:rsidR="00992C40" w:rsidRPr="003071F3"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3071F3">
                    <w:rPr>
                      <w:rFonts w:ascii="Arial" w:hAnsi="Arial" w:cs="Arial"/>
                      <w:b/>
                      <w:bCs/>
                      <w:sz w:val="18"/>
                      <w:szCs w:val="18"/>
                    </w:rPr>
                    <w:t>10. NOMBRE DE LA ENTIDAD FEDERATIVA</w:t>
                  </w:r>
                </w:p>
              </w:txbxContent>
            </v:textbox>
          </v:shape>
        </w:pict>
      </w:r>
      <w:r>
        <w:rPr>
          <w:noProof/>
        </w:rPr>
        <w:pict w14:anchorId="19300EF5">
          <v:shape id="Cuadro de texto 38" o:spid="_x0000_s2122" type="#_x0000_t202" style="position:absolute;margin-left:10.65pt;margin-top:228.7pt;width:425.1pt;height:121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" filled="f" stroked="f" strokeweight=".5pt">
            <v:textbox>
              <w:txbxContent>
                <w:p w14:paraId="163F0C2E" w14:textId="77777777" w:rsidR="00992C40" w:rsidRDefault="00992C40" w:rsidP="00992C40">
                  <w:pPr>
                    <w:pStyle w:val="Prrafodelista"/>
                    <w:numPr>
                      <w:ilvl w:val="0"/>
                      <w:numId w:val="13"/>
                    </w:numPr>
                    <w:spacing w:after="0" w:line="240" w:lineRule="auto"/>
                    <w:ind w:left="567"/>
                    <w:contextualSpacing/>
                    <w:rPr>
                      <w:rFonts w:ascii="Arial" w:hAnsi="Arial" w:cs="Arial"/>
                      <w:szCs w:val="18"/>
                    </w:rPr>
                  </w:pPr>
                  <w:r w:rsidRPr="00185A56">
                    <w:rPr>
                      <w:rFonts w:ascii="Arial" w:hAnsi="Arial" w:cs="Arial"/>
                      <w:szCs w:val="18"/>
                    </w:rPr>
                    <w:t>Se deberán consultar los nombres registrados para las Entidades Federativas y la Ciudad de México, en el Catálogo Único de Claves de Áreas Geoestadísticas Estatales, Municipales y Localidades del INEGI.</w:t>
                  </w:r>
                </w:p>
                <w:p w14:paraId="4552F39E" w14:textId="77777777" w:rsidR="006720BB" w:rsidRPr="00185A56" w:rsidRDefault="006720BB" w:rsidP="006720BB">
                  <w:pPr>
                    <w:pStyle w:val="Prrafodelista"/>
                    <w:spacing w:after="0" w:line="240" w:lineRule="auto"/>
                    <w:ind w:left="567" w:firstLine="0"/>
                    <w:contextualSpacing/>
                    <w:rPr>
                      <w:rFonts w:ascii="Arial" w:hAnsi="Arial" w:cs="Arial"/>
                      <w:szCs w:val="18"/>
                    </w:rPr>
                  </w:pPr>
                </w:p>
                <w:p w14:paraId="548B5FAA" w14:textId="77777777" w:rsidR="00992C40" w:rsidRPr="00185A56" w:rsidRDefault="00992C40" w:rsidP="00992C40">
                  <w:pPr>
                    <w:pStyle w:val="Prrafodelista"/>
                    <w:numPr>
                      <w:ilvl w:val="0"/>
                      <w:numId w:val="13"/>
                    </w:numPr>
                    <w:spacing w:after="0" w:line="240" w:lineRule="auto"/>
                    <w:ind w:left="567"/>
                    <w:contextualSpacing/>
                    <w:rPr>
                      <w:rFonts w:ascii="Arial" w:hAnsi="Arial" w:cs="Arial"/>
                      <w:szCs w:val="18"/>
                    </w:rPr>
                  </w:pPr>
                  <w:r w:rsidRPr="00185A56">
                    <w:rPr>
                      <w:rFonts w:ascii="Arial" w:hAnsi="Arial" w:cs="Arial"/>
                      <w:szCs w:val="18"/>
                    </w:rPr>
                    <w:t xml:space="preserve">Los datos correspondientes a las Claves Geoestadísticas de las Entidades Federativas y la Ciudad de México, no se deben integrar al conformar el </w:t>
                  </w:r>
                  <w:r w:rsidRPr="004672CF">
                    <w:rPr>
                      <w:rFonts w:ascii="Arial" w:hAnsi="Arial" w:cs="Arial"/>
                      <w:szCs w:val="18"/>
                    </w:rPr>
                    <w:t>Domicilio Geográfico</w:t>
                  </w:r>
                  <w:r w:rsidRPr="00185A56">
                    <w:rPr>
                      <w:rFonts w:ascii="Arial" w:hAnsi="Arial" w:cs="Arial"/>
                      <w:szCs w:val="18"/>
                    </w:rPr>
                    <w:t>, de acuerdo con la estructura de los componentes principales, son datos que las Unidades del Estado deberán de agregar a la información de almacenamiento de los registros administrativos del Domicilio Geográfico en procesos independientes.</w:t>
                  </w:r>
                </w:p>
                <w:p w14:paraId="01E1DF38" w14:textId="77777777" w:rsidR="00992C40" w:rsidRDefault="00992C40" w:rsidP="00992C40">
                  <w:pPr>
                    <w:pStyle w:val="Prrafodelista"/>
                    <w:spacing w:after="0" w:line="240" w:lineRule="auto"/>
                    <w:contextualSpacing/>
                    <w:rPr>
                      <w:rFonts w:ascii="Arial" w:hAnsi="Arial" w:cs="Arial"/>
                      <w:sz w:val="20"/>
                    </w:rPr>
                  </w:pPr>
                </w:p>
                <w:p w14:paraId="513D0E61" w14:textId="77777777" w:rsidR="00992C40" w:rsidRDefault="00992C40" w:rsidP="00992C40"/>
              </w:txbxContent>
            </v:textbox>
          </v:shape>
        </w:pict>
      </w:r>
      <w:r>
        <w:rPr>
          <w:noProof/>
        </w:rPr>
        <w:pict w14:anchorId="61112024">
          <v:shape id="Cuadro de texto 33" o:spid="_x0000_s2121" type="#_x0000_t202" style="position:absolute;margin-left:29.15pt;margin-top:177.65pt;width:402.05pt;height:22.4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" fillcolor="window" strokeweight=".5pt">
            <v:path arrowok="t"/>
            <v:textbox>
              <w:txbxContent>
                <w:p w14:paraId="2E5D916F" w14:textId="77777777" w:rsidR="00992C40" w:rsidRPr="003071F3" w:rsidRDefault="00992C40" w:rsidP="00992C40">
                  <w:pPr>
                    <w:rPr>
                      <w:rFonts w:ascii="Arial" w:hAnsi="Arial" w:cs="Arial"/>
                      <w:sz w:val="18"/>
                      <w:szCs w:val="18"/>
                    </w:rPr>
                  </w:pPr>
                  <w:r w:rsidRPr="003071F3">
                    <w:rPr>
                      <w:rFonts w:ascii="Arial" w:hAnsi="Arial" w:cs="Arial"/>
                      <w:sz w:val="18"/>
                      <w:szCs w:val="18"/>
                    </w:rPr>
                    <w:t>Indeterminado.</w:t>
                  </w:r>
                </w:p>
              </w:txbxContent>
            </v:textbox>
          </v:shape>
        </w:pict>
      </w:r>
      <w:r>
        <w:rPr>
          <w:noProof/>
        </w:rPr>
        <w:pict w14:anchorId="68C43760">
          <v:roundrect id="Rectángulo: esquinas redondeadas 32" o:spid="_x0000_s2120" style="position:absolute;margin-left:21.9pt;margin-top:220.35pt;width:418.35pt;height:117.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" filled="f" strokeweight="1pt">
            <v:textbox inset="2.88pt,2.88pt,2.88pt,2.88pt">
              <w:txbxContent>
                <w:p w14:paraId="56A112E9" w14:textId="77777777" w:rsidR="00992C40" w:rsidRDefault="00992C40" w:rsidP="00992C40">
                  <w:pPr>
                    <w:jc w:val="center"/>
                  </w:pPr>
                </w:p>
              </w:txbxContent>
            </v:textbox>
          </v:roundrect>
        </w:pict>
      </w:r>
      <w:r>
        <w:rPr>
          <w:noProof/>
        </w:rPr>
        <w:pict w14:anchorId="1AB3BBDC">
          <v:shape id="Cuadro de texto 31" o:spid="_x0000_s2119" type="#_x0000_t202" style="position:absolute;margin-left:17.15pt;margin-top:160.6pt;width:189.7pt;height:68.5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" filled="f" stroked="f" strokeweight=".5pt">
            <v:textbox>
              <w:txbxContent>
                <w:p w14:paraId="7C5F4856" w14:textId="77777777" w:rsidR="00992C40" w:rsidRPr="003071F3" w:rsidRDefault="00992C40" w:rsidP="00992C40">
                  <w:pPr>
                    <w:tabs>
                      <w:tab w:val="left" w:pos="1069"/>
                    </w:tabs>
                    <w:rPr>
                      <w:rFonts w:ascii="Arial" w:hAnsi="Arial" w:cs="Arial"/>
                      <w:b/>
                      <w:bCs/>
                      <w:sz w:val="18"/>
                      <w:szCs w:val="18"/>
                    </w:rPr>
                  </w:pPr>
                  <w:r w:rsidRPr="003071F3">
                    <w:rPr>
                      <w:rFonts w:ascii="Arial" w:hAnsi="Arial" w:cs="Arial"/>
                      <w:b/>
                      <w:bCs/>
                      <w:sz w:val="18"/>
                      <w:szCs w:val="18"/>
                    </w:rPr>
                    <w:t>DOMINIO DE VALORES</w:t>
                  </w:r>
                </w:p>
                <w:p w14:paraId="6E670752" w14:textId="77777777" w:rsidR="00992C40" w:rsidRPr="003071F3" w:rsidRDefault="00992C40" w:rsidP="00992C40">
                  <w:pPr>
                    <w:tabs>
                      <w:tab w:val="left" w:pos="1069"/>
                    </w:tabs>
                    <w:rPr>
                      <w:rFonts w:ascii="Arial" w:hAnsi="Arial" w:cs="Arial"/>
                      <w:b/>
                      <w:bCs/>
                      <w:sz w:val="18"/>
                      <w:szCs w:val="18"/>
                    </w:rPr>
                  </w:pPr>
                </w:p>
                <w:p w14:paraId="0190CD34" w14:textId="77777777" w:rsidR="00992C40" w:rsidRPr="003071F3" w:rsidRDefault="00992C40" w:rsidP="00992C40">
                  <w:pPr>
                    <w:tabs>
                      <w:tab w:val="left" w:pos="1069"/>
                    </w:tabs>
                    <w:rPr>
                      <w:rFonts w:ascii="Arial" w:hAnsi="Arial" w:cs="Arial"/>
                      <w:b/>
                      <w:bCs/>
                      <w:sz w:val="18"/>
                      <w:szCs w:val="18"/>
                    </w:rPr>
                  </w:pPr>
                </w:p>
                <w:p w14:paraId="2B1CF379" w14:textId="77777777" w:rsidR="00992C40" w:rsidRPr="003071F3" w:rsidRDefault="00992C40" w:rsidP="00992C40">
                  <w:pPr>
                    <w:tabs>
                      <w:tab w:val="left" w:pos="1069"/>
                    </w:tabs>
                    <w:ind w:left="284"/>
                    <w:rPr>
                      <w:rFonts w:ascii="Arial" w:hAnsi="Arial" w:cs="Arial"/>
                      <w:b/>
                      <w:bCs/>
                      <w:sz w:val="18"/>
                      <w:szCs w:val="18"/>
                    </w:rPr>
                  </w:pPr>
                </w:p>
                <w:p w14:paraId="10B5298D" w14:textId="77777777" w:rsidR="00992C40" w:rsidRPr="003071F3" w:rsidRDefault="00992C40" w:rsidP="00992C40">
                  <w:pPr>
                    <w:tabs>
                      <w:tab w:val="left" w:pos="1069"/>
                    </w:tabs>
                    <w:rPr>
                      <w:rFonts w:ascii="Arial" w:hAnsi="Arial" w:cs="Arial"/>
                      <w:sz w:val="18"/>
                      <w:szCs w:val="18"/>
                    </w:rPr>
                  </w:pPr>
                  <w:r w:rsidRPr="003071F3">
                    <w:rPr>
                      <w:rFonts w:ascii="Arial" w:hAnsi="Arial" w:cs="Arial"/>
                      <w:b/>
                      <w:bCs/>
                      <w:sz w:val="18"/>
                      <w:szCs w:val="18"/>
                    </w:rPr>
                    <w:t>CONSIDERACIONES</w:t>
                  </w:r>
                </w:p>
                <w:p w14:paraId="1107B4DE" w14:textId="77777777" w:rsidR="00992C40" w:rsidRPr="003071F3" w:rsidRDefault="00992C40" w:rsidP="00992C40">
                  <w:pPr>
                    <w:rPr>
                      <w:sz w:val="22"/>
                      <w:szCs w:val="22"/>
                    </w:rPr>
                  </w:pPr>
                </w:p>
              </w:txbxContent>
            </v:textbox>
          </v:shape>
        </w:pict>
      </w:r>
      <w:r>
        <w:rPr>
          <w:noProof/>
        </w:rPr>
        <w:pict w14:anchorId="79EB8EFB">
          <v:roundrect id="Rectángulo: esquinas redondeadas 37" o:spid="_x0000_s2118" style="position:absolute;margin-left:22.05pt;margin-top:35.7pt;width:417pt;height:113.4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" filled="f" strokecolor="windowText" strokeweight="1pt">
            <v:stroke joinstyle="miter"/>
            <v:path arrowok="t"/>
          </v:roundrect>
        </w:pict>
      </w:r>
      <w:r>
        <w:rPr>
          <w:noProof/>
        </w:rPr>
        <w:pict w14:anchorId="6A210855">
          <v:rect id="Rectángulo 35" o:spid="_x0000_s2117" style="position:absolute;margin-left:16.85pt;margin-top:19.25pt;width:428.25pt;height:322.0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" filled="f" strokecolor="windowText" strokeweight="1pt">
            <v:path arrowok="t"/>
          </v:rect>
        </w:pict>
      </w:r>
      <w:r w:rsidR="00992C40">
        <w:rPr>
          <w:rFonts w:eastAsia="Calibri" w:cs="Arial"/>
          <w:sz w:val="32"/>
          <w:szCs w:val="32"/>
          <w:lang w:eastAsia="en-US"/>
        </w:rPr>
        <w:br w:type="page"/>
      </w:r>
    </w:p>
    <w:p w14:paraId="68ADAE44" w14:textId="1F888DBE" w:rsidR="00992C40" w:rsidRDefault="00000000" w:rsidP="00992C40">
      <w:pPr>
        <w:rPr>
          <w:rFonts w:eastAsia="Calibri" w:cs="Arial"/>
          <w:sz w:val="32"/>
          <w:szCs w:val="32"/>
          <w:lang w:eastAsia="en-US"/>
        </w:rPr>
      </w:pPr>
      <w:r>
        <w:rPr>
          <w:noProof/>
        </w:rPr>
        <w:lastRenderedPageBreak/>
        <w:pict w14:anchorId="60A6EC5C">
          <v:group id="Grupo 30" o:spid="_x0000_s2105" style="position:absolute;margin-left:19.3pt;margin-top:-2.8pt;width:420pt;height:641.7pt;z-index:251596288;mso-height-relative:margin" coordorigin="930,182" coordsize="58160,7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">
            <v:rect id="Rectángulo 271" o:spid="_x0000_s2106" style="position:absolute;left:1382;top:1488;width:57708;height:77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" filled="f" strokecolor="windowText" strokeweight="1pt"/>
            <v:shape id="Cuadro de texto 272" o:spid="_x0000_s2107" type="#_x0000_t202" style="position:absolute;left:18833;top:182;width:21171;height:2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" fillcolor="window" strokeweight=".5pt">
              <v:shadow on="t" type="perspective" color="black" opacity="13107f" origin="-.5,.5" offset=".24944mm,.24944mm" matrix=",-15540f,,-15073f"/>
              <v:textbox>
                <w:txbxContent>
                  <w:p w14:paraId="6FB2720A" w14:textId="77777777" w:rsidR="00992C40" w:rsidRPr="00185A56"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185A56">
                      <w:rPr>
                        <w:rFonts w:ascii="Arial" w:hAnsi="Arial" w:cs="Arial"/>
                        <w:b/>
                        <w:bCs/>
                        <w:sz w:val="18"/>
                        <w:szCs w:val="18"/>
                      </w:rPr>
                      <w:t>11.  ENTRE VIALIDADES</w:t>
                    </w:r>
                  </w:p>
                </w:txbxContent>
              </v:textbox>
            </v:shape>
            <v:roundrect id="Rectángulo: esquinas redondeadas 273" o:spid="_x0000_s2108" style="position:absolute;left:1912;top:3092;width:56470;height:189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" filled="f" strokecolor="windowText" strokeweight="1pt">
              <v:stroke joinstyle="miter"/>
            </v:roundrect>
            <v:roundrect id="_x0000_s2109" style="position:absolute;left:2048;top:54072;width:55496;height:23866;visibility:visible;mso-wrap-style:square;v-text-anchor:top" arcsize="20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" filled="f" strokeweight="1pt">
              <v:textbox inset="2.88pt,2.88pt,2.88pt,2.88pt"/>
            </v:roundrect>
            <v:shape id="Cuadro de texto 285" o:spid="_x0000_s2110" type="#_x0000_t202" style="position:absolute;left:2501;top:27661;width:18180;height:17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" fillcolor="window" strokeweight=".5pt">
              <v:textbox>
                <w:txbxContent>
                  <w:p w14:paraId="2BCDD378" w14:textId="77777777" w:rsidR="00992C40" w:rsidRPr="001235BF" w:rsidRDefault="00992C40" w:rsidP="00992C40">
                    <w:pPr>
                      <w:rPr>
                        <w:rFonts w:ascii="Arial" w:hAnsi="Arial" w:cs="Arial"/>
                        <w:sz w:val="18"/>
                        <w:szCs w:val="18"/>
                      </w:rPr>
                    </w:pPr>
                    <w:r w:rsidRPr="001235BF">
                      <w:rPr>
                        <w:rFonts w:ascii="Arial" w:hAnsi="Arial" w:cs="Arial"/>
                        <w:sz w:val="18"/>
                        <w:szCs w:val="18"/>
                      </w:rPr>
                      <w:t>Andador</w:t>
                    </w:r>
                  </w:p>
                  <w:p w14:paraId="12367F22" w14:textId="77777777" w:rsidR="00992C40" w:rsidRPr="001235BF" w:rsidRDefault="00992C40" w:rsidP="00992C40">
                    <w:pPr>
                      <w:rPr>
                        <w:rFonts w:ascii="Arial" w:hAnsi="Arial" w:cs="Arial"/>
                        <w:sz w:val="18"/>
                        <w:szCs w:val="18"/>
                      </w:rPr>
                    </w:pPr>
                    <w:r w:rsidRPr="001235BF">
                      <w:rPr>
                        <w:rFonts w:ascii="Arial" w:hAnsi="Arial" w:cs="Arial"/>
                        <w:sz w:val="18"/>
                        <w:szCs w:val="18"/>
                      </w:rPr>
                      <w:t>Acuática</w:t>
                    </w:r>
                  </w:p>
                  <w:p w14:paraId="4FB7FB57" w14:textId="77777777" w:rsidR="00992C40" w:rsidRPr="001235BF" w:rsidRDefault="00992C40" w:rsidP="00992C40">
                    <w:pPr>
                      <w:rPr>
                        <w:rFonts w:ascii="Arial" w:hAnsi="Arial" w:cs="Arial"/>
                        <w:sz w:val="18"/>
                        <w:szCs w:val="18"/>
                      </w:rPr>
                    </w:pPr>
                    <w:r w:rsidRPr="001235BF">
                      <w:rPr>
                        <w:rFonts w:ascii="Arial" w:hAnsi="Arial" w:cs="Arial"/>
                        <w:sz w:val="18"/>
                        <w:szCs w:val="18"/>
                      </w:rPr>
                      <w:t>Arroyo</w:t>
                    </w:r>
                  </w:p>
                  <w:p w14:paraId="60321717" w14:textId="77777777" w:rsidR="00992C40" w:rsidRPr="001235BF" w:rsidRDefault="00992C40" w:rsidP="00992C40">
                    <w:pPr>
                      <w:rPr>
                        <w:rFonts w:ascii="Arial" w:hAnsi="Arial" w:cs="Arial"/>
                        <w:sz w:val="18"/>
                        <w:szCs w:val="18"/>
                      </w:rPr>
                    </w:pPr>
                    <w:r w:rsidRPr="001235BF">
                      <w:rPr>
                        <w:rFonts w:ascii="Arial" w:hAnsi="Arial" w:cs="Arial"/>
                        <w:sz w:val="18"/>
                        <w:szCs w:val="18"/>
                      </w:rPr>
                      <w:t xml:space="preserve">Autopista </w:t>
                    </w:r>
                  </w:p>
                  <w:p w14:paraId="7CACA910" w14:textId="77777777" w:rsidR="00992C40" w:rsidRPr="001235BF" w:rsidRDefault="00992C40" w:rsidP="00992C40">
                    <w:pPr>
                      <w:rPr>
                        <w:rFonts w:ascii="Arial" w:hAnsi="Arial" w:cs="Arial"/>
                        <w:sz w:val="18"/>
                        <w:szCs w:val="18"/>
                      </w:rPr>
                    </w:pPr>
                    <w:r w:rsidRPr="001235BF">
                      <w:rPr>
                        <w:rFonts w:ascii="Arial" w:hAnsi="Arial" w:cs="Arial"/>
                        <w:sz w:val="18"/>
                        <w:szCs w:val="18"/>
                      </w:rPr>
                      <w:t>Avenida</w:t>
                    </w:r>
                  </w:p>
                  <w:p w14:paraId="06DED79B" w14:textId="77777777" w:rsidR="00992C40" w:rsidRPr="001235BF" w:rsidRDefault="00992C40" w:rsidP="00992C40">
                    <w:pPr>
                      <w:rPr>
                        <w:rFonts w:ascii="Arial" w:hAnsi="Arial" w:cs="Arial"/>
                        <w:sz w:val="18"/>
                        <w:szCs w:val="18"/>
                      </w:rPr>
                    </w:pPr>
                    <w:r w:rsidRPr="001235BF">
                      <w:rPr>
                        <w:rFonts w:ascii="Arial" w:hAnsi="Arial" w:cs="Arial"/>
                        <w:sz w:val="18"/>
                        <w:szCs w:val="18"/>
                      </w:rPr>
                      <w:t>Boulevard</w:t>
                    </w:r>
                  </w:p>
                  <w:p w14:paraId="2E021479" w14:textId="77777777" w:rsidR="00992C40" w:rsidRPr="001235BF" w:rsidRDefault="00992C40" w:rsidP="00992C40">
                    <w:pPr>
                      <w:rPr>
                        <w:rFonts w:ascii="Arial" w:hAnsi="Arial" w:cs="Arial"/>
                        <w:sz w:val="18"/>
                        <w:szCs w:val="18"/>
                      </w:rPr>
                    </w:pPr>
                    <w:r w:rsidRPr="001235BF">
                      <w:rPr>
                        <w:rFonts w:ascii="Arial" w:hAnsi="Arial" w:cs="Arial"/>
                        <w:sz w:val="18"/>
                        <w:szCs w:val="18"/>
                      </w:rPr>
                      <w:t>Brecha</w:t>
                    </w:r>
                  </w:p>
                  <w:p w14:paraId="20D84485" w14:textId="77777777" w:rsidR="00992C40" w:rsidRPr="001235BF" w:rsidRDefault="00992C40" w:rsidP="00992C40">
                    <w:pPr>
                      <w:rPr>
                        <w:rFonts w:ascii="Arial" w:hAnsi="Arial" w:cs="Arial"/>
                        <w:sz w:val="18"/>
                        <w:szCs w:val="18"/>
                      </w:rPr>
                    </w:pPr>
                    <w:r w:rsidRPr="001235BF">
                      <w:rPr>
                        <w:rFonts w:ascii="Arial" w:hAnsi="Arial" w:cs="Arial"/>
                        <w:sz w:val="18"/>
                        <w:szCs w:val="18"/>
                      </w:rPr>
                      <w:t>Calle</w:t>
                    </w:r>
                  </w:p>
                  <w:p w14:paraId="23C95EA3" w14:textId="77777777" w:rsidR="00992C40" w:rsidRPr="001235BF" w:rsidRDefault="00992C40" w:rsidP="00992C40">
                    <w:pPr>
                      <w:rPr>
                        <w:rFonts w:ascii="Arial" w:hAnsi="Arial" w:cs="Arial"/>
                        <w:sz w:val="18"/>
                        <w:szCs w:val="18"/>
                      </w:rPr>
                    </w:pPr>
                    <w:r w:rsidRPr="001235BF">
                      <w:rPr>
                        <w:rFonts w:ascii="Arial" w:hAnsi="Arial" w:cs="Arial"/>
                        <w:sz w:val="18"/>
                        <w:szCs w:val="18"/>
                      </w:rPr>
                      <w:t>Callejón</w:t>
                    </w:r>
                  </w:p>
                  <w:p w14:paraId="7F404F27" w14:textId="77777777" w:rsidR="00992C40" w:rsidRPr="001235BF" w:rsidRDefault="00992C40" w:rsidP="00992C40">
                    <w:pPr>
                      <w:rPr>
                        <w:rFonts w:ascii="Arial" w:hAnsi="Arial" w:cs="Arial"/>
                        <w:sz w:val="18"/>
                        <w:szCs w:val="18"/>
                      </w:rPr>
                    </w:pPr>
                    <w:r w:rsidRPr="001235BF">
                      <w:rPr>
                        <w:rFonts w:ascii="Arial" w:hAnsi="Arial" w:cs="Arial"/>
                        <w:sz w:val="18"/>
                        <w:szCs w:val="18"/>
                      </w:rPr>
                      <w:t>Calzada</w:t>
                    </w:r>
                  </w:p>
                  <w:p w14:paraId="6129975B" w14:textId="77777777" w:rsidR="00992C40" w:rsidRPr="001235BF" w:rsidRDefault="00992C40" w:rsidP="00992C40">
                    <w:pPr>
                      <w:rPr>
                        <w:rFonts w:ascii="Arial" w:hAnsi="Arial" w:cs="Arial"/>
                        <w:sz w:val="18"/>
                        <w:szCs w:val="18"/>
                      </w:rPr>
                    </w:pPr>
                    <w:r w:rsidRPr="001235BF">
                      <w:rPr>
                        <w:rFonts w:ascii="Arial" w:hAnsi="Arial" w:cs="Arial"/>
                        <w:sz w:val="18"/>
                        <w:szCs w:val="18"/>
                      </w:rPr>
                      <w:t>Camino</w:t>
                    </w:r>
                  </w:p>
                  <w:p w14:paraId="13A07892" w14:textId="77777777" w:rsidR="00992C40" w:rsidRPr="001235BF" w:rsidRDefault="00992C40" w:rsidP="00992C40">
                    <w:pPr>
                      <w:rPr>
                        <w:rFonts w:ascii="Arial" w:hAnsi="Arial" w:cs="Arial"/>
                        <w:sz w:val="18"/>
                        <w:szCs w:val="18"/>
                      </w:rPr>
                    </w:pPr>
                    <w:r w:rsidRPr="001235BF">
                      <w:rPr>
                        <w:rFonts w:ascii="Arial" w:hAnsi="Arial" w:cs="Arial"/>
                        <w:sz w:val="18"/>
                        <w:szCs w:val="18"/>
                      </w:rPr>
                      <w:t>Canal</w:t>
                    </w:r>
                  </w:p>
                  <w:p w14:paraId="0E3E2BD8" w14:textId="77777777" w:rsidR="00992C40" w:rsidRPr="005E412B" w:rsidRDefault="00992C40" w:rsidP="00992C40">
                    <w:pPr>
                      <w:rPr>
                        <w:rFonts w:ascii="Arial" w:hAnsi="Arial" w:cs="Arial"/>
                        <w:sz w:val="18"/>
                        <w:szCs w:val="18"/>
                      </w:rPr>
                    </w:pPr>
                    <w:r w:rsidRPr="005E412B">
                      <w:rPr>
                        <w:rFonts w:ascii="Arial" w:hAnsi="Arial" w:cs="Arial"/>
                        <w:sz w:val="18"/>
                        <w:szCs w:val="18"/>
                      </w:rPr>
                      <w:t>Carreter</w:t>
                    </w:r>
                    <w:r>
                      <w:rPr>
                        <w:rFonts w:ascii="Arial" w:hAnsi="Arial" w:cs="Arial"/>
                        <w:sz w:val="18"/>
                        <w:szCs w:val="18"/>
                      </w:rPr>
                      <w:t>a</w:t>
                    </w:r>
                  </w:p>
                </w:txbxContent>
              </v:textbox>
            </v:shape>
            <v:shape id="Cuadro de texto 286" o:spid="_x0000_s2111" type="#_x0000_t202" style="position:absolute;left:2500;top:25473;width:5478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" fillcolor="#dbdbdb" strokeweight=".5pt">
              <v:textbox>
                <w:txbxContent>
                  <w:p w14:paraId="0224B6CB" w14:textId="77777777" w:rsidR="00992C40" w:rsidRPr="001235BF" w:rsidRDefault="00992C40" w:rsidP="00992C40">
                    <w:pPr>
                      <w:jc w:val="center"/>
                      <w:rPr>
                        <w:rFonts w:ascii="Arial" w:hAnsi="Arial" w:cs="Arial"/>
                        <w:b/>
                        <w:bCs/>
                        <w:sz w:val="18"/>
                        <w:szCs w:val="18"/>
                      </w:rPr>
                    </w:pPr>
                    <w:r w:rsidRPr="001235BF">
                      <w:rPr>
                        <w:rFonts w:ascii="Arial" w:hAnsi="Arial" w:cs="Arial"/>
                        <w:b/>
                        <w:bCs/>
                        <w:sz w:val="18"/>
                        <w:szCs w:val="18"/>
                      </w:rPr>
                      <w:t>TIPO DE LA VIALIDAD</w:t>
                    </w:r>
                  </w:p>
                </w:txbxContent>
              </v:textbox>
            </v:shape>
            <v:shape id="Cuadro de texto 288" o:spid="_x0000_s2112" type="#_x0000_t202" style="position:absolute;left:20690;top:27740;width:18174;height:17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" fillcolor="window" strokeweight=".5pt">
              <v:textbox>
                <w:txbxContent>
                  <w:p w14:paraId="55853B7F" w14:textId="77777777" w:rsidR="00992C40" w:rsidRPr="001235BF" w:rsidRDefault="00992C40" w:rsidP="00992C40">
                    <w:pPr>
                      <w:rPr>
                        <w:rFonts w:ascii="Arial" w:hAnsi="Arial" w:cs="Arial"/>
                        <w:sz w:val="18"/>
                        <w:szCs w:val="18"/>
                      </w:rPr>
                    </w:pPr>
                    <w:r w:rsidRPr="001235BF">
                      <w:rPr>
                        <w:rFonts w:ascii="Arial" w:hAnsi="Arial" w:cs="Arial"/>
                        <w:sz w:val="18"/>
                        <w:szCs w:val="18"/>
                      </w:rPr>
                      <w:t>Cerrada</w:t>
                    </w:r>
                  </w:p>
                  <w:p w14:paraId="7348685A" w14:textId="77777777" w:rsidR="00992C40" w:rsidRPr="001235BF" w:rsidRDefault="00992C40" w:rsidP="00992C40">
                    <w:pPr>
                      <w:rPr>
                        <w:rFonts w:ascii="Arial" w:hAnsi="Arial" w:cs="Arial"/>
                        <w:sz w:val="18"/>
                        <w:szCs w:val="18"/>
                      </w:rPr>
                    </w:pPr>
                    <w:r w:rsidRPr="001235BF">
                      <w:rPr>
                        <w:rFonts w:ascii="Arial" w:hAnsi="Arial" w:cs="Arial"/>
                        <w:sz w:val="18"/>
                        <w:szCs w:val="18"/>
                      </w:rPr>
                      <w:t>Ciclovía</w:t>
                    </w:r>
                  </w:p>
                  <w:p w14:paraId="3BD84725" w14:textId="77777777" w:rsidR="00992C40" w:rsidRPr="001235BF" w:rsidRDefault="00992C40" w:rsidP="00992C40">
                    <w:pPr>
                      <w:rPr>
                        <w:rFonts w:ascii="Arial" w:hAnsi="Arial" w:cs="Arial"/>
                        <w:sz w:val="18"/>
                        <w:szCs w:val="18"/>
                      </w:rPr>
                    </w:pPr>
                    <w:r w:rsidRPr="001235BF">
                      <w:rPr>
                        <w:rFonts w:ascii="Arial" w:hAnsi="Arial" w:cs="Arial"/>
                        <w:sz w:val="18"/>
                        <w:szCs w:val="18"/>
                      </w:rPr>
                      <w:t>Circuito</w:t>
                    </w:r>
                  </w:p>
                  <w:p w14:paraId="732E396B" w14:textId="77777777" w:rsidR="00992C40" w:rsidRPr="001235BF" w:rsidRDefault="00992C40" w:rsidP="00992C40">
                    <w:pPr>
                      <w:rPr>
                        <w:rFonts w:ascii="Arial" w:hAnsi="Arial" w:cs="Arial"/>
                        <w:sz w:val="18"/>
                        <w:szCs w:val="18"/>
                      </w:rPr>
                    </w:pPr>
                    <w:r w:rsidRPr="001235BF">
                      <w:rPr>
                        <w:rFonts w:ascii="Arial" w:hAnsi="Arial" w:cs="Arial"/>
                        <w:sz w:val="18"/>
                        <w:szCs w:val="18"/>
                      </w:rPr>
                      <w:t>Circunvalación</w:t>
                    </w:r>
                  </w:p>
                  <w:p w14:paraId="4F5DBC0D" w14:textId="77777777" w:rsidR="00992C40" w:rsidRPr="001235BF" w:rsidRDefault="00992C40" w:rsidP="00992C40">
                    <w:pPr>
                      <w:rPr>
                        <w:rFonts w:ascii="Arial" w:hAnsi="Arial" w:cs="Arial"/>
                        <w:sz w:val="18"/>
                        <w:szCs w:val="18"/>
                      </w:rPr>
                    </w:pPr>
                    <w:r w:rsidRPr="001235BF">
                      <w:rPr>
                        <w:rFonts w:ascii="Arial" w:hAnsi="Arial" w:cs="Arial"/>
                        <w:sz w:val="18"/>
                        <w:szCs w:val="18"/>
                      </w:rPr>
                      <w:t>Corredor</w:t>
                    </w:r>
                  </w:p>
                  <w:p w14:paraId="5A041411" w14:textId="77777777" w:rsidR="00992C40" w:rsidRPr="001235BF" w:rsidRDefault="00992C40" w:rsidP="00992C40">
                    <w:pPr>
                      <w:rPr>
                        <w:rFonts w:ascii="Arial" w:hAnsi="Arial" w:cs="Arial"/>
                        <w:sz w:val="18"/>
                        <w:szCs w:val="18"/>
                      </w:rPr>
                    </w:pPr>
                    <w:r w:rsidRPr="001235BF">
                      <w:rPr>
                        <w:rFonts w:ascii="Arial" w:hAnsi="Arial" w:cs="Arial"/>
                        <w:sz w:val="18"/>
                        <w:szCs w:val="18"/>
                      </w:rPr>
                      <w:t>Diagonal</w:t>
                    </w:r>
                  </w:p>
                  <w:p w14:paraId="6982A5BE" w14:textId="77777777" w:rsidR="00992C40" w:rsidRPr="001235BF" w:rsidRDefault="00992C40" w:rsidP="00992C40">
                    <w:pPr>
                      <w:rPr>
                        <w:rFonts w:ascii="Arial" w:hAnsi="Arial" w:cs="Arial"/>
                        <w:sz w:val="18"/>
                        <w:szCs w:val="18"/>
                      </w:rPr>
                    </w:pPr>
                    <w:r w:rsidRPr="001235BF">
                      <w:rPr>
                        <w:rFonts w:ascii="Arial" w:hAnsi="Arial" w:cs="Arial"/>
                        <w:sz w:val="18"/>
                        <w:szCs w:val="18"/>
                      </w:rPr>
                      <w:t>Eje vial</w:t>
                    </w:r>
                  </w:p>
                  <w:p w14:paraId="541D547F" w14:textId="77777777" w:rsidR="00992C40" w:rsidRPr="001235BF" w:rsidRDefault="00992C40" w:rsidP="00992C40">
                    <w:pPr>
                      <w:rPr>
                        <w:rFonts w:ascii="Arial" w:hAnsi="Arial" w:cs="Arial"/>
                        <w:sz w:val="18"/>
                        <w:szCs w:val="18"/>
                      </w:rPr>
                    </w:pPr>
                    <w:r w:rsidRPr="001235BF">
                      <w:rPr>
                        <w:rFonts w:ascii="Arial" w:hAnsi="Arial" w:cs="Arial"/>
                        <w:sz w:val="18"/>
                        <w:szCs w:val="18"/>
                      </w:rPr>
                      <w:t xml:space="preserve">Línea de </w:t>
                    </w:r>
                    <w:r>
                      <w:rPr>
                        <w:rFonts w:ascii="Arial" w:hAnsi="Arial" w:cs="Arial"/>
                        <w:sz w:val="18"/>
                        <w:szCs w:val="18"/>
                      </w:rPr>
                      <w:t>c</w:t>
                    </w:r>
                    <w:r w:rsidRPr="001235BF">
                      <w:rPr>
                        <w:rFonts w:ascii="Arial" w:hAnsi="Arial" w:cs="Arial"/>
                        <w:sz w:val="18"/>
                        <w:szCs w:val="18"/>
                      </w:rPr>
                      <w:t xml:space="preserve">osta </w:t>
                    </w:r>
                    <w:r>
                      <w:rPr>
                        <w:rFonts w:ascii="Arial" w:hAnsi="Arial" w:cs="Arial"/>
                        <w:sz w:val="18"/>
                        <w:szCs w:val="18"/>
                      </w:rPr>
                      <w:t>c</w:t>
                    </w:r>
                    <w:r w:rsidRPr="001235BF">
                      <w:rPr>
                        <w:rFonts w:ascii="Arial" w:hAnsi="Arial" w:cs="Arial"/>
                        <w:sz w:val="18"/>
                        <w:szCs w:val="18"/>
                      </w:rPr>
                      <w:t>ontinental</w:t>
                    </w:r>
                  </w:p>
                  <w:p w14:paraId="043F6A40" w14:textId="77777777" w:rsidR="00992C40" w:rsidRPr="001235BF" w:rsidRDefault="00992C40" w:rsidP="00992C40">
                    <w:pPr>
                      <w:rPr>
                        <w:rFonts w:ascii="Arial" w:hAnsi="Arial" w:cs="Arial"/>
                        <w:sz w:val="18"/>
                        <w:szCs w:val="18"/>
                      </w:rPr>
                    </w:pPr>
                    <w:r w:rsidRPr="001235BF">
                      <w:rPr>
                        <w:rFonts w:ascii="Arial" w:hAnsi="Arial" w:cs="Arial"/>
                        <w:sz w:val="18"/>
                        <w:szCs w:val="18"/>
                      </w:rPr>
                      <w:t xml:space="preserve">Línea de </w:t>
                    </w:r>
                    <w:r>
                      <w:rPr>
                        <w:rFonts w:ascii="Arial" w:hAnsi="Arial" w:cs="Arial"/>
                        <w:sz w:val="18"/>
                        <w:szCs w:val="18"/>
                      </w:rPr>
                      <w:t>c</w:t>
                    </w:r>
                    <w:r w:rsidRPr="001235BF">
                      <w:rPr>
                        <w:rFonts w:ascii="Arial" w:hAnsi="Arial" w:cs="Arial"/>
                        <w:sz w:val="18"/>
                        <w:szCs w:val="18"/>
                      </w:rPr>
                      <w:t xml:space="preserve">osta </w:t>
                    </w:r>
                    <w:r>
                      <w:rPr>
                        <w:rFonts w:ascii="Arial" w:hAnsi="Arial" w:cs="Arial"/>
                        <w:sz w:val="18"/>
                        <w:szCs w:val="18"/>
                      </w:rPr>
                      <w:t>i</w:t>
                    </w:r>
                    <w:r w:rsidRPr="001235BF">
                      <w:rPr>
                        <w:rFonts w:ascii="Arial" w:hAnsi="Arial" w:cs="Arial"/>
                        <w:sz w:val="18"/>
                        <w:szCs w:val="18"/>
                      </w:rPr>
                      <w:t xml:space="preserve">nsular </w:t>
                    </w:r>
                  </w:p>
                  <w:p w14:paraId="0FDBD220" w14:textId="77777777" w:rsidR="00992C40" w:rsidRPr="001235BF" w:rsidRDefault="00992C40" w:rsidP="00992C40">
                    <w:pPr>
                      <w:rPr>
                        <w:rFonts w:ascii="Arial" w:hAnsi="Arial" w:cs="Arial"/>
                        <w:sz w:val="18"/>
                        <w:szCs w:val="18"/>
                      </w:rPr>
                    </w:pPr>
                    <w:r w:rsidRPr="001235BF">
                      <w:rPr>
                        <w:rFonts w:ascii="Arial" w:hAnsi="Arial" w:cs="Arial"/>
                        <w:sz w:val="18"/>
                        <w:szCs w:val="18"/>
                      </w:rPr>
                      <w:t>Marítima</w:t>
                    </w:r>
                  </w:p>
                  <w:p w14:paraId="7F18C3ED" w14:textId="77777777" w:rsidR="00992C40" w:rsidRDefault="00992C40" w:rsidP="00992C40">
                    <w:pPr>
                      <w:rPr>
                        <w:rFonts w:ascii="Arial" w:hAnsi="Arial" w:cs="Arial"/>
                        <w:sz w:val="18"/>
                        <w:szCs w:val="18"/>
                      </w:rPr>
                    </w:pPr>
                    <w:r w:rsidRPr="001235BF">
                      <w:rPr>
                        <w:rFonts w:ascii="Arial" w:hAnsi="Arial" w:cs="Arial"/>
                        <w:sz w:val="18"/>
                        <w:szCs w:val="18"/>
                      </w:rPr>
                      <w:t>Pasaje</w:t>
                    </w:r>
                  </w:p>
                  <w:p w14:paraId="7421650A" w14:textId="77777777" w:rsidR="00992C40" w:rsidRPr="005E412B" w:rsidRDefault="00992C40" w:rsidP="00992C40">
                    <w:pPr>
                      <w:rPr>
                        <w:rFonts w:ascii="Arial" w:hAnsi="Arial" w:cs="Arial"/>
                        <w:sz w:val="18"/>
                        <w:szCs w:val="18"/>
                      </w:rPr>
                    </w:pPr>
                    <w:r w:rsidRPr="005E412B">
                      <w:rPr>
                        <w:rFonts w:ascii="Arial" w:hAnsi="Arial" w:cs="Arial"/>
                        <w:sz w:val="18"/>
                        <w:szCs w:val="18"/>
                      </w:rPr>
                      <w:t>Peatonal</w:t>
                    </w:r>
                  </w:p>
                  <w:p w14:paraId="402E19E8" w14:textId="77777777" w:rsidR="00992C40" w:rsidRPr="005E412B" w:rsidRDefault="00992C40" w:rsidP="00992C40">
                    <w:pPr>
                      <w:rPr>
                        <w:rFonts w:ascii="Arial" w:hAnsi="Arial" w:cs="Arial"/>
                        <w:sz w:val="18"/>
                        <w:szCs w:val="18"/>
                      </w:rPr>
                    </w:pPr>
                    <w:r w:rsidRPr="005E412B">
                      <w:rPr>
                        <w:rFonts w:ascii="Arial" w:hAnsi="Arial" w:cs="Arial"/>
                        <w:sz w:val="18"/>
                        <w:szCs w:val="18"/>
                      </w:rPr>
                      <w:t>Periférico</w:t>
                    </w:r>
                  </w:p>
                </w:txbxContent>
              </v:textbox>
            </v:shape>
            <v:shape id="Cuadro de texto 289" o:spid="_x0000_s2113" type="#_x0000_t202" style="position:absolute;left:38851;top:27740;width:18433;height:17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" fillcolor="window" strokeweight=".5pt">
              <v:textbox>
                <w:txbxContent>
                  <w:p w14:paraId="43A4BB10" w14:textId="77777777" w:rsidR="00992C40" w:rsidRPr="001235BF" w:rsidRDefault="00992C40" w:rsidP="00992C40">
                    <w:pPr>
                      <w:rPr>
                        <w:rFonts w:ascii="Arial" w:hAnsi="Arial" w:cs="Arial"/>
                        <w:sz w:val="18"/>
                        <w:szCs w:val="18"/>
                      </w:rPr>
                    </w:pPr>
                    <w:r w:rsidRPr="001235BF">
                      <w:rPr>
                        <w:rFonts w:ascii="Arial" w:hAnsi="Arial" w:cs="Arial"/>
                        <w:sz w:val="18"/>
                        <w:szCs w:val="18"/>
                      </w:rPr>
                      <w:t>Privada</w:t>
                    </w:r>
                  </w:p>
                  <w:p w14:paraId="21A9303A" w14:textId="77777777" w:rsidR="00992C40" w:rsidRPr="001235BF" w:rsidRDefault="00992C40" w:rsidP="00992C40">
                    <w:pPr>
                      <w:rPr>
                        <w:rFonts w:ascii="Arial" w:hAnsi="Arial" w:cs="Arial"/>
                        <w:sz w:val="18"/>
                        <w:szCs w:val="18"/>
                      </w:rPr>
                    </w:pPr>
                    <w:r w:rsidRPr="001235BF">
                      <w:rPr>
                        <w:rFonts w:ascii="Arial" w:hAnsi="Arial" w:cs="Arial"/>
                        <w:sz w:val="18"/>
                        <w:szCs w:val="18"/>
                      </w:rPr>
                      <w:t>Prolongación</w:t>
                    </w:r>
                  </w:p>
                  <w:p w14:paraId="72ABEB9F" w14:textId="77777777" w:rsidR="00992C40" w:rsidRPr="001235BF" w:rsidRDefault="00992C40" w:rsidP="00992C40">
                    <w:pPr>
                      <w:rPr>
                        <w:rFonts w:ascii="Arial" w:hAnsi="Arial" w:cs="Arial"/>
                        <w:sz w:val="18"/>
                        <w:szCs w:val="18"/>
                      </w:rPr>
                    </w:pPr>
                    <w:r w:rsidRPr="001235BF">
                      <w:rPr>
                        <w:rFonts w:ascii="Arial" w:hAnsi="Arial" w:cs="Arial"/>
                        <w:sz w:val="18"/>
                        <w:szCs w:val="18"/>
                      </w:rPr>
                      <w:t>Retorno</w:t>
                    </w:r>
                  </w:p>
                  <w:p w14:paraId="487B28B3" w14:textId="77777777" w:rsidR="00992C40" w:rsidRPr="001235BF" w:rsidRDefault="00992C40" w:rsidP="00992C40">
                    <w:pPr>
                      <w:rPr>
                        <w:rFonts w:ascii="Arial" w:hAnsi="Arial" w:cs="Arial"/>
                        <w:sz w:val="18"/>
                        <w:szCs w:val="18"/>
                      </w:rPr>
                    </w:pPr>
                    <w:r w:rsidRPr="001235BF">
                      <w:rPr>
                        <w:rFonts w:ascii="Arial" w:hAnsi="Arial" w:cs="Arial"/>
                        <w:sz w:val="18"/>
                        <w:szCs w:val="18"/>
                      </w:rPr>
                      <w:t>R</w:t>
                    </w:r>
                    <w:r>
                      <w:rPr>
                        <w:rFonts w:ascii="Arial" w:hAnsi="Arial" w:cs="Arial"/>
                        <w:sz w:val="18"/>
                        <w:szCs w:val="18"/>
                      </w:rPr>
                      <w:t>í</w:t>
                    </w:r>
                    <w:r w:rsidRPr="001235BF">
                      <w:rPr>
                        <w:rFonts w:ascii="Arial" w:hAnsi="Arial" w:cs="Arial"/>
                        <w:sz w:val="18"/>
                        <w:szCs w:val="18"/>
                      </w:rPr>
                      <w:t>o</w:t>
                    </w:r>
                  </w:p>
                  <w:p w14:paraId="37D53145" w14:textId="77777777" w:rsidR="00992C40" w:rsidRPr="001235BF" w:rsidRDefault="00992C40" w:rsidP="00992C40">
                    <w:pPr>
                      <w:rPr>
                        <w:rFonts w:ascii="Arial" w:hAnsi="Arial" w:cs="Arial"/>
                        <w:sz w:val="18"/>
                        <w:szCs w:val="18"/>
                      </w:rPr>
                    </w:pPr>
                    <w:r w:rsidRPr="001235BF">
                      <w:rPr>
                        <w:rFonts w:ascii="Arial" w:hAnsi="Arial" w:cs="Arial"/>
                        <w:sz w:val="18"/>
                        <w:szCs w:val="18"/>
                      </w:rPr>
                      <w:t>Terracería</w:t>
                    </w:r>
                  </w:p>
                  <w:p w14:paraId="08D00088" w14:textId="77777777" w:rsidR="00992C40" w:rsidRPr="001235BF" w:rsidRDefault="00992C40" w:rsidP="00992C40">
                    <w:pPr>
                      <w:rPr>
                        <w:rFonts w:ascii="Arial" w:hAnsi="Arial" w:cs="Arial"/>
                        <w:sz w:val="18"/>
                        <w:szCs w:val="18"/>
                      </w:rPr>
                    </w:pPr>
                    <w:r w:rsidRPr="001235BF">
                      <w:rPr>
                        <w:rFonts w:ascii="Arial" w:hAnsi="Arial" w:cs="Arial"/>
                        <w:sz w:val="18"/>
                        <w:szCs w:val="18"/>
                      </w:rPr>
                      <w:t>Vereda</w:t>
                    </w:r>
                  </w:p>
                  <w:p w14:paraId="2EB11A6E" w14:textId="77777777" w:rsidR="00992C40" w:rsidRDefault="00992C40" w:rsidP="00992C40">
                    <w:pPr>
                      <w:rPr>
                        <w:rFonts w:ascii="Arial" w:hAnsi="Arial" w:cs="Arial"/>
                        <w:sz w:val="18"/>
                        <w:szCs w:val="18"/>
                      </w:rPr>
                    </w:pPr>
                    <w:r w:rsidRPr="001235BF">
                      <w:rPr>
                        <w:rFonts w:ascii="Arial" w:hAnsi="Arial" w:cs="Arial"/>
                        <w:sz w:val="18"/>
                        <w:szCs w:val="18"/>
                      </w:rPr>
                      <w:t xml:space="preserve">Viaducto </w:t>
                    </w:r>
                  </w:p>
                  <w:p w14:paraId="5B4FAA34" w14:textId="77777777" w:rsidR="00992C40" w:rsidRPr="001235BF" w:rsidRDefault="00992C40" w:rsidP="00992C40">
                    <w:pPr>
                      <w:rPr>
                        <w:rFonts w:ascii="Arial" w:hAnsi="Arial" w:cs="Arial"/>
                        <w:sz w:val="18"/>
                        <w:szCs w:val="18"/>
                      </w:rPr>
                    </w:pPr>
                    <w:r>
                      <w:rPr>
                        <w:rFonts w:ascii="Arial" w:hAnsi="Arial" w:cs="Arial"/>
                        <w:sz w:val="18"/>
                        <w:szCs w:val="18"/>
                      </w:rPr>
                      <w:t xml:space="preserve">Ninguno </w:t>
                    </w:r>
                  </w:p>
                </w:txbxContent>
              </v:textbox>
            </v:shape>
            <v:shape id="Cuadro de texto 189" o:spid="_x0000_s2114" type="#_x0000_t202" style="position:absolute;left:1912;top:23017;width:24085;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" filled="f" stroked="f" strokeweight=".5pt">
              <v:textbox>
                <w:txbxContent>
                  <w:p w14:paraId="1A41683B" w14:textId="77777777" w:rsidR="00992C40" w:rsidRPr="001235BF" w:rsidRDefault="00992C40" w:rsidP="00992C40">
                    <w:pPr>
                      <w:tabs>
                        <w:tab w:val="left" w:pos="1069"/>
                      </w:tabs>
                      <w:rPr>
                        <w:rFonts w:ascii="Arial" w:hAnsi="Arial" w:cs="Arial"/>
                        <w:b/>
                        <w:bCs/>
                        <w:sz w:val="18"/>
                        <w:szCs w:val="18"/>
                      </w:rPr>
                    </w:pPr>
                    <w:r w:rsidRPr="001235BF">
                      <w:rPr>
                        <w:rFonts w:ascii="Arial" w:hAnsi="Arial" w:cs="Arial"/>
                        <w:b/>
                        <w:bCs/>
                        <w:sz w:val="18"/>
                        <w:szCs w:val="18"/>
                      </w:rPr>
                      <w:t>DOMINIO DE VALORES</w:t>
                    </w:r>
                  </w:p>
                </w:txbxContent>
              </v:textbox>
            </v:shape>
            <v:shape id="Cuadro de texto 203" o:spid="_x0000_s2115" type="#_x0000_t202" style="position:absolute;left:2048;top:50814;width:24086;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" filled="f" stroked="f" strokeweight=".5pt">
              <v:textbox>
                <w:txbxContent>
                  <w:p w14:paraId="5A486305" w14:textId="77777777" w:rsidR="00992C40" w:rsidRPr="001235BF" w:rsidRDefault="00992C40" w:rsidP="00992C40">
                    <w:pPr>
                      <w:tabs>
                        <w:tab w:val="left" w:pos="1069"/>
                      </w:tabs>
                      <w:rPr>
                        <w:rFonts w:ascii="Arial" w:hAnsi="Arial" w:cs="Arial"/>
                        <w:sz w:val="18"/>
                        <w:szCs w:val="18"/>
                      </w:rPr>
                    </w:pPr>
                    <w:r w:rsidRPr="001235BF">
                      <w:rPr>
                        <w:rFonts w:ascii="Arial" w:hAnsi="Arial" w:cs="Arial"/>
                        <w:b/>
                        <w:bCs/>
                        <w:sz w:val="18"/>
                        <w:szCs w:val="18"/>
                      </w:rPr>
                      <w:t>CONSIDERACIONES</w:t>
                    </w:r>
                  </w:p>
                  <w:p w14:paraId="260B8A83" w14:textId="77777777" w:rsidR="00992C40" w:rsidRPr="001235BF" w:rsidRDefault="00992C40" w:rsidP="00992C40">
                    <w:pPr>
                      <w:rPr>
                        <w:sz w:val="22"/>
                        <w:szCs w:val="22"/>
                      </w:rPr>
                    </w:pPr>
                  </w:p>
                </w:txbxContent>
              </v:textbox>
            </v:shape>
            <v:shape id="Cuadro de texto 225" o:spid="_x0000_s2116" type="#_x0000_t202" style="position:absolute;left:930;top:52820;width:56614;height:2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23CD994F" w14:textId="77777777" w:rsidR="00992C40" w:rsidRDefault="00992C40" w:rsidP="00992C40">
                    <w:pPr>
                      <w:ind w:left="567" w:hanging="357"/>
                      <w:contextualSpacing/>
                    </w:pPr>
                  </w:p>
                  <w:p w14:paraId="217F3DBF" w14:textId="77777777" w:rsidR="00992C40" w:rsidRPr="00BA3867" w:rsidRDefault="00992C40" w:rsidP="00992C40">
                    <w:pPr>
                      <w:pStyle w:val="Prrafodelista"/>
                      <w:numPr>
                        <w:ilvl w:val="0"/>
                        <w:numId w:val="14"/>
                      </w:numPr>
                      <w:spacing w:after="0" w:line="240" w:lineRule="auto"/>
                      <w:ind w:left="567" w:hanging="357"/>
                      <w:contextualSpacing/>
                      <w:rPr>
                        <w:rFonts w:ascii="Arial" w:hAnsi="Arial" w:cs="Arial"/>
                        <w:szCs w:val="18"/>
                      </w:rPr>
                    </w:pPr>
                    <w:r>
                      <w:rPr>
                        <w:rFonts w:ascii="Arial" w:hAnsi="Arial" w:cs="Arial"/>
                        <w:szCs w:val="18"/>
                      </w:rPr>
                      <w:t xml:space="preserve">Para </w:t>
                    </w:r>
                    <w:r w:rsidRPr="00A45FC2">
                      <w:rPr>
                        <w:rFonts w:ascii="Arial" w:hAnsi="Arial" w:cs="Arial"/>
                        <w:szCs w:val="18"/>
                      </w:rPr>
                      <w:t>la identificación y estructuración ordenada, el acceso principal del domicilio geográfico de interés servirá como punto de referencia. Al posicionarse de frente al predio o inmueble, con la vialidad detrás. La vialidad que se ubica en el lado izquierdo se designará como “Entre vialidad de referencia 1”, mientras que la vialidad situada en el lado derecho se denominará “Entre vialidad de referencia 2”.</w:t>
                    </w:r>
                  </w:p>
                  <w:p w14:paraId="29709E42" w14:textId="77777777" w:rsidR="00992C40" w:rsidRPr="001235BF" w:rsidRDefault="00992C40" w:rsidP="00992C40">
                    <w:pPr>
                      <w:pStyle w:val="Prrafodelista"/>
                      <w:numPr>
                        <w:ilvl w:val="0"/>
                        <w:numId w:val="14"/>
                      </w:numPr>
                      <w:spacing w:after="0" w:line="240" w:lineRule="auto"/>
                      <w:ind w:left="567" w:hanging="357"/>
                      <w:contextualSpacing/>
                      <w:rPr>
                        <w:rFonts w:ascii="Arial" w:hAnsi="Arial" w:cs="Arial"/>
                        <w:szCs w:val="18"/>
                      </w:rPr>
                    </w:pPr>
                    <w:r w:rsidRPr="001235BF">
                      <w:rPr>
                        <w:rFonts w:ascii="Arial" w:hAnsi="Arial" w:cs="Arial"/>
                        <w:szCs w:val="18"/>
                      </w:rPr>
                      <w:t>En manzanas de formas regulares, las entre vialidades son las que delimitan el tramo de la vialidad en donde se encuentre ubicado el Domicilio Geográfico</w:t>
                    </w:r>
                    <w:r>
                      <w:rPr>
                        <w:rFonts w:ascii="Arial" w:hAnsi="Arial" w:cs="Arial"/>
                        <w:szCs w:val="18"/>
                      </w:rPr>
                      <w:t xml:space="preserve"> de interés</w:t>
                    </w:r>
                    <w:r w:rsidRPr="001235BF">
                      <w:rPr>
                        <w:rFonts w:ascii="Arial" w:hAnsi="Arial" w:cs="Arial"/>
                        <w:szCs w:val="18"/>
                      </w:rPr>
                      <w:t>.</w:t>
                    </w:r>
                  </w:p>
                  <w:p w14:paraId="60740398" w14:textId="77777777" w:rsidR="00992C40" w:rsidRPr="001235BF" w:rsidRDefault="00992C40" w:rsidP="00992C40">
                    <w:pPr>
                      <w:pStyle w:val="Prrafodelista"/>
                      <w:numPr>
                        <w:ilvl w:val="0"/>
                        <w:numId w:val="14"/>
                      </w:numPr>
                      <w:spacing w:after="0" w:line="240" w:lineRule="auto"/>
                      <w:ind w:left="567" w:hanging="357"/>
                      <w:contextualSpacing/>
                      <w:rPr>
                        <w:rFonts w:ascii="Arial" w:hAnsi="Arial" w:cs="Arial"/>
                        <w:szCs w:val="18"/>
                      </w:rPr>
                    </w:pPr>
                    <w:r w:rsidRPr="001235BF">
                      <w:rPr>
                        <w:rFonts w:ascii="Arial" w:hAnsi="Arial" w:cs="Arial"/>
                        <w:szCs w:val="18"/>
                      </w:rPr>
                      <w:t xml:space="preserve">En manzanas de formas irregulares o con privadas simples y/o anidadas, en las que se dificulte establecer el Componente Entre Vialidades, se recomienda establecer las vialidades principales que permitan llegar al Domicilio Geográfico aun y cuando no se encuentre </w:t>
                    </w:r>
                    <w:proofErr w:type="spellStart"/>
                    <w:r w:rsidRPr="001235BF">
                      <w:rPr>
                        <w:rFonts w:ascii="Arial" w:hAnsi="Arial" w:cs="Arial"/>
                        <w:szCs w:val="18"/>
                      </w:rPr>
                      <w:t>intersectando</w:t>
                    </w:r>
                    <w:proofErr w:type="spellEnd"/>
                    <w:r w:rsidRPr="001235BF">
                      <w:rPr>
                        <w:rFonts w:ascii="Arial" w:hAnsi="Arial" w:cs="Arial"/>
                        <w:szCs w:val="18"/>
                      </w:rPr>
                      <w:t xml:space="preserve"> el tramo de la vialidad que corresponde al domicilio en cuestión.</w:t>
                    </w:r>
                  </w:p>
                  <w:p w14:paraId="5DBAD235" w14:textId="77777777" w:rsidR="00992C40" w:rsidRPr="001235BF" w:rsidRDefault="00992C40" w:rsidP="00992C40">
                    <w:pPr>
                      <w:pStyle w:val="Prrafodelista"/>
                      <w:numPr>
                        <w:ilvl w:val="0"/>
                        <w:numId w:val="14"/>
                      </w:numPr>
                      <w:spacing w:after="0" w:line="240" w:lineRule="auto"/>
                      <w:ind w:left="567" w:hanging="357"/>
                      <w:contextualSpacing/>
                      <w:rPr>
                        <w:rFonts w:ascii="Arial" w:hAnsi="Arial" w:cs="Arial"/>
                        <w:szCs w:val="18"/>
                      </w:rPr>
                    </w:pPr>
                    <w:r w:rsidRPr="001235BF">
                      <w:rPr>
                        <w:rFonts w:ascii="Arial" w:hAnsi="Arial" w:cs="Arial"/>
                        <w:szCs w:val="18"/>
                      </w:rPr>
                      <w:t>Para la captación de los datos de las entre vialidades 1 y 2, se debe considerar los dominios de valores que se han establecido en esta Tabla para los componentes TIPO y NOMBRE DE VIALIDAD, verificando las CONSIDERACIONES que aplican a estos componentes, a fin de ser consistentes en la información registrada.</w:t>
                    </w:r>
                  </w:p>
                  <w:p w14:paraId="631F1BFC" w14:textId="77777777" w:rsidR="00992C40" w:rsidRPr="001235BF" w:rsidRDefault="00992C40" w:rsidP="00992C40">
                    <w:pPr>
                      <w:pStyle w:val="Prrafodelista"/>
                      <w:numPr>
                        <w:ilvl w:val="0"/>
                        <w:numId w:val="14"/>
                      </w:numPr>
                      <w:spacing w:after="0" w:line="240" w:lineRule="auto"/>
                      <w:ind w:left="567" w:hanging="357"/>
                      <w:contextualSpacing/>
                      <w:rPr>
                        <w:rFonts w:ascii="Arial" w:hAnsi="Arial" w:cs="Arial"/>
                        <w:szCs w:val="18"/>
                      </w:rPr>
                    </w:pPr>
                    <w:r w:rsidRPr="001235BF">
                      <w:rPr>
                        <w:rFonts w:ascii="Arial" w:hAnsi="Arial" w:cs="Arial"/>
                        <w:szCs w:val="18"/>
                      </w:rPr>
                      <w:t>Es recomendable, captar las entre vialidades 1 y 2 en la medida de lo posible, ya que éstas coadyuvan a la ubicación precisa del Domicilio Geográfico.</w:t>
                    </w:r>
                  </w:p>
                  <w:p w14:paraId="3B817F7E" w14:textId="77777777" w:rsidR="00992C40" w:rsidRDefault="00992C40" w:rsidP="00992C40"/>
                </w:txbxContent>
              </v:textbox>
            </v:shape>
          </v:group>
        </w:pict>
      </w:r>
    </w:p>
    <w:p w14:paraId="6A035E36" w14:textId="2FA2C8C8" w:rsidR="00992C40" w:rsidRDefault="00000000" w:rsidP="00992C40">
      <w:pPr>
        <w:rPr>
          <w:rFonts w:eastAsia="Calibri" w:cs="Arial"/>
          <w:sz w:val="32"/>
          <w:szCs w:val="32"/>
          <w:lang w:eastAsia="en-US"/>
        </w:rPr>
      </w:pPr>
      <w:r>
        <w:rPr>
          <w:noProof/>
        </w:rPr>
        <w:pict w14:anchorId="7EEEFB41">
          <v:shape id="Cuadro de texto 29" o:spid="_x0000_s2104" type="#_x0000_t202" style="position:absolute;margin-left:30.55pt;margin-top:6.05pt;width:398.6pt;height:151.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" filled="f" stroked="f" strokeweight=".5pt">
            <v:textbox>
              <w:txbxContent>
                <w:p w14:paraId="7204E2A8" w14:textId="77777777" w:rsidR="00992C40" w:rsidRDefault="00992C40" w:rsidP="00992C40">
                  <w:pPr>
                    <w:jc w:val="both"/>
                    <w:rPr>
                      <w:rFonts w:ascii="Arial" w:hAnsi="Arial" w:cs="Arial"/>
                      <w:sz w:val="18"/>
                      <w:szCs w:val="18"/>
                    </w:rPr>
                  </w:pPr>
                  <w:r w:rsidRPr="001235BF">
                    <w:rPr>
                      <w:rFonts w:ascii="Arial" w:hAnsi="Arial" w:cs="Arial"/>
                      <w:b/>
                      <w:bCs/>
                      <w:sz w:val="18"/>
                      <w:szCs w:val="18"/>
                    </w:rPr>
                    <w:t>DESCRIPCIÓN:</w:t>
                  </w:r>
                  <w:r w:rsidRPr="001235BF">
                    <w:rPr>
                      <w:rFonts w:ascii="Arial" w:hAnsi="Arial" w:cs="Arial"/>
                      <w:sz w:val="18"/>
                      <w:szCs w:val="18"/>
                    </w:rPr>
                    <w:t xml:space="preserve"> </w:t>
                  </w:r>
                  <w:r w:rsidRPr="00260C37">
                    <w:rPr>
                      <w:rFonts w:ascii="Arial" w:hAnsi="Arial" w:cs="Arial"/>
                      <w:sz w:val="18"/>
                      <w:szCs w:val="18"/>
                    </w:rPr>
                    <w:t xml:space="preserve">Hace referencia al tipo y nombre de las vialidades entre las cuales se ubica un Domicilio Geográfico de interés, están definidas por las vialidades perpendiculares a la vialidad sobre la que se encuentra el frente de manzana en donde se ubica el acceso principal del predio o inmueble. </w:t>
                  </w:r>
                </w:p>
                <w:p w14:paraId="407837B9" w14:textId="77777777" w:rsidR="00992C40" w:rsidRDefault="00992C40" w:rsidP="00992C40">
                  <w:pPr>
                    <w:jc w:val="both"/>
                    <w:rPr>
                      <w:rFonts w:ascii="Arial" w:hAnsi="Arial" w:cs="Arial"/>
                      <w:sz w:val="18"/>
                      <w:szCs w:val="18"/>
                    </w:rPr>
                  </w:pPr>
                </w:p>
                <w:p w14:paraId="5EFE953D" w14:textId="77777777" w:rsidR="00992C40" w:rsidRDefault="00992C40" w:rsidP="00992C40">
                  <w:pPr>
                    <w:ind w:left="851"/>
                    <w:rPr>
                      <w:rFonts w:ascii="Arial" w:hAnsi="Arial" w:cs="Arial"/>
                      <w:b/>
                      <w:bCs/>
                      <w:sz w:val="18"/>
                      <w:szCs w:val="18"/>
                    </w:rPr>
                  </w:pPr>
                  <w:r w:rsidRPr="001235BF">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r>
                  <w:r w:rsidRPr="001235BF">
                    <w:rPr>
                      <w:rFonts w:ascii="Arial" w:hAnsi="Arial" w:cs="Arial"/>
                      <w:b/>
                      <w:bCs/>
                      <w:sz w:val="18"/>
                      <w:szCs w:val="18"/>
                    </w:rPr>
                    <w:t xml:space="preserve"> ORIGEN DEL ELEMENTO:               </w:t>
                  </w:r>
                </w:p>
                <w:p w14:paraId="67B0279D" w14:textId="77777777" w:rsidR="00992C40" w:rsidRPr="001235BF" w:rsidRDefault="00992C40" w:rsidP="00992C40">
                  <w:pPr>
                    <w:rPr>
                      <w:rFonts w:ascii="Arial" w:hAnsi="Arial" w:cs="Arial"/>
                      <w:b/>
                      <w:bCs/>
                      <w:sz w:val="18"/>
                      <w:szCs w:val="18"/>
                    </w:rPr>
                  </w:pPr>
                </w:p>
                <w:tbl>
                  <w:tblPr>
                    <w:tblStyle w:val="Tablaconcuadrcula"/>
                    <w:tblW w:w="7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72"/>
                    <w:gridCol w:w="3220"/>
                    <w:gridCol w:w="472"/>
                  </w:tblGrid>
                  <w:tr w:rsidR="00992C40" w:rsidRPr="001235BF" w14:paraId="4A1F9631" w14:textId="77777777" w:rsidTr="008903BA">
                    <w:trPr>
                      <w:trHeight w:val="598"/>
                    </w:trPr>
                    <w:tc>
                      <w:tcPr>
                        <w:tcW w:w="4016" w:type="dxa"/>
                        <w:gridSpan w:val="2"/>
                      </w:tcPr>
                      <w:p w14:paraId="6BECA5CC" w14:textId="77777777" w:rsidR="00992C40" w:rsidRDefault="00992C40" w:rsidP="00E81558">
                        <w:pPr>
                          <w:ind w:left="881"/>
                          <w:rPr>
                            <w:rFonts w:ascii="Arial" w:hAnsi="Arial" w:cs="Arial"/>
                            <w:sz w:val="18"/>
                            <w:szCs w:val="18"/>
                          </w:rPr>
                        </w:pPr>
                        <w:r w:rsidRPr="001235BF">
                          <w:rPr>
                            <w:rFonts w:ascii="Arial" w:hAnsi="Arial" w:cs="Arial"/>
                            <w:sz w:val="18"/>
                            <w:szCs w:val="18"/>
                          </w:rPr>
                          <w:t>PRINCIPAL</w:t>
                        </w:r>
                      </w:p>
                      <w:p w14:paraId="70A1754C" w14:textId="77777777" w:rsidR="00992C40" w:rsidRPr="001235BF" w:rsidRDefault="00992C40" w:rsidP="00F9441D">
                        <w:pPr>
                          <w:ind w:left="38"/>
                          <w:rPr>
                            <w:rFonts w:ascii="Arial" w:hAnsi="Arial" w:cs="Arial"/>
                            <w:sz w:val="18"/>
                            <w:szCs w:val="18"/>
                          </w:rPr>
                        </w:pPr>
                      </w:p>
                      <w:p w14:paraId="7D1DDDEA" w14:textId="77777777" w:rsidR="00992C40" w:rsidRPr="001235BF" w:rsidRDefault="00992C40" w:rsidP="00F9441D">
                        <w:pPr>
                          <w:ind w:left="38"/>
                          <w:rPr>
                            <w:rFonts w:ascii="Arial" w:hAnsi="Arial" w:cs="Arial"/>
                            <w:sz w:val="18"/>
                            <w:szCs w:val="18"/>
                          </w:rPr>
                        </w:pPr>
                      </w:p>
                    </w:tc>
                    <w:tc>
                      <w:tcPr>
                        <w:tcW w:w="3692" w:type="dxa"/>
                        <w:gridSpan w:val="2"/>
                      </w:tcPr>
                      <w:p w14:paraId="7DD75D34" w14:textId="77777777" w:rsidR="00992C40" w:rsidRPr="001235BF" w:rsidRDefault="00992C40" w:rsidP="00F9441D">
                        <w:pPr>
                          <w:rPr>
                            <w:rFonts w:ascii="Arial" w:hAnsi="Arial" w:cs="Arial"/>
                            <w:sz w:val="18"/>
                            <w:szCs w:val="18"/>
                          </w:rPr>
                        </w:pPr>
                        <w:r>
                          <w:rPr>
                            <w:rFonts w:ascii="Arial" w:hAnsi="Arial" w:cs="Arial"/>
                            <w:sz w:val="18"/>
                            <w:szCs w:val="18"/>
                          </w:rPr>
                          <w:t xml:space="preserve"> </w:t>
                        </w:r>
                        <w:r w:rsidRPr="001235BF">
                          <w:rPr>
                            <w:rFonts w:ascii="Arial" w:hAnsi="Arial" w:cs="Arial"/>
                            <w:sz w:val="18"/>
                            <w:szCs w:val="18"/>
                          </w:rPr>
                          <w:t>ESPACIAL</w:t>
                        </w:r>
                      </w:p>
                    </w:tc>
                  </w:tr>
                  <w:tr w:rsidR="00992C40" w:rsidRPr="001235BF" w14:paraId="6495BCD3" w14:textId="77777777" w:rsidTr="008903BA">
                    <w:trPr>
                      <w:trHeight w:val="424"/>
                    </w:trPr>
                    <w:tc>
                      <w:tcPr>
                        <w:tcW w:w="4016" w:type="dxa"/>
                        <w:gridSpan w:val="2"/>
                      </w:tcPr>
                      <w:p w14:paraId="38D1AAD8" w14:textId="77777777" w:rsidR="00992C40" w:rsidRPr="001235BF" w:rsidRDefault="00992C40" w:rsidP="00E81558">
                        <w:pPr>
                          <w:ind w:left="881"/>
                          <w:rPr>
                            <w:rFonts w:ascii="Arial" w:hAnsi="Arial" w:cs="Arial"/>
                            <w:sz w:val="18"/>
                            <w:szCs w:val="18"/>
                          </w:rPr>
                        </w:pPr>
                        <w:r w:rsidRPr="001235BF">
                          <w:rPr>
                            <w:rFonts w:ascii="Arial" w:hAnsi="Arial" w:cs="Arial"/>
                            <w:sz w:val="18"/>
                            <w:szCs w:val="18"/>
                          </w:rPr>
                          <w:t>COMPLEMENTARIO</w:t>
                        </w:r>
                      </w:p>
                    </w:tc>
                    <w:tc>
                      <w:tcPr>
                        <w:tcW w:w="3692" w:type="dxa"/>
                        <w:gridSpan w:val="2"/>
                      </w:tcPr>
                      <w:p w14:paraId="5E940086" w14:textId="77777777" w:rsidR="00992C40" w:rsidRPr="001235BF" w:rsidRDefault="00992C40" w:rsidP="00F9441D">
                        <w:pPr>
                          <w:rPr>
                            <w:rFonts w:ascii="Arial" w:hAnsi="Arial" w:cs="Arial"/>
                            <w:sz w:val="18"/>
                            <w:szCs w:val="18"/>
                          </w:rPr>
                        </w:pPr>
                        <w:r>
                          <w:rPr>
                            <w:rFonts w:ascii="Arial" w:hAnsi="Arial" w:cs="Arial"/>
                            <w:sz w:val="18"/>
                            <w:szCs w:val="18"/>
                          </w:rPr>
                          <w:t xml:space="preserve"> </w:t>
                        </w:r>
                        <w:r w:rsidRPr="001235BF">
                          <w:rPr>
                            <w:rFonts w:ascii="Arial" w:hAnsi="Arial" w:cs="Arial"/>
                            <w:sz w:val="18"/>
                            <w:szCs w:val="18"/>
                          </w:rPr>
                          <w:t xml:space="preserve">DE REFERENCIA </w:t>
                        </w:r>
                      </w:p>
                      <w:p w14:paraId="6EE50FA2" w14:textId="77777777" w:rsidR="00992C40" w:rsidRPr="001235BF" w:rsidRDefault="00992C40" w:rsidP="00F9441D">
                        <w:pPr>
                          <w:rPr>
                            <w:rFonts w:ascii="Arial" w:hAnsi="Arial" w:cs="Arial"/>
                            <w:sz w:val="18"/>
                            <w:szCs w:val="18"/>
                          </w:rPr>
                        </w:pPr>
                      </w:p>
                    </w:tc>
                  </w:tr>
                  <w:tr w:rsidR="00992C40" w:rsidRPr="001235BF" w14:paraId="42066560" w14:textId="77777777" w:rsidTr="008903BA">
                    <w:trPr>
                      <w:gridAfter w:val="1"/>
                      <w:wAfter w:w="472" w:type="dxa"/>
                      <w:trHeight w:val="262"/>
                    </w:trPr>
                    <w:tc>
                      <w:tcPr>
                        <w:tcW w:w="3544" w:type="dxa"/>
                      </w:tcPr>
                      <w:p w14:paraId="5F79D7F9" w14:textId="77777777" w:rsidR="00992C40" w:rsidRPr="001235BF" w:rsidRDefault="00992C40" w:rsidP="00F9441D">
                        <w:pPr>
                          <w:rPr>
                            <w:rFonts w:ascii="Arial" w:hAnsi="Arial" w:cs="Arial"/>
                            <w:sz w:val="18"/>
                            <w:szCs w:val="18"/>
                          </w:rPr>
                        </w:pPr>
                        <w:r w:rsidRPr="001235BF">
                          <w:rPr>
                            <w:rFonts w:ascii="Arial" w:hAnsi="Arial" w:cs="Arial"/>
                            <w:sz w:val="18"/>
                            <w:szCs w:val="18"/>
                          </w:rPr>
                          <w:t xml:space="preserve">                                                                                 </w:t>
                        </w:r>
                      </w:p>
                    </w:tc>
                    <w:tc>
                      <w:tcPr>
                        <w:tcW w:w="3692" w:type="dxa"/>
                        <w:gridSpan w:val="2"/>
                      </w:tcPr>
                      <w:p w14:paraId="605F45D2" w14:textId="77777777" w:rsidR="00992C40" w:rsidRPr="001235BF" w:rsidRDefault="00992C40" w:rsidP="00E81558">
                        <w:pPr>
                          <w:ind w:left="539"/>
                          <w:rPr>
                            <w:rFonts w:ascii="Arial" w:hAnsi="Arial" w:cs="Arial"/>
                            <w:sz w:val="18"/>
                            <w:szCs w:val="18"/>
                          </w:rPr>
                        </w:pPr>
                        <w:r w:rsidRPr="001235BF">
                          <w:rPr>
                            <w:rFonts w:ascii="Arial" w:hAnsi="Arial" w:cs="Arial"/>
                            <w:sz w:val="18"/>
                            <w:szCs w:val="18"/>
                          </w:rPr>
                          <w:t xml:space="preserve">GEOESTADÍSTICO </w:t>
                        </w:r>
                      </w:p>
                    </w:tc>
                  </w:tr>
                </w:tbl>
                <w:p w14:paraId="0A6BF6C9"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w:pict>
      </w:r>
    </w:p>
    <w:p w14:paraId="1E4232F5" w14:textId="77777777" w:rsidR="00992C40" w:rsidRDefault="00992C40" w:rsidP="00992C40">
      <w:pPr>
        <w:rPr>
          <w:rFonts w:eastAsia="Calibri" w:cs="Arial"/>
          <w:sz w:val="32"/>
          <w:szCs w:val="32"/>
          <w:lang w:eastAsia="en-US"/>
        </w:rPr>
      </w:pPr>
    </w:p>
    <w:p w14:paraId="6CA9A5B6" w14:textId="77777777" w:rsidR="00992C40" w:rsidRDefault="00992C40" w:rsidP="00992C40">
      <w:pPr>
        <w:rPr>
          <w:rFonts w:eastAsia="Calibri" w:cs="Arial"/>
          <w:sz w:val="32"/>
          <w:szCs w:val="32"/>
          <w:lang w:eastAsia="en-US"/>
        </w:rPr>
      </w:pPr>
    </w:p>
    <w:p w14:paraId="4347269C" w14:textId="77777777" w:rsidR="00992C40" w:rsidRDefault="00992C40" w:rsidP="00992C40">
      <w:pPr>
        <w:rPr>
          <w:rFonts w:eastAsia="Calibri" w:cs="Arial"/>
          <w:sz w:val="32"/>
          <w:szCs w:val="32"/>
          <w:lang w:eastAsia="en-US"/>
        </w:rPr>
      </w:pPr>
    </w:p>
    <w:p w14:paraId="1BA1134E" w14:textId="1B888A82" w:rsidR="00992C40" w:rsidRDefault="00000000" w:rsidP="00992C40">
      <w:pPr>
        <w:rPr>
          <w:rFonts w:eastAsia="Calibri" w:cs="Arial"/>
          <w:sz w:val="32"/>
          <w:szCs w:val="32"/>
          <w:lang w:eastAsia="en-US"/>
        </w:rPr>
      </w:pPr>
      <w:r>
        <w:rPr>
          <w:noProof/>
        </w:rPr>
        <w:pict w14:anchorId="28912C56">
          <v:group id="Grupo 8" o:spid="_x0000_s2098" style="position:absolute;margin-left:224.85pt;margin-top:8.65pt;width:13.85pt;height:64.3pt;z-index:251688448" coordsize="1759,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">
            <v:rect id="_x0000_s2099"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" fillcolor="window" strokecolor="#5b9bd5" strokeweight="1pt"/>
            <v:rect id="_x0000_s2100" style="position:absolute;left:45;top:6473;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" fillcolor="window" strokecolor="#5b9bd5" strokeweight="1pt"/>
            <v:group id="Grupo 17" o:spid="_x0000_s2101" style="position:absolute;top:3530;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">
              <v:rect id="_x0000_s2102" style="position:absolute;top:28575;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" fillcolor="window" strokecolor="#5b9bd5" strokeweight="1pt"/>
              <v:shape id="_x0000_s2103" style="position:absolute;left:222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w:pict>
      </w:r>
      <w:r>
        <w:rPr>
          <w:noProof/>
        </w:rPr>
        <w:pict w14:anchorId="2AA59340">
          <v:group id="Grupo 9" o:spid="_x0000_s2093" style="position:absolute;margin-left:65.4pt;margin-top:5.55pt;width:13.5pt;height:48.35pt;z-index:251707904" coordsize="1714,6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">
            <v:rect id="_x0000_s2094"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" fillcolor="window" strokecolor="#5b9bd5" strokeweight="1pt"/>
            <v:group id="Grupo 18" o:spid="_x0000_s2095" style="position:absolute;top:3892;width:1714;height:2248" coordsize="17145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">
              <v:rect id="_x0000_s2096" style="position:absolute;top:28575;width:171450;height:169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" fillcolor="window" strokecolor="#5b9bd5" strokeweight="1pt"/>
              <v:shape id="_x0000_s2097" style="position:absolute;left:22225;width:128905;height:224790;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group>
          </v:group>
        </w:pict>
      </w:r>
    </w:p>
    <w:p w14:paraId="0D6E48A4" w14:textId="77777777" w:rsidR="00992C40" w:rsidRDefault="00992C40" w:rsidP="00992C40">
      <w:pPr>
        <w:rPr>
          <w:rFonts w:eastAsia="Calibri" w:cs="Arial"/>
          <w:sz w:val="32"/>
          <w:szCs w:val="32"/>
          <w:lang w:eastAsia="en-US"/>
        </w:rPr>
      </w:pPr>
    </w:p>
    <w:p w14:paraId="5AE582FC" w14:textId="77777777" w:rsidR="00992C40" w:rsidRDefault="00992C40" w:rsidP="00992C40">
      <w:pPr>
        <w:rPr>
          <w:rFonts w:eastAsia="Calibri" w:cs="Arial"/>
          <w:sz w:val="32"/>
          <w:szCs w:val="32"/>
          <w:lang w:eastAsia="en-US"/>
        </w:rPr>
      </w:pPr>
    </w:p>
    <w:p w14:paraId="31DEDB5C" w14:textId="77777777" w:rsidR="00992C40" w:rsidRDefault="00992C40" w:rsidP="00992C40">
      <w:pPr>
        <w:rPr>
          <w:rFonts w:eastAsia="Calibri" w:cs="Arial"/>
          <w:sz w:val="32"/>
          <w:szCs w:val="32"/>
          <w:lang w:eastAsia="en-US"/>
        </w:rPr>
      </w:pPr>
    </w:p>
    <w:p w14:paraId="4D921BC8" w14:textId="77777777" w:rsidR="00992C40" w:rsidRDefault="00992C40" w:rsidP="00992C40">
      <w:pPr>
        <w:rPr>
          <w:rFonts w:eastAsia="Calibri" w:cs="Arial"/>
          <w:sz w:val="32"/>
          <w:szCs w:val="32"/>
          <w:lang w:eastAsia="en-US"/>
        </w:rPr>
      </w:pPr>
    </w:p>
    <w:p w14:paraId="7940ACCE" w14:textId="77777777" w:rsidR="00992C40" w:rsidRDefault="00992C40" w:rsidP="00992C40">
      <w:pPr>
        <w:rPr>
          <w:rFonts w:eastAsia="Calibri" w:cs="Arial"/>
          <w:sz w:val="32"/>
          <w:szCs w:val="32"/>
          <w:lang w:eastAsia="en-US"/>
        </w:rPr>
      </w:pPr>
    </w:p>
    <w:p w14:paraId="41326348" w14:textId="77777777" w:rsidR="00992C40" w:rsidRDefault="00992C40" w:rsidP="00992C40">
      <w:pPr>
        <w:rPr>
          <w:rFonts w:eastAsia="Calibri" w:cs="Arial"/>
          <w:sz w:val="32"/>
          <w:szCs w:val="32"/>
          <w:lang w:eastAsia="en-US"/>
        </w:rPr>
      </w:pPr>
    </w:p>
    <w:p w14:paraId="45179227" w14:textId="77777777" w:rsidR="00992C40" w:rsidRDefault="00992C40" w:rsidP="00992C40">
      <w:pPr>
        <w:rPr>
          <w:rFonts w:eastAsia="Calibri" w:cs="Arial"/>
          <w:sz w:val="32"/>
          <w:szCs w:val="32"/>
          <w:lang w:eastAsia="en-US"/>
        </w:rPr>
      </w:pPr>
    </w:p>
    <w:p w14:paraId="344EC992" w14:textId="77777777" w:rsidR="00992C40" w:rsidRDefault="00992C40" w:rsidP="00992C40">
      <w:pPr>
        <w:rPr>
          <w:rFonts w:eastAsia="Calibri" w:cs="Arial"/>
          <w:sz w:val="32"/>
          <w:szCs w:val="32"/>
          <w:lang w:eastAsia="en-US"/>
        </w:rPr>
      </w:pPr>
    </w:p>
    <w:p w14:paraId="4D97B2FD" w14:textId="77777777" w:rsidR="00992C40" w:rsidRDefault="00992C40" w:rsidP="00992C40">
      <w:pPr>
        <w:rPr>
          <w:rFonts w:eastAsia="Calibri" w:cs="Arial"/>
          <w:sz w:val="32"/>
          <w:szCs w:val="32"/>
          <w:lang w:eastAsia="en-US"/>
        </w:rPr>
      </w:pPr>
    </w:p>
    <w:p w14:paraId="4FBA82A7" w14:textId="77777777" w:rsidR="00992C40" w:rsidRDefault="00992C40" w:rsidP="00992C40">
      <w:pPr>
        <w:rPr>
          <w:rFonts w:eastAsia="Calibri" w:cs="Arial"/>
          <w:sz w:val="32"/>
          <w:szCs w:val="32"/>
          <w:lang w:eastAsia="en-US"/>
        </w:rPr>
      </w:pPr>
    </w:p>
    <w:p w14:paraId="41332C57" w14:textId="77777777" w:rsidR="00992C40" w:rsidRDefault="00992C40" w:rsidP="00992C40">
      <w:pPr>
        <w:rPr>
          <w:rFonts w:eastAsia="Calibri" w:cs="Arial"/>
          <w:sz w:val="32"/>
          <w:szCs w:val="32"/>
          <w:lang w:eastAsia="en-US"/>
        </w:rPr>
      </w:pPr>
    </w:p>
    <w:p w14:paraId="6338E01E" w14:textId="77777777" w:rsidR="00992C40" w:rsidRDefault="00992C40" w:rsidP="00992C40">
      <w:pPr>
        <w:rPr>
          <w:rFonts w:eastAsia="Calibri" w:cs="Arial"/>
          <w:sz w:val="32"/>
          <w:szCs w:val="32"/>
          <w:lang w:eastAsia="en-US"/>
        </w:rPr>
      </w:pPr>
    </w:p>
    <w:p w14:paraId="17FAC8ED" w14:textId="77777777" w:rsidR="00992C40" w:rsidRDefault="00992C40" w:rsidP="00992C40">
      <w:pPr>
        <w:rPr>
          <w:rFonts w:eastAsia="Calibri" w:cs="Arial"/>
          <w:sz w:val="32"/>
          <w:szCs w:val="32"/>
          <w:lang w:eastAsia="en-US"/>
        </w:rPr>
      </w:pPr>
    </w:p>
    <w:p w14:paraId="0AFAE067" w14:textId="43956603" w:rsidR="00992C40" w:rsidRDefault="00000000" w:rsidP="00992C40">
      <w:pPr>
        <w:rPr>
          <w:rFonts w:eastAsia="Calibri" w:cs="Arial"/>
          <w:sz w:val="32"/>
          <w:szCs w:val="32"/>
          <w:lang w:eastAsia="en-US"/>
        </w:rPr>
      </w:pPr>
      <w:r>
        <w:rPr>
          <w:noProof/>
        </w:rPr>
        <w:pict w14:anchorId="7B27BAB7">
          <v:shape id="Cuadro de texto 27" o:spid="_x0000_s2092" type="#_x0000_t202" style="position:absolute;margin-left:30.5pt;margin-top:11.95pt;width:395.45pt;height:17.8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" fillcolor="#dbdbdb" strokeweight=".5pt">
            <v:path arrowok="t"/>
            <v:textbox>
              <w:txbxContent>
                <w:p w14:paraId="6AE72780" w14:textId="77777777" w:rsidR="00992C40" w:rsidRPr="001235BF" w:rsidRDefault="00992C40" w:rsidP="00992C40">
                  <w:pPr>
                    <w:jc w:val="center"/>
                    <w:rPr>
                      <w:rFonts w:ascii="Arial" w:hAnsi="Arial" w:cs="Arial"/>
                      <w:b/>
                      <w:bCs/>
                      <w:sz w:val="18"/>
                      <w:szCs w:val="18"/>
                    </w:rPr>
                  </w:pPr>
                  <w:r w:rsidRPr="001235BF">
                    <w:rPr>
                      <w:rFonts w:ascii="Arial" w:hAnsi="Arial" w:cs="Arial"/>
                      <w:b/>
                      <w:bCs/>
                      <w:sz w:val="18"/>
                      <w:szCs w:val="18"/>
                    </w:rPr>
                    <w:t>NOMBRE DE LA VIALIDAD</w:t>
                  </w:r>
                </w:p>
              </w:txbxContent>
            </v:textbox>
          </v:shape>
        </w:pict>
      </w:r>
    </w:p>
    <w:p w14:paraId="557F7AA7" w14:textId="49334532" w:rsidR="00992C40" w:rsidRDefault="00000000" w:rsidP="00992C40">
      <w:pPr>
        <w:rPr>
          <w:rFonts w:eastAsia="Calibri" w:cs="Arial"/>
          <w:sz w:val="32"/>
          <w:szCs w:val="32"/>
          <w:lang w:eastAsia="en-US"/>
        </w:rPr>
      </w:pPr>
      <w:r>
        <w:rPr>
          <w:noProof/>
        </w:rPr>
        <w:pict w14:anchorId="13F627F3">
          <v:shape id="Cuadro de texto 28" o:spid="_x0000_s2091" type="#_x0000_t202" style="position:absolute;margin-left:30.55pt;margin-top:11.55pt;width:395.75pt;height:17.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" filled="f" strokeweight=".5pt">
            <v:path arrowok="t"/>
            <v:textbox>
              <w:txbxContent>
                <w:p w14:paraId="40E35954" w14:textId="77777777" w:rsidR="00992C40" w:rsidRPr="001235BF" w:rsidRDefault="00992C40" w:rsidP="00992C40">
                  <w:pPr>
                    <w:rPr>
                      <w:rFonts w:ascii="Arial" w:hAnsi="Arial" w:cs="Arial"/>
                      <w:sz w:val="18"/>
                      <w:szCs w:val="18"/>
                    </w:rPr>
                  </w:pPr>
                  <w:r w:rsidRPr="001235BF">
                    <w:rPr>
                      <w:rFonts w:ascii="Arial" w:hAnsi="Arial" w:cs="Arial"/>
                      <w:sz w:val="18"/>
                      <w:szCs w:val="18"/>
                    </w:rPr>
                    <w:t>Indeterminado</w:t>
                  </w:r>
                </w:p>
              </w:txbxContent>
            </v:textbox>
          </v:shape>
        </w:pict>
      </w:r>
    </w:p>
    <w:p w14:paraId="16912B18" w14:textId="77777777" w:rsidR="00992C40" w:rsidRDefault="00992C40" w:rsidP="00992C40">
      <w:pPr>
        <w:rPr>
          <w:rFonts w:eastAsia="Calibri" w:cs="Arial"/>
          <w:sz w:val="32"/>
          <w:szCs w:val="32"/>
          <w:lang w:eastAsia="en-US"/>
        </w:rPr>
      </w:pPr>
    </w:p>
    <w:p w14:paraId="5A2EE3B3" w14:textId="77777777" w:rsidR="00992C40" w:rsidRDefault="00992C40" w:rsidP="00992C40">
      <w:pPr>
        <w:rPr>
          <w:rFonts w:eastAsia="Calibri" w:cs="Arial"/>
          <w:sz w:val="32"/>
          <w:szCs w:val="32"/>
          <w:lang w:eastAsia="en-US"/>
        </w:rPr>
      </w:pPr>
    </w:p>
    <w:p w14:paraId="53E23BC5" w14:textId="77777777" w:rsidR="00992C40" w:rsidRDefault="00992C40" w:rsidP="00992C40">
      <w:pPr>
        <w:rPr>
          <w:rFonts w:eastAsia="Calibri" w:cs="Arial"/>
          <w:sz w:val="32"/>
          <w:szCs w:val="32"/>
          <w:lang w:eastAsia="en-US"/>
        </w:rPr>
      </w:pPr>
    </w:p>
    <w:p w14:paraId="291BC411" w14:textId="77777777" w:rsidR="00992C40" w:rsidRDefault="00992C40" w:rsidP="00992C40">
      <w:pPr>
        <w:rPr>
          <w:rFonts w:eastAsia="Calibri" w:cs="Arial"/>
          <w:sz w:val="32"/>
          <w:szCs w:val="32"/>
          <w:lang w:eastAsia="en-US"/>
        </w:rPr>
      </w:pPr>
    </w:p>
    <w:p w14:paraId="293D8F4D" w14:textId="77777777" w:rsidR="00992C40" w:rsidRDefault="00992C40" w:rsidP="00992C40">
      <w:pPr>
        <w:rPr>
          <w:rFonts w:eastAsia="Calibri" w:cs="Arial"/>
          <w:sz w:val="32"/>
          <w:szCs w:val="32"/>
          <w:lang w:eastAsia="en-US"/>
        </w:rPr>
      </w:pPr>
    </w:p>
    <w:p w14:paraId="39AF4F9F" w14:textId="77777777" w:rsidR="00992C40" w:rsidRDefault="00992C40" w:rsidP="00992C40">
      <w:pPr>
        <w:rPr>
          <w:rFonts w:eastAsia="Calibri" w:cs="Arial"/>
          <w:sz w:val="32"/>
          <w:szCs w:val="32"/>
          <w:lang w:eastAsia="en-US"/>
        </w:rPr>
      </w:pPr>
    </w:p>
    <w:p w14:paraId="158E47A7" w14:textId="77777777" w:rsidR="00992C40" w:rsidRDefault="00992C40" w:rsidP="00992C40">
      <w:pPr>
        <w:rPr>
          <w:rFonts w:eastAsia="Calibri" w:cs="Arial"/>
          <w:sz w:val="32"/>
          <w:szCs w:val="32"/>
          <w:lang w:eastAsia="en-US"/>
        </w:rPr>
      </w:pPr>
    </w:p>
    <w:p w14:paraId="0E5F90B0" w14:textId="77777777" w:rsidR="00992C40" w:rsidRDefault="00992C40" w:rsidP="00992C40">
      <w:pPr>
        <w:rPr>
          <w:rFonts w:eastAsia="Calibri" w:cs="Arial"/>
          <w:sz w:val="32"/>
          <w:szCs w:val="32"/>
          <w:lang w:eastAsia="en-US"/>
        </w:rPr>
      </w:pPr>
    </w:p>
    <w:p w14:paraId="033E5A33" w14:textId="77777777" w:rsidR="00992C40" w:rsidRDefault="00992C40" w:rsidP="00992C40">
      <w:pPr>
        <w:rPr>
          <w:rFonts w:eastAsia="Calibri" w:cs="Arial"/>
          <w:sz w:val="32"/>
          <w:szCs w:val="32"/>
          <w:lang w:eastAsia="en-US"/>
        </w:rPr>
      </w:pPr>
    </w:p>
    <w:p w14:paraId="0A171B17" w14:textId="77777777" w:rsidR="00992C40" w:rsidRDefault="00992C40" w:rsidP="00992C40">
      <w:pPr>
        <w:rPr>
          <w:rFonts w:eastAsia="Calibri" w:cs="Arial"/>
          <w:sz w:val="32"/>
          <w:szCs w:val="32"/>
          <w:lang w:eastAsia="en-US"/>
        </w:rPr>
      </w:pPr>
    </w:p>
    <w:p w14:paraId="3376FC8D" w14:textId="77777777" w:rsidR="00992C40" w:rsidRDefault="00992C40" w:rsidP="00992C40">
      <w:pPr>
        <w:rPr>
          <w:rFonts w:eastAsia="Calibri" w:cs="Arial"/>
          <w:sz w:val="32"/>
          <w:szCs w:val="32"/>
          <w:lang w:eastAsia="en-US"/>
        </w:rPr>
      </w:pPr>
    </w:p>
    <w:p w14:paraId="76C38AB9" w14:textId="77777777" w:rsidR="00992C40" w:rsidRDefault="00992C40" w:rsidP="00992C40">
      <w:pPr>
        <w:rPr>
          <w:rFonts w:eastAsia="Calibri" w:cs="Arial"/>
          <w:sz w:val="32"/>
          <w:szCs w:val="32"/>
          <w:lang w:eastAsia="en-US"/>
        </w:rPr>
      </w:pPr>
    </w:p>
    <w:p w14:paraId="46ADC02C" w14:textId="6D4182E2" w:rsidR="00992C40" w:rsidRDefault="00000000" w:rsidP="00992C40">
      <w:pPr>
        <w:rPr>
          <w:rFonts w:eastAsia="Calibri" w:cs="Arial"/>
          <w:sz w:val="32"/>
          <w:szCs w:val="32"/>
          <w:lang w:eastAsia="en-US"/>
        </w:rPr>
      </w:pPr>
      <w:r>
        <w:rPr>
          <w:noProof/>
        </w:rPr>
        <w:lastRenderedPageBreak/>
        <w:pict w14:anchorId="0C6EC2D7">
          <v:rect id="Rectángulo 25" o:spid="_x0000_s2090" style="position:absolute;margin-left:13.95pt;margin-top:-13pt;width:423.6pt;height:555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" filled="f" strokecolor="windowText" strokeweight="1pt">
            <v:path arrowok="t"/>
          </v:rect>
        </w:pict>
      </w:r>
      <w:r>
        <w:rPr>
          <w:noProof/>
        </w:rPr>
        <w:pict w14:anchorId="5D15A7F8">
          <v:shape id="Cuadro de texto 26" o:spid="_x0000_s2089" type="#_x0000_t202" style="position:absolute;margin-left:0;margin-top:-24.8pt;width:147pt;height:19pt;z-index:251598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" fillcolor="window" strokeweight=".5pt">
            <v:shadow on="t" type="perspective" color="black" opacity="13107f" origin="-.5,.5" offset=".24944mm,.24944mm" matrix=",-15540f,,-15073f"/>
            <v:path arrowok="t"/>
            <v:textbox>
              <w:txbxContent>
                <w:p w14:paraId="6CE6C0DB" w14:textId="77777777" w:rsidR="00992C40" w:rsidRPr="000665C8"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0665C8">
                    <w:rPr>
                      <w:rFonts w:ascii="Arial" w:hAnsi="Arial" w:cs="Arial"/>
                      <w:b/>
                      <w:bCs/>
                      <w:sz w:val="18"/>
                      <w:szCs w:val="18"/>
                    </w:rPr>
                    <w:t>12.  VIALIDAD POSTERIOR</w:t>
                  </w:r>
                </w:p>
              </w:txbxContent>
            </v:textbox>
            <w10:wrap anchorx="margin"/>
          </v:shape>
        </w:pict>
      </w:r>
      <w:r>
        <w:rPr>
          <w:noProof/>
        </w:rPr>
        <w:pict w14:anchorId="49BE17C3">
          <v:roundrect id="Rectángulo: esquinas redondeadas 24" o:spid="_x0000_s2088" style="position:absolute;margin-left:19.05pt;margin-top:.1pt;width:412.7pt;height:133.2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" filled="f" strokecolor="windowText" strokeweight="1pt">
            <v:stroke joinstyle="miter"/>
            <v:path arrowok="t"/>
          </v:roundrect>
        </w:pict>
      </w:r>
      <w:r>
        <w:rPr>
          <w:noProof/>
        </w:rPr>
        <w:pict w14:anchorId="469894AE">
          <v:shape id="Cuadro de texto 23" o:spid="_x0000_s2087" type="#_x0000_t202" style="position:absolute;margin-left:21.45pt;margin-top:1.4pt;width:410.05pt;height:134.7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" filled="f" stroked="f" strokeweight=".5pt">
            <v:textbox>
              <w:txbxContent>
                <w:p w14:paraId="6B818D7D" w14:textId="77777777" w:rsidR="00992C40" w:rsidRDefault="00992C40" w:rsidP="00992C40">
                  <w:pPr>
                    <w:jc w:val="both"/>
                    <w:rPr>
                      <w:rFonts w:ascii="Arial" w:hAnsi="Arial" w:cs="Arial"/>
                      <w:sz w:val="18"/>
                      <w:szCs w:val="18"/>
                    </w:rPr>
                  </w:pPr>
                  <w:r w:rsidRPr="000665C8">
                    <w:rPr>
                      <w:rFonts w:ascii="Arial" w:hAnsi="Arial" w:cs="Arial"/>
                      <w:b/>
                      <w:bCs/>
                      <w:sz w:val="18"/>
                      <w:szCs w:val="18"/>
                    </w:rPr>
                    <w:t>DESCRIPCIÓN:</w:t>
                  </w:r>
                  <w:r w:rsidRPr="000665C8">
                    <w:rPr>
                      <w:rFonts w:ascii="Arial" w:hAnsi="Arial" w:cs="Arial"/>
                      <w:sz w:val="18"/>
                      <w:szCs w:val="18"/>
                    </w:rPr>
                    <w:t xml:space="preserve"> Hace referencia al tipo y nombre de la vialidad que se encuentra en la parte posterior de la Vialidad donde se ubica el Domicilio Geográfico de Interés.</w:t>
                  </w:r>
                  <w:r>
                    <w:rPr>
                      <w:rFonts w:ascii="Arial" w:hAnsi="Arial" w:cs="Arial"/>
                      <w:sz w:val="18"/>
                      <w:szCs w:val="18"/>
                    </w:rPr>
                    <w:t xml:space="preserve"> </w:t>
                  </w:r>
                  <w:r w:rsidRPr="00C84973">
                    <w:rPr>
                      <w:rFonts w:ascii="Arial" w:hAnsi="Arial" w:cs="Arial"/>
                      <w:sz w:val="18"/>
                      <w:szCs w:val="18"/>
                    </w:rPr>
                    <w:t>1.</w:t>
                  </w:r>
                  <w:r w:rsidRPr="00C84973">
                    <w:rPr>
                      <w:rFonts w:ascii="Arial" w:hAnsi="Arial" w:cs="Arial"/>
                      <w:sz w:val="18"/>
                      <w:szCs w:val="18"/>
                    </w:rPr>
                    <w:tab/>
                    <w:t>En una manzana no re</w:t>
                  </w:r>
                  <w:r>
                    <w:rPr>
                      <w:rFonts w:ascii="Arial" w:hAnsi="Arial" w:cs="Arial"/>
                      <w:sz w:val="18"/>
                      <w:szCs w:val="18"/>
                    </w:rPr>
                    <w:t>gular</w:t>
                  </w:r>
                  <w:r w:rsidRPr="00C84973">
                    <w:rPr>
                      <w:rFonts w:ascii="Arial" w:hAnsi="Arial" w:cs="Arial"/>
                      <w:sz w:val="18"/>
                      <w:szCs w:val="18"/>
                    </w:rPr>
                    <w:t xml:space="preserve"> la vialidad posterior podrá coincidir con alguna de las entre vialidades.</w:t>
                  </w:r>
                </w:p>
                <w:p w14:paraId="641DDF08" w14:textId="77777777" w:rsidR="00992C40" w:rsidRPr="000665C8" w:rsidRDefault="00992C40" w:rsidP="00992C40">
                  <w:pPr>
                    <w:jc w:val="both"/>
                    <w:rPr>
                      <w:rFonts w:ascii="Arial" w:hAnsi="Arial" w:cs="Arial"/>
                      <w:sz w:val="18"/>
                      <w:szCs w:val="18"/>
                    </w:rPr>
                  </w:pPr>
                </w:p>
                <w:p w14:paraId="69022207" w14:textId="77777777" w:rsidR="00992C40" w:rsidRPr="000665C8" w:rsidRDefault="00992C40" w:rsidP="00992C40">
                  <w:pPr>
                    <w:ind w:left="851"/>
                    <w:rPr>
                      <w:rFonts w:ascii="Arial" w:hAnsi="Arial" w:cs="Arial"/>
                      <w:b/>
                      <w:bCs/>
                      <w:sz w:val="18"/>
                      <w:szCs w:val="18"/>
                    </w:rPr>
                  </w:pPr>
                  <w:r w:rsidRPr="000665C8">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0665C8">
                    <w:rPr>
                      <w:rFonts w:ascii="Arial" w:hAnsi="Arial" w:cs="Arial"/>
                      <w:b/>
                      <w:bCs/>
                      <w:sz w:val="18"/>
                      <w:szCs w:val="18"/>
                    </w:rPr>
                    <w:t xml:space="preserve">ORIGEN DEL ELEMENTO:               </w:t>
                  </w:r>
                </w:p>
                <w:p w14:paraId="11E04482" w14:textId="77777777" w:rsidR="00992C40" w:rsidRPr="000665C8" w:rsidRDefault="00992C40" w:rsidP="00992C40">
                  <w:pPr>
                    <w:rPr>
                      <w:rFonts w:ascii="Arial" w:hAnsi="Arial" w:cs="Arial"/>
                      <w:b/>
                      <w:bCs/>
                      <w:sz w:val="18"/>
                      <w:szCs w:val="18"/>
                    </w:rPr>
                  </w:pPr>
                </w:p>
                <w:tbl>
                  <w:tblPr>
                    <w:tblStyle w:val="Tablaconcuadrcula"/>
                    <w:tblW w:w="8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59"/>
                    <w:gridCol w:w="2447"/>
                    <w:gridCol w:w="359"/>
                    <w:gridCol w:w="2008"/>
                    <w:gridCol w:w="359"/>
                  </w:tblGrid>
                  <w:tr w:rsidR="00992C40" w:rsidRPr="000665C8" w14:paraId="4BD3E796" w14:textId="77777777" w:rsidTr="007166E0">
                    <w:tc>
                      <w:tcPr>
                        <w:tcW w:w="3336" w:type="dxa"/>
                        <w:gridSpan w:val="2"/>
                      </w:tcPr>
                      <w:p w14:paraId="63B0DA29" w14:textId="77777777" w:rsidR="00992C40" w:rsidRPr="000665C8" w:rsidRDefault="00992C40" w:rsidP="007166E0">
                        <w:pPr>
                          <w:ind w:left="1029"/>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PRINCIPAL</w:t>
                        </w:r>
                      </w:p>
                      <w:p w14:paraId="12AE33CF" w14:textId="77777777" w:rsidR="00992C40" w:rsidRPr="000665C8" w:rsidRDefault="00992C40" w:rsidP="00F9441D">
                        <w:pPr>
                          <w:ind w:left="38"/>
                          <w:rPr>
                            <w:rFonts w:ascii="Arial" w:hAnsi="Arial" w:cs="Arial"/>
                            <w:sz w:val="18"/>
                            <w:szCs w:val="18"/>
                          </w:rPr>
                        </w:pPr>
                      </w:p>
                    </w:tc>
                    <w:tc>
                      <w:tcPr>
                        <w:tcW w:w="2806" w:type="dxa"/>
                        <w:gridSpan w:val="2"/>
                      </w:tcPr>
                      <w:p w14:paraId="400648AB" w14:textId="77777777" w:rsidR="00992C40" w:rsidRPr="000665C8" w:rsidRDefault="00992C40"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ESPACIAL</w:t>
                        </w:r>
                      </w:p>
                    </w:tc>
                    <w:tc>
                      <w:tcPr>
                        <w:tcW w:w="2367" w:type="dxa"/>
                        <w:gridSpan w:val="2"/>
                      </w:tcPr>
                      <w:p w14:paraId="4C1E9200" w14:textId="77777777" w:rsidR="00992C40" w:rsidRPr="000665C8" w:rsidRDefault="00992C40" w:rsidP="00F9441D">
                        <w:pPr>
                          <w:rPr>
                            <w:rFonts w:ascii="Arial" w:hAnsi="Arial" w:cs="Arial"/>
                            <w:sz w:val="18"/>
                            <w:szCs w:val="18"/>
                          </w:rPr>
                        </w:pPr>
                      </w:p>
                    </w:tc>
                  </w:tr>
                  <w:tr w:rsidR="00992C40" w:rsidRPr="000665C8" w14:paraId="42F2D85F" w14:textId="77777777" w:rsidTr="007166E0">
                    <w:tc>
                      <w:tcPr>
                        <w:tcW w:w="3336" w:type="dxa"/>
                        <w:gridSpan w:val="2"/>
                      </w:tcPr>
                      <w:p w14:paraId="1B683A50" w14:textId="77777777" w:rsidR="00992C40" w:rsidRPr="000665C8" w:rsidRDefault="00992C40" w:rsidP="007166E0">
                        <w:pPr>
                          <w:ind w:left="888"/>
                          <w:rPr>
                            <w:rFonts w:ascii="Arial" w:hAnsi="Arial" w:cs="Arial"/>
                            <w:sz w:val="18"/>
                            <w:szCs w:val="18"/>
                          </w:rPr>
                        </w:pPr>
                        <w:r w:rsidRPr="000665C8">
                          <w:rPr>
                            <w:rFonts w:ascii="Arial" w:hAnsi="Arial" w:cs="Arial"/>
                            <w:sz w:val="18"/>
                            <w:szCs w:val="18"/>
                          </w:rPr>
                          <w:t xml:space="preserve">  </w:t>
                        </w:r>
                        <w:r>
                          <w:rPr>
                            <w:rFonts w:ascii="Arial" w:hAnsi="Arial" w:cs="Arial"/>
                            <w:sz w:val="18"/>
                            <w:szCs w:val="18"/>
                          </w:rPr>
                          <w:t xml:space="preserve">  </w:t>
                        </w:r>
                        <w:r w:rsidRPr="000665C8">
                          <w:rPr>
                            <w:rFonts w:ascii="Arial" w:hAnsi="Arial" w:cs="Arial"/>
                            <w:sz w:val="18"/>
                            <w:szCs w:val="18"/>
                          </w:rPr>
                          <w:t>COMPLEMENTARIO</w:t>
                        </w:r>
                      </w:p>
                    </w:tc>
                    <w:tc>
                      <w:tcPr>
                        <w:tcW w:w="2806" w:type="dxa"/>
                        <w:gridSpan w:val="2"/>
                      </w:tcPr>
                      <w:p w14:paraId="0891DA38" w14:textId="77777777" w:rsidR="00992C40" w:rsidRPr="000665C8" w:rsidRDefault="00992C40"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DE REFERENCIA </w:t>
                        </w:r>
                      </w:p>
                      <w:p w14:paraId="5E6D50F0" w14:textId="77777777" w:rsidR="00992C40" w:rsidRPr="000665C8" w:rsidRDefault="00992C40" w:rsidP="007166E0">
                        <w:pPr>
                          <w:ind w:left="461"/>
                          <w:rPr>
                            <w:rFonts w:ascii="Arial" w:hAnsi="Arial" w:cs="Arial"/>
                            <w:sz w:val="18"/>
                            <w:szCs w:val="18"/>
                          </w:rPr>
                        </w:pPr>
                      </w:p>
                    </w:tc>
                    <w:tc>
                      <w:tcPr>
                        <w:tcW w:w="2367" w:type="dxa"/>
                        <w:gridSpan w:val="2"/>
                      </w:tcPr>
                      <w:p w14:paraId="22C6E2AD" w14:textId="77777777" w:rsidR="00992C40" w:rsidRPr="000665C8" w:rsidRDefault="00992C40" w:rsidP="00F9441D">
                        <w:pPr>
                          <w:rPr>
                            <w:rFonts w:ascii="Arial" w:hAnsi="Arial" w:cs="Arial"/>
                            <w:sz w:val="18"/>
                            <w:szCs w:val="18"/>
                          </w:rPr>
                        </w:pPr>
                      </w:p>
                    </w:tc>
                  </w:tr>
                  <w:tr w:rsidR="00992C40" w:rsidRPr="000665C8" w14:paraId="0F4CEC3F" w14:textId="77777777" w:rsidTr="007166E0">
                    <w:trPr>
                      <w:gridAfter w:val="1"/>
                      <w:wAfter w:w="359" w:type="dxa"/>
                    </w:trPr>
                    <w:tc>
                      <w:tcPr>
                        <w:tcW w:w="2977" w:type="dxa"/>
                      </w:tcPr>
                      <w:p w14:paraId="79637FF6" w14:textId="77777777" w:rsidR="00992C40" w:rsidRPr="000665C8" w:rsidRDefault="00992C40" w:rsidP="00F9441D">
                        <w:pPr>
                          <w:rPr>
                            <w:rFonts w:ascii="Arial" w:hAnsi="Arial" w:cs="Arial"/>
                            <w:sz w:val="18"/>
                            <w:szCs w:val="18"/>
                          </w:rPr>
                        </w:pPr>
                        <w:r w:rsidRPr="000665C8">
                          <w:rPr>
                            <w:rFonts w:ascii="Arial" w:hAnsi="Arial" w:cs="Arial"/>
                            <w:sz w:val="18"/>
                            <w:szCs w:val="18"/>
                          </w:rPr>
                          <w:t xml:space="preserve">                                                                                 </w:t>
                        </w:r>
                      </w:p>
                    </w:tc>
                    <w:tc>
                      <w:tcPr>
                        <w:tcW w:w="2806" w:type="dxa"/>
                        <w:gridSpan w:val="2"/>
                      </w:tcPr>
                      <w:p w14:paraId="7930FD32" w14:textId="77777777" w:rsidR="00992C40" w:rsidRPr="000665C8" w:rsidRDefault="00992C40" w:rsidP="007166E0">
                        <w:pPr>
                          <w:ind w:left="461"/>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GEOESTADÍSTICO </w:t>
                        </w:r>
                      </w:p>
                    </w:tc>
                    <w:tc>
                      <w:tcPr>
                        <w:tcW w:w="2367" w:type="dxa"/>
                        <w:gridSpan w:val="2"/>
                      </w:tcPr>
                      <w:p w14:paraId="676E58AE" w14:textId="77777777" w:rsidR="00992C40" w:rsidRPr="000665C8" w:rsidRDefault="00992C40" w:rsidP="007166E0">
                        <w:pPr>
                          <w:ind w:left="461"/>
                          <w:rPr>
                            <w:rFonts w:ascii="Arial" w:hAnsi="Arial" w:cs="Arial"/>
                            <w:sz w:val="18"/>
                            <w:szCs w:val="18"/>
                          </w:rPr>
                        </w:pPr>
                      </w:p>
                    </w:tc>
                  </w:tr>
                </w:tbl>
                <w:p w14:paraId="150FE8FB" w14:textId="77777777" w:rsidR="00992C40" w:rsidRPr="00F6067D" w:rsidRDefault="00992C40" w:rsidP="00992C40">
                  <w:pPr>
                    <w:rPr>
                      <w:rFonts w:ascii="Arial" w:hAnsi="Arial" w:cs="Arial"/>
                      <w:sz w:val="20"/>
                      <w:szCs w:val="20"/>
                    </w:rPr>
                  </w:pPr>
                  <w:r>
                    <w:rPr>
                      <w:rFonts w:ascii="Arial" w:hAnsi="Arial" w:cs="Arial"/>
                      <w:sz w:val="20"/>
                      <w:szCs w:val="20"/>
                    </w:rPr>
                    <w:t xml:space="preserve"> </w:t>
                  </w:r>
                </w:p>
              </w:txbxContent>
            </v:textbox>
          </v:shape>
        </w:pict>
      </w:r>
    </w:p>
    <w:p w14:paraId="12B23BDE" w14:textId="77777777" w:rsidR="00992C40" w:rsidRDefault="00992C40" w:rsidP="00992C40">
      <w:pPr>
        <w:rPr>
          <w:rFonts w:eastAsia="Calibri" w:cs="Arial"/>
          <w:sz w:val="32"/>
          <w:szCs w:val="32"/>
          <w:lang w:eastAsia="en-US"/>
        </w:rPr>
      </w:pPr>
    </w:p>
    <w:p w14:paraId="5AAF6BFE" w14:textId="77777777" w:rsidR="00992C40" w:rsidRDefault="00992C40" w:rsidP="00992C40">
      <w:pPr>
        <w:rPr>
          <w:rFonts w:eastAsia="Calibri" w:cs="Arial"/>
          <w:sz w:val="32"/>
          <w:szCs w:val="32"/>
          <w:lang w:eastAsia="en-US"/>
        </w:rPr>
      </w:pPr>
    </w:p>
    <w:p w14:paraId="16CEDFE5" w14:textId="7173BB9F" w:rsidR="00992C40" w:rsidRDefault="00000000" w:rsidP="00992C40">
      <w:pPr>
        <w:rPr>
          <w:rFonts w:eastAsia="Calibri" w:cs="Arial"/>
          <w:sz w:val="32"/>
          <w:szCs w:val="32"/>
          <w:lang w:eastAsia="en-US"/>
        </w:rPr>
      </w:pPr>
      <w:r>
        <w:rPr>
          <w:noProof/>
        </w:rPr>
        <w:pict w14:anchorId="7257001A">
          <v:group id="Grupo 220" o:spid="_x0000_s2080" style="position:absolute;margin-left:67.15pt;margin-top:7.8pt;width:153.2pt;height:57.4pt;z-index:251690496" coordsize="19456,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">
            <v:rect id="_x0000_s2081" style="position:absolute;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" fillcolor="window" strokecolor="#5b9bd5" strokeweight="1pt"/>
            <v:rect id="_x0000_s2082" style="position:absolute;top:2934;width:1714;height: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" fillcolor="window" strokecolor="#5b9bd5" strokeweight="1pt"/>
            <v:shape id="_x0000_s2083" style="position:absolute;left:204;top:2729;width:1289;height:2248;visibility:visible;mso-wrap-style:square;v-text-anchor:middle" coordsize="12890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v:rect id="_x0000_s2084" style="position:absolute;left:17605;top:272;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" fillcolor="window" strokecolor="#5b9bd5" strokeweight="1pt"/>
            <v:rect id="_x0000_s2085" style="position:absolute;left:17673;top:2797;width:1715;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" fillcolor="window" strokecolor="#5b9bd5" strokeweight="1pt"/>
            <v:rect id="_x0000_s2086" style="position:absolute;left:17742;top:5595;width:1714;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" fillcolor="window" strokecolor="#5b9bd5" strokeweight="1pt"/>
          </v:group>
        </w:pict>
      </w:r>
    </w:p>
    <w:p w14:paraId="197007E5" w14:textId="070F189B" w:rsidR="00992C40" w:rsidRDefault="00BB32C4" w:rsidP="00992C40">
      <w:pPr>
        <w:rPr>
          <w:rFonts w:eastAsia="Calibri" w:cs="Arial"/>
          <w:sz w:val="32"/>
          <w:szCs w:val="32"/>
          <w:lang w:eastAsia="en-US"/>
        </w:rPr>
      </w:pPr>
      <w:del w:id="32" w:author="ALDEBARAN UICAB CUARA" w:date="2024-06-12T15:02:00Z" w16du:dateUtc="2024-06-12T21:02:00Z">
        <w:r w:rsidDel="00F61A59">
          <w:rPr>
            <w:noProof/>
          </w:rPr>
          <w:pict w14:anchorId="0BB7FD8B">
            <v:shape id="_x0000_s2079" style="position:absolute;margin-left:207.5pt;margin-top:8.65pt;width:10.15pt;height:17.7pt;z-index:2516925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28905,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" path="m17809,61530l44110,46448,64453,81922,84795,46448r26301,15082l81927,112395r29169,50865l84795,178342,64453,142868,44110,178342,17809,163260,46978,112395,17809,61530xe" fillcolor="windowText" stroked="f" strokeweight="1pt">
              <v:stroke joinstyle="miter"/>
              <v:path arrowok="t" o:connecttype="custom" o:connectlocs="17809,61530;44110,46448;64453,81922;84795,46448;111096,61530;81927,112395;111096,163260;84795,178342;64453,142868;44110,178342;17809,163260;46978,112395;17809,61530" o:connectangles="0,0,0,0,0,0,0,0,0,0,0,0,0"/>
            </v:shape>
          </w:pict>
        </w:r>
      </w:del>
    </w:p>
    <w:p w14:paraId="79EB9C67" w14:textId="77777777" w:rsidR="00992C40" w:rsidRDefault="00992C40" w:rsidP="00992C40">
      <w:pPr>
        <w:rPr>
          <w:rFonts w:eastAsia="Calibri" w:cs="Arial"/>
          <w:sz w:val="32"/>
          <w:szCs w:val="32"/>
          <w:lang w:eastAsia="en-US"/>
        </w:rPr>
      </w:pPr>
    </w:p>
    <w:p w14:paraId="5EDC0ECE" w14:textId="77777777" w:rsidR="00992C40" w:rsidRDefault="00992C40" w:rsidP="00992C40">
      <w:pPr>
        <w:rPr>
          <w:rFonts w:eastAsia="Calibri" w:cs="Arial"/>
          <w:sz w:val="32"/>
          <w:szCs w:val="32"/>
          <w:lang w:eastAsia="en-US"/>
        </w:rPr>
      </w:pPr>
    </w:p>
    <w:p w14:paraId="3B30EA8D" w14:textId="4BB5ACD7" w:rsidR="00992C40" w:rsidRDefault="00000000" w:rsidP="00992C40">
      <w:pPr>
        <w:rPr>
          <w:rFonts w:eastAsia="Calibri" w:cs="Arial"/>
          <w:sz w:val="32"/>
          <w:szCs w:val="32"/>
          <w:lang w:eastAsia="en-US"/>
        </w:rPr>
      </w:pPr>
      <w:r>
        <w:rPr>
          <w:noProof/>
        </w:rPr>
        <w:pict w14:anchorId="45E6E121">
          <v:shape id="Cuadro de texto 21" o:spid="_x0000_s2078" type="#_x0000_t202" style="position:absolute;margin-left:23.15pt;margin-top:7.4pt;width:189.6pt;height:21.2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" filled="f" stroked="f" strokeweight=".5pt">
            <v:textbox>
              <w:txbxContent>
                <w:p w14:paraId="1E69B296" w14:textId="77777777" w:rsidR="00992C40" w:rsidRPr="000665C8" w:rsidRDefault="00992C40" w:rsidP="00992C40">
                  <w:pPr>
                    <w:rPr>
                      <w:sz w:val="22"/>
                      <w:szCs w:val="22"/>
                    </w:rPr>
                  </w:pPr>
                  <w:r w:rsidRPr="000665C8">
                    <w:rPr>
                      <w:rFonts w:ascii="Arial" w:hAnsi="Arial" w:cs="Arial"/>
                      <w:b/>
                      <w:bCs/>
                      <w:sz w:val="18"/>
                      <w:szCs w:val="18"/>
                    </w:rPr>
                    <w:t>DOMINIO DE VALORES</w:t>
                  </w:r>
                </w:p>
              </w:txbxContent>
            </v:textbox>
          </v:shape>
        </w:pict>
      </w:r>
    </w:p>
    <w:p w14:paraId="5EA2E469" w14:textId="4ADEADA0" w:rsidR="00992C40" w:rsidRDefault="00000000" w:rsidP="00992C40">
      <w:pPr>
        <w:rPr>
          <w:rFonts w:eastAsia="Calibri" w:cs="Arial"/>
          <w:sz w:val="32"/>
          <w:szCs w:val="32"/>
          <w:lang w:eastAsia="en-US"/>
        </w:rPr>
      </w:pPr>
      <w:r>
        <w:rPr>
          <w:noProof/>
        </w:rPr>
        <w:pict w14:anchorId="24965D95">
          <v:shape id="Cuadro de texto 20" o:spid="_x0000_s2077" type="#_x0000_t202" style="position:absolute;margin-left:30pt;margin-top:9.5pt;width:401.35pt;height:17.8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" fillcolor="#dbdbdb" strokeweight=".5pt">
            <v:path arrowok="t"/>
            <v:textbox>
              <w:txbxContent>
                <w:p w14:paraId="57F4F052" w14:textId="77777777" w:rsidR="00992C40" w:rsidRPr="00E265AB" w:rsidRDefault="00992C40" w:rsidP="00992C40">
                  <w:pPr>
                    <w:jc w:val="center"/>
                    <w:rPr>
                      <w:rFonts w:ascii="Arial" w:hAnsi="Arial" w:cs="Arial"/>
                      <w:b/>
                      <w:bCs/>
                      <w:sz w:val="20"/>
                      <w:szCs w:val="20"/>
                    </w:rPr>
                  </w:pPr>
                  <w:r w:rsidRPr="00E265AB">
                    <w:rPr>
                      <w:rFonts w:ascii="Arial" w:hAnsi="Arial" w:cs="Arial"/>
                      <w:b/>
                      <w:bCs/>
                      <w:sz w:val="20"/>
                      <w:szCs w:val="20"/>
                    </w:rPr>
                    <w:t>TIPO</w:t>
                  </w:r>
                  <w:r>
                    <w:rPr>
                      <w:rFonts w:ascii="Arial" w:hAnsi="Arial" w:cs="Arial"/>
                      <w:b/>
                      <w:bCs/>
                      <w:sz w:val="20"/>
                      <w:szCs w:val="20"/>
                    </w:rPr>
                    <w:t xml:space="preserve"> DE LA VIALIDAD</w:t>
                  </w:r>
                </w:p>
                <w:p w14:paraId="6AB44CBB" w14:textId="77777777" w:rsidR="00992C40" w:rsidRPr="00E265AB" w:rsidRDefault="00992C40" w:rsidP="00992C40">
                  <w:pPr>
                    <w:jc w:val="center"/>
                    <w:rPr>
                      <w:rFonts w:ascii="Arial" w:hAnsi="Arial" w:cs="Arial"/>
                      <w:b/>
                      <w:bCs/>
                      <w:sz w:val="20"/>
                      <w:szCs w:val="20"/>
                    </w:rPr>
                  </w:pPr>
                </w:p>
              </w:txbxContent>
            </v:textbox>
          </v:shape>
        </w:pict>
      </w:r>
    </w:p>
    <w:p w14:paraId="2A216B09" w14:textId="5302179F" w:rsidR="00992C40" w:rsidRDefault="00000000" w:rsidP="00992C40">
      <w:pPr>
        <w:rPr>
          <w:rFonts w:eastAsia="Calibri" w:cs="Arial"/>
          <w:sz w:val="32"/>
          <w:szCs w:val="32"/>
          <w:lang w:eastAsia="en-US"/>
        </w:rPr>
      </w:pPr>
      <w:r>
        <w:rPr>
          <w:noProof/>
        </w:rPr>
        <w:pict w14:anchorId="7863A8C9">
          <v:shape id="Cuadro de texto 22" o:spid="_x0000_s2076" type="#_x0000_t202" style="position:absolute;margin-left:315.25pt;margin-top:8.9pt;width:116pt;height:145.9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" fillcolor="window" strokeweight=".5pt">
            <v:path arrowok="t"/>
            <v:textbox>
              <w:txbxContent>
                <w:p w14:paraId="21F0A50F" w14:textId="77777777" w:rsidR="00992C40" w:rsidRPr="000665C8" w:rsidRDefault="00992C40" w:rsidP="00992C40">
                  <w:pPr>
                    <w:rPr>
                      <w:rFonts w:ascii="Arial" w:hAnsi="Arial" w:cs="Arial"/>
                      <w:sz w:val="18"/>
                      <w:szCs w:val="18"/>
                    </w:rPr>
                  </w:pPr>
                  <w:r w:rsidRPr="000665C8">
                    <w:rPr>
                      <w:rFonts w:ascii="Arial" w:hAnsi="Arial" w:cs="Arial"/>
                      <w:sz w:val="18"/>
                      <w:szCs w:val="18"/>
                    </w:rPr>
                    <w:t>Privada</w:t>
                  </w:r>
                </w:p>
                <w:p w14:paraId="27F90558" w14:textId="77777777" w:rsidR="00992C40" w:rsidRPr="000665C8" w:rsidRDefault="00992C40" w:rsidP="00992C40">
                  <w:pPr>
                    <w:rPr>
                      <w:rFonts w:ascii="Arial" w:hAnsi="Arial" w:cs="Arial"/>
                      <w:sz w:val="18"/>
                      <w:szCs w:val="18"/>
                    </w:rPr>
                  </w:pPr>
                  <w:r w:rsidRPr="000665C8">
                    <w:rPr>
                      <w:rFonts w:ascii="Arial" w:hAnsi="Arial" w:cs="Arial"/>
                      <w:sz w:val="18"/>
                      <w:szCs w:val="18"/>
                    </w:rPr>
                    <w:t>Prolongación</w:t>
                  </w:r>
                </w:p>
                <w:p w14:paraId="174ED318" w14:textId="77777777" w:rsidR="00992C40" w:rsidRPr="000665C8" w:rsidRDefault="00992C40" w:rsidP="00992C40">
                  <w:pPr>
                    <w:rPr>
                      <w:rFonts w:ascii="Arial" w:hAnsi="Arial" w:cs="Arial"/>
                      <w:sz w:val="18"/>
                      <w:szCs w:val="18"/>
                    </w:rPr>
                  </w:pPr>
                  <w:r w:rsidRPr="000665C8">
                    <w:rPr>
                      <w:rFonts w:ascii="Arial" w:hAnsi="Arial" w:cs="Arial"/>
                      <w:sz w:val="18"/>
                      <w:szCs w:val="18"/>
                    </w:rPr>
                    <w:t>Retorno</w:t>
                  </w:r>
                </w:p>
                <w:p w14:paraId="4604F631" w14:textId="77777777" w:rsidR="00992C40" w:rsidRPr="000665C8" w:rsidRDefault="00992C40" w:rsidP="00992C40">
                  <w:pPr>
                    <w:rPr>
                      <w:rFonts w:ascii="Arial" w:hAnsi="Arial" w:cs="Arial"/>
                      <w:sz w:val="18"/>
                      <w:szCs w:val="18"/>
                    </w:rPr>
                  </w:pPr>
                  <w:r w:rsidRPr="000665C8">
                    <w:rPr>
                      <w:rFonts w:ascii="Arial" w:hAnsi="Arial" w:cs="Arial"/>
                      <w:sz w:val="18"/>
                      <w:szCs w:val="18"/>
                    </w:rPr>
                    <w:t>Rio</w:t>
                  </w:r>
                </w:p>
                <w:p w14:paraId="476591AA" w14:textId="77777777" w:rsidR="00992C40" w:rsidRPr="000665C8" w:rsidRDefault="00992C40" w:rsidP="00992C40">
                  <w:pPr>
                    <w:rPr>
                      <w:rFonts w:ascii="Arial" w:hAnsi="Arial" w:cs="Arial"/>
                      <w:sz w:val="18"/>
                      <w:szCs w:val="18"/>
                    </w:rPr>
                  </w:pPr>
                  <w:r w:rsidRPr="000665C8">
                    <w:rPr>
                      <w:rFonts w:ascii="Arial" w:hAnsi="Arial" w:cs="Arial"/>
                      <w:sz w:val="18"/>
                      <w:szCs w:val="18"/>
                    </w:rPr>
                    <w:t>Terracería</w:t>
                  </w:r>
                </w:p>
                <w:p w14:paraId="1E91F4C3" w14:textId="77777777" w:rsidR="00992C40" w:rsidRPr="000665C8" w:rsidRDefault="00992C40" w:rsidP="00992C40">
                  <w:pPr>
                    <w:rPr>
                      <w:rFonts w:ascii="Arial" w:hAnsi="Arial" w:cs="Arial"/>
                      <w:sz w:val="18"/>
                      <w:szCs w:val="18"/>
                    </w:rPr>
                  </w:pPr>
                  <w:r w:rsidRPr="000665C8">
                    <w:rPr>
                      <w:rFonts w:ascii="Arial" w:hAnsi="Arial" w:cs="Arial"/>
                      <w:sz w:val="18"/>
                      <w:szCs w:val="18"/>
                    </w:rPr>
                    <w:t>Vereda</w:t>
                  </w:r>
                </w:p>
                <w:p w14:paraId="606793B0" w14:textId="77777777" w:rsidR="00992C40" w:rsidRDefault="00992C40" w:rsidP="00992C40">
                  <w:pPr>
                    <w:rPr>
                      <w:rFonts w:ascii="Arial" w:hAnsi="Arial" w:cs="Arial"/>
                      <w:sz w:val="18"/>
                      <w:szCs w:val="18"/>
                    </w:rPr>
                  </w:pPr>
                  <w:r w:rsidRPr="000665C8">
                    <w:rPr>
                      <w:rFonts w:ascii="Arial" w:hAnsi="Arial" w:cs="Arial"/>
                      <w:sz w:val="18"/>
                      <w:szCs w:val="18"/>
                    </w:rPr>
                    <w:t>Viaducto</w:t>
                  </w:r>
                </w:p>
                <w:p w14:paraId="00999F48" w14:textId="77777777" w:rsidR="00992C40" w:rsidRPr="000665C8" w:rsidRDefault="00992C40" w:rsidP="00992C40">
                  <w:pPr>
                    <w:rPr>
                      <w:rFonts w:ascii="Arial" w:hAnsi="Arial" w:cs="Arial"/>
                      <w:sz w:val="18"/>
                      <w:szCs w:val="18"/>
                    </w:rPr>
                  </w:pPr>
                  <w:r>
                    <w:rPr>
                      <w:rFonts w:ascii="Arial" w:hAnsi="Arial" w:cs="Arial"/>
                      <w:sz w:val="18"/>
                      <w:szCs w:val="18"/>
                    </w:rPr>
                    <w:t>Ninguno</w:t>
                  </w:r>
                  <w:r w:rsidRPr="000665C8">
                    <w:rPr>
                      <w:rFonts w:ascii="Arial" w:hAnsi="Arial" w:cs="Arial"/>
                      <w:sz w:val="18"/>
                      <w:szCs w:val="18"/>
                    </w:rPr>
                    <w:t xml:space="preserve"> </w:t>
                  </w:r>
                </w:p>
              </w:txbxContent>
            </v:textbox>
          </v:shape>
        </w:pict>
      </w:r>
      <w:r>
        <w:rPr>
          <w:noProof/>
        </w:rPr>
        <w:pict w14:anchorId="15B7C43C">
          <v:shape id="Cuadro de texto 18" o:spid="_x0000_s2075" type="#_x0000_t202" style="position:absolute;margin-left:172.9pt;margin-top:8.7pt;width:143.1pt;height:146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wrapcoords="-113 -111 -113 21600 21713 21600 21713 -111 -113 -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" fillcolor="window" strokeweight=".5pt">
            <v:path arrowok="t"/>
            <v:textbox>
              <w:txbxContent>
                <w:p w14:paraId="2080468E" w14:textId="77777777" w:rsidR="00992C40" w:rsidRDefault="00992C40" w:rsidP="00992C40">
                  <w:pPr>
                    <w:rPr>
                      <w:rFonts w:ascii="Arial" w:hAnsi="Arial" w:cs="Arial"/>
                      <w:sz w:val="18"/>
                      <w:szCs w:val="18"/>
                    </w:rPr>
                  </w:pPr>
                  <w:r w:rsidRPr="005E412B">
                    <w:rPr>
                      <w:rFonts w:ascii="Arial" w:hAnsi="Arial" w:cs="Arial"/>
                      <w:sz w:val="18"/>
                      <w:szCs w:val="18"/>
                    </w:rPr>
                    <w:t>Cerrada</w:t>
                  </w:r>
                </w:p>
                <w:p w14:paraId="741F6E4E" w14:textId="77777777" w:rsidR="00992C40" w:rsidRPr="000665C8" w:rsidRDefault="00992C40" w:rsidP="00992C40">
                  <w:pPr>
                    <w:rPr>
                      <w:rFonts w:ascii="Arial" w:hAnsi="Arial" w:cs="Arial"/>
                      <w:sz w:val="18"/>
                      <w:szCs w:val="18"/>
                    </w:rPr>
                  </w:pPr>
                  <w:r w:rsidRPr="000665C8">
                    <w:rPr>
                      <w:rFonts w:ascii="Arial" w:hAnsi="Arial" w:cs="Arial"/>
                      <w:sz w:val="18"/>
                      <w:szCs w:val="18"/>
                    </w:rPr>
                    <w:t>Ciclovía</w:t>
                  </w:r>
                </w:p>
                <w:p w14:paraId="74D79EEE" w14:textId="77777777" w:rsidR="00992C40" w:rsidRPr="000665C8" w:rsidRDefault="00992C40" w:rsidP="00992C40">
                  <w:pPr>
                    <w:rPr>
                      <w:rFonts w:ascii="Arial" w:hAnsi="Arial" w:cs="Arial"/>
                      <w:sz w:val="18"/>
                      <w:szCs w:val="18"/>
                    </w:rPr>
                  </w:pPr>
                  <w:r w:rsidRPr="000665C8">
                    <w:rPr>
                      <w:rFonts w:ascii="Arial" w:hAnsi="Arial" w:cs="Arial"/>
                      <w:sz w:val="18"/>
                      <w:szCs w:val="18"/>
                    </w:rPr>
                    <w:t>Circuito</w:t>
                  </w:r>
                </w:p>
                <w:p w14:paraId="0EF90AF9" w14:textId="77777777" w:rsidR="00992C40" w:rsidRPr="000665C8" w:rsidRDefault="00992C40" w:rsidP="00992C40">
                  <w:pPr>
                    <w:rPr>
                      <w:rFonts w:ascii="Arial" w:hAnsi="Arial" w:cs="Arial"/>
                      <w:sz w:val="18"/>
                      <w:szCs w:val="18"/>
                    </w:rPr>
                  </w:pPr>
                  <w:r w:rsidRPr="000665C8">
                    <w:rPr>
                      <w:rFonts w:ascii="Arial" w:hAnsi="Arial" w:cs="Arial"/>
                      <w:sz w:val="18"/>
                      <w:szCs w:val="18"/>
                    </w:rPr>
                    <w:t>Circunvalación</w:t>
                  </w:r>
                </w:p>
                <w:p w14:paraId="0326A556" w14:textId="77777777" w:rsidR="00992C40" w:rsidRPr="000665C8" w:rsidRDefault="00992C40" w:rsidP="00992C40">
                  <w:pPr>
                    <w:rPr>
                      <w:rFonts w:ascii="Arial" w:hAnsi="Arial" w:cs="Arial"/>
                      <w:sz w:val="18"/>
                      <w:szCs w:val="18"/>
                    </w:rPr>
                  </w:pPr>
                  <w:r w:rsidRPr="000665C8">
                    <w:rPr>
                      <w:rFonts w:ascii="Arial" w:hAnsi="Arial" w:cs="Arial"/>
                      <w:sz w:val="18"/>
                      <w:szCs w:val="18"/>
                    </w:rPr>
                    <w:t>Corredor</w:t>
                  </w:r>
                </w:p>
                <w:p w14:paraId="7CA19487" w14:textId="77777777" w:rsidR="00992C40" w:rsidRPr="000665C8" w:rsidRDefault="00992C40" w:rsidP="00992C40">
                  <w:pPr>
                    <w:rPr>
                      <w:rFonts w:ascii="Arial" w:hAnsi="Arial" w:cs="Arial"/>
                      <w:sz w:val="18"/>
                      <w:szCs w:val="18"/>
                    </w:rPr>
                  </w:pPr>
                  <w:r w:rsidRPr="000665C8">
                    <w:rPr>
                      <w:rFonts w:ascii="Arial" w:hAnsi="Arial" w:cs="Arial"/>
                      <w:sz w:val="18"/>
                      <w:szCs w:val="18"/>
                    </w:rPr>
                    <w:t>Diagonal</w:t>
                  </w:r>
                </w:p>
                <w:p w14:paraId="5DCBF967" w14:textId="77777777" w:rsidR="00992C40" w:rsidRPr="000665C8" w:rsidRDefault="00992C40" w:rsidP="00992C40">
                  <w:pPr>
                    <w:rPr>
                      <w:rFonts w:ascii="Arial" w:hAnsi="Arial" w:cs="Arial"/>
                      <w:sz w:val="18"/>
                      <w:szCs w:val="18"/>
                    </w:rPr>
                  </w:pPr>
                  <w:r w:rsidRPr="000665C8">
                    <w:rPr>
                      <w:rFonts w:ascii="Arial" w:hAnsi="Arial" w:cs="Arial"/>
                      <w:sz w:val="18"/>
                      <w:szCs w:val="18"/>
                    </w:rPr>
                    <w:t>Eje vial</w:t>
                  </w:r>
                </w:p>
                <w:p w14:paraId="752BC6A5" w14:textId="77777777" w:rsidR="00992C40" w:rsidRPr="000665C8" w:rsidRDefault="00992C40" w:rsidP="00992C40">
                  <w:pPr>
                    <w:rPr>
                      <w:rFonts w:ascii="Arial" w:hAnsi="Arial" w:cs="Arial"/>
                      <w:sz w:val="18"/>
                      <w:szCs w:val="18"/>
                    </w:rPr>
                  </w:pPr>
                  <w:r w:rsidRPr="000665C8">
                    <w:rPr>
                      <w:rFonts w:ascii="Arial" w:hAnsi="Arial" w:cs="Arial"/>
                      <w:sz w:val="18"/>
                      <w:szCs w:val="18"/>
                    </w:rPr>
                    <w:t xml:space="preserve">Línea de </w:t>
                  </w:r>
                  <w:r>
                    <w:rPr>
                      <w:rFonts w:ascii="Arial" w:hAnsi="Arial" w:cs="Arial"/>
                      <w:sz w:val="18"/>
                      <w:szCs w:val="18"/>
                    </w:rPr>
                    <w:t>c</w:t>
                  </w:r>
                  <w:r w:rsidRPr="000665C8">
                    <w:rPr>
                      <w:rFonts w:ascii="Arial" w:hAnsi="Arial" w:cs="Arial"/>
                      <w:sz w:val="18"/>
                      <w:szCs w:val="18"/>
                    </w:rPr>
                    <w:t xml:space="preserve">osta </w:t>
                  </w:r>
                  <w:r>
                    <w:rPr>
                      <w:rFonts w:ascii="Arial" w:hAnsi="Arial" w:cs="Arial"/>
                      <w:sz w:val="18"/>
                      <w:szCs w:val="18"/>
                    </w:rPr>
                    <w:t>c</w:t>
                  </w:r>
                  <w:r w:rsidRPr="000665C8">
                    <w:rPr>
                      <w:rFonts w:ascii="Arial" w:hAnsi="Arial" w:cs="Arial"/>
                      <w:sz w:val="18"/>
                      <w:szCs w:val="18"/>
                    </w:rPr>
                    <w:t>ontinental</w:t>
                  </w:r>
                </w:p>
                <w:p w14:paraId="2B70AD2A" w14:textId="77777777" w:rsidR="00992C40" w:rsidRPr="000665C8" w:rsidRDefault="00992C40" w:rsidP="00992C40">
                  <w:pPr>
                    <w:rPr>
                      <w:rFonts w:ascii="Arial" w:hAnsi="Arial" w:cs="Arial"/>
                      <w:sz w:val="18"/>
                      <w:szCs w:val="18"/>
                    </w:rPr>
                  </w:pPr>
                  <w:r w:rsidRPr="000665C8">
                    <w:rPr>
                      <w:rFonts w:ascii="Arial" w:hAnsi="Arial" w:cs="Arial"/>
                      <w:sz w:val="18"/>
                      <w:szCs w:val="18"/>
                    </w:rPr>
                    <w:t xml:space="preserve">Línea de </w:t>
                  </w:r>
                  <w:r>
                    <w:rPr>
                      <w:rFonts w:ascii="Arial" w:hAnsi="Arial" w:cs="Arial"/>
                      <w:sz w:val="18"/>
                      <w:szCs w:val="18"/>
                    </w:rPr>
                    <w:t>c</w:t>
                  </w:r>
                  <w:r w:rsidRPr="000665C8">
                    <w:rPr>
                      <w:rFonts w:ascii="Arial" w:hAnsi="Arial" w:cs="Arial"/>
                      <w:sz w:val="18"/>
                      <w:szCs w:val="18"/>
                    </w:rPr>
                    <w:t xml:space="preserve">osta </w:t>
                  </w:r>
                  <w:r>
                    <w:rPr>
                      <w:rFonts w:ascii="Arial" w:hAnsi="Arial" w:cs="Arial"/>
                      <w:sz w:val="18"/>
                      <w:szCs w:val="18"/>
                    </w:rPr>
                    <w:t>i</w:t>
                  </w:r>
                  <w:r w:rsidRPr="000665C8">
                    <w:rPr>
                      <w:rFonts w:ascii="Arial" w:hAnsi="Arial" w:cs="Arial"/>
                      <w:sz w:val="18"/>
                      <w:szCs w:val="18"/>
                    </w:rPr>
                    <w:t xml:space="preserve">nsular </w:t>
                  </w:r>
                </w:p>
                <w:p w14:paraId="1CAFFC9A" w14:textId="77777777" w:rsidR="00992C40" w:rsidRPr="000665C8" w:rsidRDefault="00992C40" w:rsidP="00992C40">
                  <w:pPr>
                    <w:rPr>
                      <w:rFonts w:ascii="Arial" w:hAnsi="Arial" w:cs="Arial"/>
                      <w:sz w:val="18"/>
                      <w:szCs w:val="18"/>
                    </w:rPr>
                  </w:pPr>
                  <w:r w:rsidRPr="000665C8">
                    <w:rPr>
                      <w:rFonts w:ascii="Arial" w:hAnsi="Arial" w:cs="Arial"/>
                      <w:sz w:val="18"/>
                      <w:szCs w:val="18"/>
                    </w:rPr>
                    <w:t>Marítima</w:t>
                  </w:r>
                </w:p>
                <w:p w14:paraId="267A5958" w14:textId="77777777" w:rsidR="00992C40" w:rsidRDefault="00992C40" w:rsidP="00992C40">
                  <w:pPr>
                    <w:rPr>
                      <w:rFonts w:ascii="Arial" w:hAnsi="Arial" w:cs="Arial"/>
                      <w:sz w:val="18"/>
                      <w:szCs w:val="18"/>
                    </w:rPr>
                  </w:pPr>
                  <w:r w:rsidRPr="000665C8">
                    <w:rPr>
                      <w:rFonts w:ascii="Arial" w:hAnsi="Arial" w:cs="Arial"/>
                      <w:sz w:val="18"/>
                      <w:szCs w:val="18"/>
                    </w:rPr>
                    <w:t>Pasaje</w:t>
                  </w:r>
                </w:p>
                <w:p w14:paraId="3EC23DB1" w14:textId="77777777" w:rsidR="00992C40" w:rsidRPr="005E412B" w:rsidRDefault="00992C40" w:rsidP="00992C40">
                  <w:pPr>
                    <w:rPr>
                      <w:rFonts w:ascii="Arial" w:hAnsi="Arial" w:cs="Arial"/>
                      <w:sz w:val="18"/>
                      <w:szCs w:val="18"/>
                    </w:rPr>
                  </w:pPr>
                  <w:r w:rsidRPr="005E412B">
                    <w:rPr>
                      <w:rFonts w:ascii="Arial" w:hAnsi="Arial" w:cs="Arial"/>
                      <w:sz w:val="18"/>
                      <w:szCs w:val="18"/>
                    </w:rPr>
                    <w:t>Peatonal</w:t>
                  </w:r>
                </w:p>
                <w:p w14:paraId="3CC57609" w14:textId="77777777" w:rsidR="00992C40" w:rsidRPr="000665C8" w:rsidRDefault="00992C40" w:rsidP="00992C40">
                  <w:pPr>
                    <w:rPr>
                      <w:sz w:val="22"/>
                      <w:szCs w:val="22"/>
                    </w:rPr>
                  </w:pPr>
                  <w:r w:rsidRPr="005E412B">
                    <w:rPr>
                      <w:rFonts w:ascii="Arial" w:hAnsi="Arial" w:cs="Arial"/>
                      <w:sz w:val="18"/>
                      <w:szCs w:val="18"/>
                    </w:rPr>
                    <w:t>Periférico</w:t>
                  </w:r>
                </w:p>
              </w:txbxContent>
            </v:textbox>
            <w10:wrap type="through"/>
          </v:shape>
        </w:pict>
      </w:r>
      <w:r>
        <w:rPr>
          <w:noProof/>
        </w:rPr>
        <w:pict w14:anchorId="321AC1D9">
          <v:shape id="Cuadro de texto 19" o:spid="_x0000_s2074" type="#_x0000_t202" style="position:absolute;margin-left:29.85pt;margin-top:8.55pt;width:143.15pt;height:146.0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" fillcolor="window" strokeweight=".5pt">
            <v:path arrowok="t"/>
            <v:textbox>
              <w:txbxContent>
                <w:p w14:paraId="7E4DFCB9" w14:textId="77777777" w:rsidR="00992C40" w:rsidRPr="000665C8" w:rsidRDefault="00992C40" w:rsidP="00992C40">
                  <w:pPr>
                    <w:rPr>
                      <w:rFonts w:ascii="Arial" w:hAnsi="Arial" w:cs="Arial"/>
                      <w:sz w:val="18"/>
                      <w:szCs w:val="18"/>
                    </w:rPr>
                  </w:pPr>
                  <w:r w:rsidRPr="000665C8">
                    <w:rPr>
                      <w:rFonts w:ascii="Arial" w:hAnsi="Arial" w:cs="Arial"/>
                      <w:sz w:val="18"/>
                      <w:szCs w:val="18"/>
                    </w:rPr>
                    <w:t>Andador</w:t>
                  </w:r>
                </w:p>
                <w:p w14:paraId="10E55406" w14:textId="77777777" w:rsidR="00992C40" w:rsidRPr="000665C8" w:rsidRDefault="00992C40" w:rsidP="00992C40">
                  <w:pPr>
                    <w:rPr>
                      <w:rFonts w:ascii="Arial" w:hAnsi="Arial" w:cs="Arial"/>
                      <w:sz w:val="18"/>
                      <w:szCs w:val="18"/>
                    </w:rPr>
                  </w:pPr>
                  <w:r w:rsidRPr="000665C8">
                    <w:rPr>
                      <w:rFonts w:ascii="Arial" w:hAnsi="Arial" w:cs="Arial"/>
                      <w:sz w:val="18"/>
                      <w:szCs w:val="18"/>
                    </w:rPr>
                    <w:t>Acuática</w:t>
                  </w:r>
                </w:p>
                <w:p w14:paraId="48D525BF" w14:textId="77777777" w:rsidR="00992C40" w:rsidRPr="000665C8" w:rsidRDefault="00992C40" w:rsidP="00992C40">
                  <w:pPr>
                    <w:rPr>
                      <w:rFonts w:ascii="Arial" w:hAnsi="Arial" w:cs="Arial"/>
                      <w:sz w:val="18"/>
                      <w:szCs w:val="18"/>
                    </w:rPr>
                  </w:pPr>
                  <w:r w:rsidRPr="000665C8">
                    <w:rPr>
                      <w:rFonts w:ascii="Arial" w:hAnsi="Arial" w:cs="Arial"/>
                      <w:sz w:val="18"/>
                      <w:szCs w:val="18"/>
                    </w:rPr>
                    <w:t>Arroyo</w:t>
                  </w:r>
                </w:p>
                <w:p w14:paraId="3415F9BD" w14:textId="77777777" w:rsidR="00992C40" w:rsidRPr="000665C8" w:rsidRDefault="00992C40" w:rsidP="00992C40">
                  <w:pPr>
                    <w:rPr>
                      <w:rFonts w:ascii="Arial" w:hAnsi="Arial" w:cs="Arial"/>
                      <w:sz w:val="18"/>
                      <w:szCs w:val="18"/>
                    </w:rPr>
                  </w:pPr>
                  <w:r w:rsidRPr="000665C8">
                    <w:rPr>
                      <w:rFonts w:ascii="Arial" w:hAnsi="Arial" w:cs="Arial"/>
                      <w:sz w:val="18"/>
                      <w:szCs w:val="18"/>
                    </w:rPr>
                    <w:t xml:space="preserve">Autopista </w:t>
                  </w:r>
                </w:p>
                <w:p w14:paraId="4A1A89F9" w14:textId="77777777" w:rsidR="00992C40" w:rsidRPr="000665C8" w:rsidRDefault="00992C40" w:rsidP="00992C40">
                  <w:pPr>
                    <w:rPr>
                      <w:rFonts w:ascii="Arial" w:hAnsi="Arial" w:cs="Arial"/>
                      <w:sz w:val="18"/>
                      <w:szCs w:val="18"/>
                    </w:rPr>
                  </w:pPr>
                  <w:r w:rsidRPr="000665C8">
                    <w:rPr>
                      <w:rFonts w:ascii="Arial" w:hAnsi="Arial" w:cs="Arial"/>
                      <w:sz w:val="18"/>
                      <w:szCs w:val="18"/>
                    </w:rPr>
                    <w:t>Avenida</w:t>
                  </w:r>
                </w:p>
                <w:p w14:paraId="772BE5C7" w14:textId="77777777" w:rsidR="00992C40" w:rsidRPr="000665C8" w:rsidRDefault="00992C40" w:rsidP="00992C40">
                  <w:pPr>
                    <w:rPr>
                      <w:rFonts w:ascii="Arial" w:hAnsi="Arial" w:cs="Arial"/>
                      <w:sz w:val="18"/>
                      <w:szCs w:val="18"/>
                    </w:rPr>
                  </w:pPr>
                  <w:r w:rsidRPr="000665C8">
                    <w:rPr>
                      <w:rFonts w:ascii="Arial" w:hAnsi="Arial" w:cs="Arial"/>
                      <w:sz w:val="18"/>
                      <w:szCs w:val="18"/>
                    </w:rPr>
                    <w:t>Boulevard</w:t>
                  </w:r>
                </w:p>
                <w:p w14:paraId="6A1AF8B4" w14:textId="77777777" w:rsidR="00992C40" w:rsidRPr="000665C8" w:rsidRDefault="00992C40" w:rsidP="00992C40">
                  <w:pPr>
                    <w:rPr>
                      <w:rFonts w:ascii="Arial" w:hAnsi="Arial" w:cs="Arial"/>
                      <w:sz w:val="18"/>
                      <w:szCs w:val="18"/>
                    </w:rPr>
                  </w:pPr>
                  <w:r w:rsidRPr="000665C8">
                    <w:rPr>
                      <w:rFonts w:ascii="Arial" w:hAnsi="Arial" w:cs="Arial"/>
                      <w:sz w:val="18"/>
                      <w:szCs w:val="18"/>
                    </w:rPr>
                    <w:t>Brecha</w:t>
                  </w:r>
                </w:p>
                <w:p w14:paraId="27C40382" w14:textId="77777777" w:rsidR="00992C40" w:rsidRPr="000665C8" w:rsidRDefault="00992C40" w:rsidP="00992C40">
                  <w:pPr>
                    <w:rPr>
                      <w:rFonts w:ascii="Arial" w:hAnsi="Arial" w:cs="Arial"/>
                      <w:sz w:val="18"/>
                      <w:szCs w:val="18"/>
                    </w:rPr>
                  </w:pPr>
                  <w:r w:rsidRPr="000665C8">
                    <w:rPr>
                      <w:rFonts w:ascii="Arial" w:hAnsi="Arial" w:cs="Arial"/>
                      <w:sz w:val="18"/>
                      <w:szCs w:val="18"/>
                    </w:rPr>
                    <w:t>Calle</w:t>
                  </w:r>
                </w:p>
                <w:p w14:paraId="25C75E35" w14:textId="77777777" w:rsidR="00992C40" w:rsidRPr="000665C8" w:rsidRDefault="00992C40" w:rsidP="00992C40">
                  <w:pPr>
                    <w:rPr>
                      <w:rFonts w:ascii="Arial" w:hAnsi="Arial" w:cs="Arial"/>
                      <w:sz w:val="18"/>
                      <w:szCs w:val="18"/>
                    </w:rPr>
                  </w:pPr>
                  <w:r w:rsidRPr="000665C8">
                    <w:rPr>
                      <w:rFonts w:ascii="Arial" w:hAnsi="Arial" w:cs="Arial"/>
                      <w:sz w:val="18"/>
                      <w:szCs w:val="18"/>
                    </w:rPr>
                    <w:t>Callejón</w:t>
                  </w:r>
                </w:p>
                <w:p w14:paraId="6C75D1C5" w14:textId="77777777" w:rsidR="00992C40" w:rsidRPr="000665C8" w:rsidRDefault="00992C40" w:rsidP="00992C40">
                  <w:pPr>
                    <w:rPr>
                      <w:rFonts w:ascii="Arial" w:hAnsi="Arial" w:cs="Arial"/>
                      <w:sz w:val="18"/>
                      <w:szCs w:val="18"/>
                    </w:rPr>
                  </w:pPr>
                  <w:r w:rsidRPr="000665C8">
                    <w:rPr>
                      <w:rFonts w:ascii="Arial" w:hAnsi="Arial" w:cs="Arial"/>
                      <w:sz w:val="18"/>
                      <w:szCs w:val="18"/>
                    </w:rPr>
                    <w:t>Calzada</w:t>
                  </w:r>
                </w:p>
                <w:p w14:paraId="7EFD6D72" w14:textId="77777777" w:rsidR="00992C40" w:rsidRPr="000665C8" w:rsidRDefault="00992C40" w:rsidP="00992C40">
                  <w:pPr>
                    <w:rPr>
                      <w:rFonts w:ascii="Arial" w:hAnsi="Arial" w:cs="Arial"/>
                      <w:sz w:val="18"/>
                      <w:szCs w:val="18"/>
                    </w:rPr>
                  </w:pPr>
                  <w:r w:rsidRPr="000665C8">
                    <w:rPr>
                      <w:rFonts w:ascii="Arial" w:hAnsi="Arial" w:cs="Arial"/>
                      <w:sz w:val="18"/>
                      <w:szCs w:val="18"/>
                    </w:rPr>
                    <w:t>Camino</w:t>
                  </w:r>
                </w:p>
                <w:p w14:paraId="5B5CAA6B" w14:textId="77777777" w:rsidR="00992C40" w:rsidRDefault="00992C40" w:rsidP="00992C40">
                  <w:pPr>
                    <w:rPr>
                      <w:rFonts w:ascii="Arial" w:hAnsi="Arial" w:cs="Arial"/>
                      <w:sz w:val="18"/>
                      <w:szCs w:val="18"/>
                    </w:rPr>
                  </w:pPr>
                  <w:r w:rsidRPr="000665C8">
                    <w:rPr>
                      <w:rFonts w:ascii="Arial" w:hAnsi="Arial" w:cs="Arial"/>
                      <w:sz w:val="18"/>
                      <w:szCs w:val="18"/>
                    </w:rPr>
                    <w:t>Canal</w:t>
                  </w:r>
                </w:p>
                <w:p w14:paraId="0D02BC64" w14:textId="77777777" w:rsidR="00992C40" w:rsidRPr="005E412B" w:rsidRDefault="00992C40" w:rsidP="00992C40">
                  <w:pPr>
                    <w:rPr>
                      <w:rFonts w:ascii="Arial" w:hAnsi="Arial" w:cs="Arial"/>
                      <w:sz w:val="18"/>
                      <w:szCs w:val="18"/>
                    </w:rPr>
                  </w:pPr>
                  <w:r w:rsidRPr="005E412B">
                    <w:rPr>
                      <w:rFonts w:ascii="Arial" w:hAnsi="Arial" w:cs="Arial"/>
                      <w:sz w:val="18"/>
                      <w:szCs w:val="18"/>
                    </w:rPr>
                    <w:t>Carretera</w:t>
                  </w:r>
                </w:p>
                <w:p w14:paraId="3D0202EC" w14:textId="77777777" w:rsidR="00992C40" w:rsidRDefault="00992C40" w:rsidP="00992C40"/>
              </w:txbxContent>
            </v:textbox>
          </v:shape>
        </w:pict>
      </w:r>
    </w:p>
    <w:p w14:paraId="5F13F868" w14:textId="0AD77779" w:rsidR="00992C40" w:rsidRDefault="00992C40" w:rsidP="00992C40">
      <w:pPr>
        <w:rPr>
          <w:rFonts w:eastAsia="Calibri" w:cs="Arial"/>
          <w:sz w:val="32"/>
          <w:szCs w:val="32"/>
          <w:lang w:eastAsia="en-US"/>
        </w:rPr>
      </w:pPr>
    </w:p>
    <w:p w14:paraId="1C2D9A34" w14:textId="77777777" w:rsidR="00992C40" w:rsidRDefault="00992C40" w:rsidP="00992C40">
      <w:pPr>
        <w:rPr>
          <w:rFonts w:eastAsia="Calibri" w:cs="Arial"/>
          <w:sz w:val="32"/>
          <w:szCs w:val="32"/>
          <w:lang w:eastAsia="en-US"/>
        </w:rPr>
      </w:pPr>
    </w:p>
    <w:p w14:paraId="1C81905D" w14:textId="77777777" w:rsidR="00992C40" w:rsidRDefault="00992C40" w:rsidP="00992C40">
      <w:pPr>
        <w:rPr>
          <w:rFonts w:eastAsia="Calibri" w:cs="Arial"/>
          <w:sz w:val="32"/>
          <w:szCs w:val="32"/>
          <w:lang w:eastAsia="en-US"/>
        </w:rPr>
      </w:pPr>
    </w:p>
    <w:p w14:paraId="318C0099" w14:textId="77777777" w:rsidR="00992C40" w:rsidRDefault="00992C40" w:rsidP="00992C40">
      <w:pPr>
        <w:rPr>
          <w:rFonts w:eastAsia="Calibri" w:cs="Arial"/>
          <w:sz w:val="32"/>
          <w:szCs w:val="32"/>
          <w:lang w:eastAsia="en-US"/>
        </w:rPr>
      </w:pPr>
    </w:p>
    <w:p w14:paraId="62FFCBFD" w14:textId="77777777" w:rsidR="00992C40" w:rsidRDefault="00992C40" w:rsidP="00992C40">
      <w:pPr>
        <w:rPr>
          <w:rFonts w:eastAsia="Calibri" w:cs="Arial"/>
          <w:sz w:val="32"/>
          <w:szCs w:val="32"/>
          <w:lang w:eastAsia="en-US"/>
        </w:rPr>
      </w:pPr>
    </w:p>
    <w:p w14:paraId="0A41A405" w14:textId="77777777" w:rsidR="00992C40" w:rsidRDefault="00992C40" w:rsidP="00992C40">
      <w:pPr>
        <w:rPr>
          <w:rFonts w:eastAsia="Calibri" w:cs="Arial"/>
          <w:sz w:val="32"/>
          <w:szCs w:val="32"/>
          <w:lang w:eastAsia="en-US"/>
        </w:rPr>
      </w:pPr>
    </w:p>
    <w:p w14:paraId="133E1801" w14:textId="77777777" w:rsidR="00992C40" w:rsidRDefault="00992C40" w:rsidP="00992C40">
      <w:pPr>
        <w:rPr>
          <w:rFonts w:eastAsia="Calibri" w:cs="Arial"/>
          <w:sz w:val="32"/>
          <w:szCs w:val="32"/>
          <w:lang w:eastAsia="en-US"/>
        </w:rPr>
      </w:pPr>
    </w:p>
    <w:p w14:paraId="502B9D14" w14:textId="7DB849D4" w:rsidR="00992C40" w:rsidRDefault="00000000" w:rsidP="00992C40">
      <w:pPr>
        <w:rPr>
          <w:rFonts w:eastAsia="Calibri" w:cs="Arial"/>
          <w:sz w:val="32"/>
          <w:szCs w:val="32"/>
          <w:lang w:eastAsia="en-US"/>
        </w:rPr>
      </w:pPr>
      <w:r>
        <w:rPr>
          <w:noProof/>
        </w:rPr>
        <w:pict w14:anchorId="6CFFA536">
          <v:shape id="Cuadro de texto 17" o:spid="_x0000_s2073" type="#_x0000_t202" style="position:absolute;margin-left:29.4pt;margin-top:7.05pt;width:401.35pt;height:17.8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" fillcolor="#dbdbdb" strokeweight=".5pt">
            <v:path arrowok="t"/>
            <v:textbox>
              <w:txbxContent>
                <w:p w14:paraId="1136F33A" w14:textId="77777777" w:rsidR="00992C40" w:rsidRPr="00E265AB" w:rsidRDefault="00992C40" w:rsidP="00992C40">
                  <w:pPr>
                    <w:jc w:val="center"/>
                    <w:rPr>
                      <w:rFonts w:ascii="Arial" w:hAnsi="Arial" w:cs="Arial"/>
                      <w:b/>
                      <w:bCs/>
                      <w:sz w:val="20"/>
                      <w:szCs w:val="20"/>
                    </w:rPr>
                  </w:pPr>
                  <w:r>
                    <w:rPr>
                      <w:rFonts w:ascii="Arial" w:hAnsi="Arial" w:cs="Arial"/>
                      <w:b/>
                      <w:bCs/>
                      <w:sz w:val="20"/>
                      <w:szCs w:val="20"/>
                    </w:rPr>
                    <w:t>NOMBRE DE LA VIALIDAD</w:t>
                  </w:r>
                </w:p>
                <w:p w14:paraId="041DA33C" w14:textId="77777777" w:rsidR="00992C40" w:rsidRPr="00E265AB" w:rsidRDefault="00992C40" w:rsidP="00992C40">
                  <w:pPr>
                    <w:jc w:val="center"/>
                    <w:rPr>
                      <w:rFonts w:ascii="Arial" w:hAnsi="Arial" w:cs="Arial"/>
                      <w:b/>
                      <w:bCs/>
                      <w:sz w:val="20"/>
                      <w:szCs w:val="20"/>
                    </w:rPr>
                  </w:pPr>
                </w:p>
              </w:txbxContent>
            </v:textbox>
          </v:shape>
        </w:pict>
      </w:r>
    </w:p>
    <w:p w14:paraId="3435E361" w14:textId="22B1B9C2" w:rsidR="00992C40" w:rsidRDefault="00000000" w:rsidP="00992C40">
      <w:pPr>
        <w:rPr>
          <w:rFonts w:eastAsia="Calibri" w:cs="Arial"/>
          <w:sz w:val="32"/>
          <w:szCs w:val="32"/>
          <w:lang w:eastAsia="en-US"/>
        </w:rPr>
      </w:pPr>
      <w:r>
        <w:rPr>
          <w:noProof/>
        </w:rPr>
        <w:pict w14:anchorId="5CB6A086">
          <v:shape id="Cuadro de texto 16" o:spid="_x0000_s2072" type="#_x0000_t202" style="position:absolute;margin-left:29.4pt;margin-top:6.35pt;width:401.35pt;height:17.8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" fillcolor="window" strokeweight=".5pt">
            <v:path arrowok="t"/>
            <v:textbox>
              <w:txbxContent>
                <w:p w14:paraId="000BD9E4" w14:textId="77777777" w:rsidR="00992C40" w:rsidRPr="000665C8" w:rsidRDefault="00992C40" w:rsidP="00992C40">
                  <w:pPr>
                    <w:rPr>
                      <w:rFonts w:ascii="Arial" w:hAnsi="Arial" w:cs="Arial"/>
                      <w:sz w:val="18"/>
                      <w:szCs w:val="18"/>
                    </w:rPr>
                  </w:pPr>
                  <w:r w:rsidRPr="000665C8">
                    <w:rPr>
                      <w:rFonts w:ascii="Arial" w:hAnsi="Arial" w:cs="Arial"/>
                      <w:sz w:val="18"/>
                      <w:szCs w:val="18"/>
                    </w:rPr>
                    <w:t>Indeterminado.</w:t>
                  </w:r>
                </w:p>
              </w:txbxContent>
            </v:textbox>
          </v:shape>
        </w:pict>
      </w:r>
    </w:p>
    <w:p w14:paraId="1260D549" w14:textId="77777777" w:rsidR="00992C40" w:rsidRDefault="00992C40" w:rsidP="00992C40">
      <w:pPr>
        <w:rPr>
          <w:rFonts w:eastAsia="Calibri" w:cs="Arial"/>
          <w:sz w:val="32"/>
          <w:szCs w:val="32"/>
          <w:lang w:eastAsia="en-US"/>
        </w:rPr>
      </w:pPr>
    </w:p>
    <w:p w14:paraId="27E30B37" w14:textId="697AC25E" w:rsidR="00992C40" w:rsidRDefault="00000000" w:rsidP="00992C40">
      <w:pPr>
        <w:rPr>
          <w:rFonts w:eastAsia="Calibri" w:cs="Arial"/>
          <w:sz w:val="32"/>
          <w:szCs w:val="32"/>
          <w:lang w:eastAsia="en-US"/>
        </w:rPr>
      </w:pPr>
      <w:r>
        <w:rPr>
          <w:noProof/>
        </w:rPr>
        <w:pict w14:anchorId="0AFFBD49">
          <v:shape id="Cuadro de texto 15" o:spid="_x0000_s2071" type="#_x0000_t202" style="position:absolute;margin-left:21.35pt;margin-top:8.8pt;width:189.6pt;height:21.2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" filled="f" stroked="f" strokeweight=".5pt">
            <v:textbox>
              <w:txbxContent>
                <w:p w14:paraId="61B2AFEE" w14:textId="77777777" w:rsidR="00992C40" w:rsidRPr="000665C8" w:rsidRDefault="00992C40" w:rsidP="00992C40">
                  <w:pPr>
                    <w:tabs>
                      <w:tab w:val="left" w:pos="1069"/>
                    </w:tabs>
                    <w:rPr>
                      <w:rFonts w:ascii="Arial" w:hAnsi="Arial" w:cs="Arial"/>
                      <w:sz w:val="18"/>
                      <w:szCs w:val="18"/>
                    </w:rPr>
                  </w:pPr>
                  <w:r w:rsidRPr="000665C8">
                    <w:rPr>
                      <w:rFonts w:ascii="Arial" w:hAnsi="Arial" w:cs="Arial"/>
                      <w:b/>
                      <w:bCs/>
                      <w:sz w:val="18"/>
                      <w:szCs w:val="18"/>
                    </w:rPr>
                    <w:t>CONSIDERACIONES</w:t>
                  </w:r>
                </w:p>
                <w:p w14:paraId="1F142ED5" w14:textId="77777777" w:rsidR="00992C40" w:rsidRDefault="00992C40" w:rsidP="00992C40"/>
              </w:txbxContent>
            </v:textbox>
          </v:shape>
        </w:pict>
      </w:r>
    </w:p>
    <w:p w14:paraId="4C321193" w14:textId="2D5CB2ED" w:rsidR="00992C40" w:rsidRDefault="00000000" w:rsidP="00992C40">
      <w:pPr>
        <w:rPr>
          <w:rFonts w:eastAsia="Calibri" w:cs="Arial"/>
          <w:sz w:val="32"/>
          <w:szCs w:val="32"/>
          <w:lang w:eastAsia="en-US"/>
        </w:rPr>
      </w:pPr>
      <w:r>
        <w:rPr>
          <w:noProof/>
        </w:rPr>
        <w:pict w14:anchorId="2DDD3ED3">
          <v:roundrect id="Rectángulo: esquinas redondeadas 13" o:spid="_x0000_s2070" style="position:absolute;margin-left:23.9pt;margin-top:11.7pt;width:407.65pt;height:124.4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" filled="f" strokeweight="1pt">
            <v:textbox inset="2.88pt,2.88pt,2.88pt,2.88pt"/>
          </v:roundrect>
        </w:pict>
      </w:r>
      <w:r>
        <w:rPr>
          <w:noProof/>
        </w:rPr>
        <w:pict w14:anchorId="74AEE765">
          <v:shape id="Cuadro de texto 14" o:spid="_x0000_s2069" type="#_x0000_t202" style="position:absolute;margin-left:16.45pt;margin-top:16.3pt;width:412.2pt;height:119.8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" filled="f" stroked="f" strokeweight=".5pt">
            <v:textbox>
              <w:txbxContent>
                <w:p w14:paraId="64555BAC" w14:textId="77777777" w:rsidR="00992C40" w:rsidRDefault="00992C40" w:rsidP="00992C40">
                  <w:pPr>
                    <w:pStyle w:val="Prrafodelista"/>
                    <w:numPr>
                      <w:ilvl w:val="0"/>
                      <w:numId w:val="15"/>
                    </w:numPr>
                    <w:spacing w:after="0" w:line="240" w:lineRule="auto"/>
                    <w:ind w:left="426" w:hanging="357"/>
                    <w:contextualSpacing/>
                    <w:rPr>
                      <w:rFonts w:ascii="Arial" w:hAnsi="Arial" w:cs="Arial"/>
                      <w:szCs w:val="18"/>
                    </w:rPr>
                  </w:pPr>
                  <w:r w:rsidRPr="000665C8">
                    <w:rPr>
                      <w:rFonts w:ascii="Arial" w:hAnsi="Arial" w:cs="Arial"/>
                      <w:szCs w:val="18"/>
                    </w:rPr>
                    <w:t>En manzanas de formas regulares será la vialidad que se ubique atrás de la vialidad en donde se encuentra el Domicilio Geográfico.</w:t>
                  </w:r>
                </w:p>
                <w:p w14:paraId="39AABB76" w14:textId="77777777" w:rsidR="00992C40" w:rsidRPr="000665C8" w:rsidRDefault="00992C40" w:rsidP="00992C40">
                  <w:pPr>
                    <w:pStyle w:val="Prrafodelista"/>
                    <w:numPr>
                      <w:ilvl w:val="0"/>
                      <w:numId w:val="15"/>
                    </w:numPr>
                    <w:spacing w:after="0" w:line="240" w:lineRule="auto"/>
                    <w:ind w:left="426" w:hanging="357"/>
                    <w:contextualSpacing/>
                    <w:rPr>
                      <w:rFonts w:ascii="Arial" w:hAnsi="Arial" w:cs="Arial"/>
                      <w:szCs w:val="18"/>
                    </w:rPr>
                  </w:pPr>
                  <w:r w:rsidRPr="000665C8">
                    <w:rPr>
                      <w:rFonts w:ascii="Arial" w:hAnsi="Arial" w:cs="Arial"/>
                      <w:szCs w:val="18"/>
                    </w:rPr>
                    <w:t>En manzanas de formas irregulares o con privadas simples y/o anidadas, se debe establecer la Vialidad en su parte posterior que permita ubicar al domicilio, en caso de que exista vialidad.</w:t>
                  </w:r>
                </w:p>
                <w:p w14:paraId="65E67FDF" w14:textId="77777777" w:rsidR="00992C40" w:rsidRPr="000665C8" w:rsidRDefault="00992C40" w:rsidP="00992C40">
                  <w:pPr>
                    <w:pStyle w:val="Prrafodelista"/>
                    <w:numPr>
                      <w:ilvl w:val="0"/>
                      <w:numId w:val="15"/>
                    </w:numPr>
                    <w:spacing w:after="0" w:line="240" w:lineRule="auto"/>
                    <w:ind w:left="426" w:hanging="357"/>
                    <w:contextualSpacing/>
                    <w:rPr>
                      <w:rFonts w:ascii="Arial" w:hAnsi="Arial" w:cs="Arial"/>
                      <w:szCs w:val="18"/>
                    </w:rPr>
                  </w:pPr>
                  <w:r w:rsidRPr="000665C8">
                    <w:rPr>
                      <w:rFonts w:ascii="Arial" w:hAnsi="Arial" w:cs="Arial"/>
                      <w:szCs w:val="18"/>
                    </w:rPr>
                    <w:t>Para la captación de los datos de la vialidad posterior, se deben considerar los dominios de valores que se han establecidos en esta Tabla para los componentes TIPO y NOMBRE DE VIALIDAD, verificando las CONSIDERACIONES que aplican a estos componentes, a fin de ser consistentes en la información registrada.</w:t>
                  </w:r>
                </w:p>
                <w:p w14:paraId="56C47E54" w14:textId="77777777" w:rsidR="00992C40" w:rsidRPr="000665C8" w:rsidRDefault="00992C40" w:rsidP="00992C40">
                  <w:pPr>
                    <w:pStyle w:val="Prrafodelista"/>
                    <w:numPr>
                      <w:ilvl w:val="0"/>
                      <w:numId w:val="15"/>
                    </w:numPr>
                    <w:spacing w:after="0" w:line="240" w:lineRule="auto"/>
                    <w:ind w:left="426" w:hanging="357"/>
                    <w:contextualSpacing/>
                    <w:rPr>
                      <w:rFonts w:ascii="Arial" w:hAnsi="Arial" w:cs="Arial"/>
                      <w:szCs w:val="18"/>
                    </w:rPr>
                  </w:pPr>
                  <w:r w:rsidRPr="000665C8">
                    <w:rPr>
                      <w:rFonts w:ascii="Arial" w:hAnsi="Arial" w:cs="Arial"/>
                      <w:szCs w:val="18"/>
                    </w:rPr>
                    <w:t>Si existe la vialidad posterior, se deberán captar los datos correspondientes a la misma, ya que esto coadyuva a la ubicación precisa del Domicilio Geográfico.</w:t>
                  </w:r>
                </w:p>
                <w:p w14:paraId="4B2F4112" w14:textId="77777777" w:rsidR="00992C40" w:rsidRPr="00F6067D" w:rsidRDefault="00992C40" w:rsidP="00992C40">
                  <w:pPr>
                    <w:rPr>
                      <w:rFonts w:ascii="Arial" w:hAnsi="Arial" w:cs="Arial"/>
                      <w:sz w:val="20"/>
                      <w:szCs w:val="20"/>
                    </w:rPr>
                  </w:pPr>
                  <w:r w:rsidRPr="009D0ED3">
                    <w:rPr>
                      <w:rFonts w:ascii="Arial" w:hAnsi="Arial" w:cs="Arial"/>
                      <w:b/>
                      <w:bCs/>
                      <w:sz w:val="20"/>
                      <w:szCs w:val="20"/>
                    </w:rPr>
                    <w:t xml:space="preserve">                        </w:t>
                  </w:r>
                </w:p>
              </w:txbxContent>
            </v:textbox>
          </v:shape>
        </w:pict>
      </w:r>
    </w:p>
    <w:p w14:paraId="37D91104" w14:textId="77777777" w:rsidR="00992C40" w:rsidRDefault="00992C40" w:rsidP="00992C40">
      <w:pPr>
        <w:rPr>
          <w:rFonts w:eastAsia="Calibri" w:cs="Arial"/>
          <w:sz w:val="32"/>
          <w:szCs w:val="32"/>
          <w:lang w:eastAsia="en-US"/>
        </w:rPr>
      </w:pPr>
    </w:p>
    <w:p w14:paraId="1D6E8D6A" w14:textId="77777777" w:rsidR="00992C40" w:rsidRDefault="00992C40" w:rsidP="00992C40">
      <w:pPr>
        <w:rPr>
          <w:rFonts w:eastAsia="Calibri" w:cs="Arial"/>
          <w:sz w:val="32"/>
          <w:szCs w:val="32"/>
          <w:lang w:eastAsia="en-US"/>
        </w:rPr>
      </w:pPr>
    </w:p>
    <w:p w14:paraId="3533CF82" w14:textId="77777777" w:rsidR="00992C40" w:rsidRDefault="00992C40" w:rsidP="00992C40">
      <w:pPr>
        <w:rPr>
          <w:rFonts w:eastAsia="Calibri" w:cs="Arial"/>
          <w:sz w:val="32"/>
          <w:szCs w:val="32"/>
          <w:lang w:eastAsia="en-US"/>
        </w:rPr>
      </w:pPr>
    </w:p>
    <w:p w14:paraId="1FAC8A51" w14:textId="77777777" w:rsidR="00992C40" w:rsidRDefault="00992C40" w:rsidP="00992C40">
      <w:pPr>
        <w:rPr>
          <w:rFonts w:eastAsia="Calibri" w:cs="Arial"/>
          <w:sz w:val="32"/>
          <w:szCs w:val="32"/>
          <w:lang w:eastAsia="en-US"/>
        </w:rPr>
      </w:pPr>
    </w:p>
    <w:p w14:paraId="394301F8" w14:textId="77777777" w:rsidR="00992C40" w:rsidRDefault="00992C40" w:rsidP="00992C40">
      <w:pPr>
        <w:rPr>
          <w:rFonts w:eastAsia="Calibri" w:cs="Arial"/>
          <w:sz w:val="32"/>
          <w:szCs w:val="32"/>
          <w:lang w:eastAsia="en-US"/>
        </w:rPr>
      </w:pPr>
    </w:p>
    <w:p w14:paraId="5AAF57F1" w14:textId="37EA440F" w:rsidR="00992C40" w:rsidRDefault="00992C40" w:rsidP="00992C40">
      <w:pPr>
        <w:rPr>
          <w:rFonts w:eastAsia="Calibri" w:cs="Arial"/>
          <w:sz w:val="32"/>
          <w:szCs w:val="32"/>
          <w:lang w:eastAsia="en-US"/>
        </w:rPr>
      </w:pPr>
    </w:p>
    <w:p w14:paraId="13CD9205" w14:textId="77777777" w:rsidR="00992C40" w:rsidRDefault="00992C40" w:rsidP="00992C40">
      <w:pPr>
        <w:rPr>
          <w:rFonts w:eastAsia="Calibri" w:cs="Arial"/>
          <w:sz w:val="32"/>
          <w:szCs w:val="32"/>
          <w:lang w:eastAsia="en-US"/>
        </w:rPr>
      </w:pPr>
    </w:p>
    <w:p w14:paraId="506778A5" w14:textId="77777777" w:rsidR="00992C40" w:rsidRDefault="00992C40" w:rsidP="00992C40">
      <w:pPr>
        <w:rPr>
          <w:rFonts w:eastAsia="Calibri" w:cs="Arial"/>
          <w:sz w:val="32"/>
          <w:szCs w:val="32"/>
          <w:lang w:eastAsia="en-US"/>
        </w:rPr>
      </w:pPr>
    </w:p>
    <w:p w14:paraId="2C8C3FF0" w14:textId="77777777" w:rsidR="00992C40" w:rsidRDefault="00992C40" w:rsidP="00992C40">
      <w:pPr>
        <w:rPr>
          <w:rFonts w:eastAsia="Calibri" w:cs="Arial"/>
          <w:sz w:val="32"/>
          <w:szCs w:val="32"/>
          <w:lang w:eastAsia="en-US"/>
        </w:rPr>
      </w:pPr>
    </w:p>
    <w:p w14:paraId="1B7DA68B" w14:textId="77777777" w:rsidR="00992C40" w:rsidRDefault="00992C40" w:rsidP="00992C40">
      <w:pPr>
        <w:rPr>
          <w:rFonts w:eastAsia="Calibri" w:cs="Arial"/>
          <w:sz w:val="32"/>
          <w:szCs w:val="32"/>
          <w:lang w:eastAsia="en-US"/>
        </w:rPr>
      </w:pPr>
    </w:p>
    <w:p w14:paraId="3E6AD97E" w14:textId="445D56F0" w:rsidR="00992C40" w:rsidRDefault="00992C40" w:rsidP="00992C40">
      <w:pPr>
        <w:rPr>
          <w:rFonts w:eastAsia="Calibri" w:cs="Arial"/>
          <w:sz w:val="32"/>
          <w:szCs w:val="32"/>
          <w:lang w:eastAsia="en-US"/>
        </w:rPr>
      </w:pPr>
    </w:p>
    <w:p w14:paraId="24269D0D" w14:textId="652F6145" w:rsidR="00992C40" w:rsidRDefault="00000000" w:rsidP="00992C40">
      <w:pPr>
        <w:rPr>
          <w:rFonts w:eastAsia="Calibri" w:cs="Arial"/>
          <w:sz w:val="32"/>
          <w:szCs w:val="32"/>
          <w:lang w:eastAsia="en-US"/>
        </w:rPr>
      </w:pPr>
      <w:r>
        <w:rPr>
          <w:noProof/>
        </w:rPr>
        <w:lastRenderedPageBreak/>
        <w:pict w14:anchorId="794EAAB4">
          <v:rect id="Rectángulo 12" o:spid="_x0000_s2068" style="position:absolute;margin-left:23.65pt;margin-top:15.25pt;width:420.75pt;height:591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" filled="f" strokecolor="windowText" strokeweight="1pt">
            <v:path arrowok="t"/>
          </v:rect>
        </w:pict>
      </w:r>
      <w:r>
        <w:rPr>
          <w:noProof/>
        </w:rPr>
        <w:pict w14:anchorId="1E3AEEFF">
          <v:shape id="Cuadro de texto 11" o:spid="_x0000_s2067" type="#_x0000_t202" style="position:absolute;margin-left:147.55pt;margin-top:5.55pt;width:181.85pt;height:17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" fillcolor="window" strokeweight=".5pt">
            <v:shadow on="t" type="perspective" color="black" opacity="13107f" origin="-.5,.5" offset=".24944mm,.24944mm" matrix=",-15540f,,-15073f"/>
            <v:path arrowok="t"/>
            <v:textbox>
              <w:txbxContent>
                <w:p w14:paraId="6EE0203C" w14:textId="77777777" w:rsidR="00992C40" w:rsidRPr="000665C8" w:rsidRDefault="00992C40" w:rsidP="00992C40">
                  <w:pPr>
                    <w:shd w:val="clear" w:color="auto" w:fill="FFFFFF" w:themeFill="background1"/>
                    <w:spacing w:after="160" w:line="259" w:lineRule="auto"/>
                    <w:contextualSpacing/>
                    <w:jc w:val="center"/>
                    <w:rPr>
                      <w:rFonts w:ascii="Arial" w:hAnsi="Arial" w:cs="Arial"/>
                      <w:b/>
                      <w:bCs/>
                      <w:sz w:val="18"/>
                      <w:szCs w:val="18"/>
                    </w:rPr>
                  </w:pPr>
                  <w:r w:rsidRPr="000665C8">
                    <w:rPr>
                      <w:rFonts w:ascii="Arial" w:hAnsi="Arial" w:cs="Arial"/>
                      <w:b/>
                      <w:bCs/>
                      <w:sz w:val="18"/>
                      <w:szCs w:val="18"/>
                    </w:rPr>
                    <w:t>13. DESCRIPCIÓN DE UBICACIÓN</w:t>
                  </w:r>
                </w:p>
              </w:txbxContent>
            </v:textbox>
          </v:shape>
        </w:pict>
      </w:r>
    </w:p>
    <w:p w14:paraId="7863D33C" w14:textId="045B5B0E" w:rsidR="00992C40" w:rsidRDefault="00000000" w:rsidP="00992C40">
      <w:pPr>
        <w:rPr>
          <w:rFonts w:eastAsia="Calibri" w:cs="Arial"/>
          <w:sz w:val="32"/>
          <w:szCs w:val="32"/>
          <w:lang w:eastAsia="en-US"/>
        </w:rPr>
      </w:pPr>
      <w:r>
        <w:rPr>
          <w:noProof/>
        </w:rPr>
        <w:pict w14:anchorId="4ABD5D50">
          <v:roundrect id="Rectángulo: esquinas redondeadas 10" o:spid="_x0000_s2066" style="position:absolute;margin-left:719pt;margin-top:1.85pt;width:410.7pt;height:158.55pt;z-index:251628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" filled="f" strokecolor="windowText" strokeweight="1pt">
            <v:stroke joinstyle="miter"/>
            <v:path arrowok="t"/>
            <w10:wrap anchorx="margin"/>
          </v:roundrect>
        </w:pict>
      </w:r>
      <w:r>
        <w:rPr>
          <w:noProof/>
        </w:rPr>
        <w:pict w14:anchorId="402C19E1">
          <v:shape id="Cuadro de texto 9" o:spid="_x0000_s2065" type="#_x0000_t202" style="position:absolute;margin-left:28.15pt;margin-top:7.05pt;width:410.65pt;height:157.75pt;z-index:2515327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" filled="f" stroked="f" strokeweight=".5pt">
            <v:textbox>
              <w:txbxContent>
                <w:p w14:paraId="19323060" w14:textId="553D3B7B" w:rsidR="00992C40" w:rsidRPr="000665C8" w:rsidRDefault="00992C40" w:rsidP="00992C40">
                  <w:pPr>
                    <w:jc w:val="both"/>
                    <w:rPr>
                      <w:rFonts w:ascii="Arial" w:hAnsi="Arial" w:cs="Arial"/>
                      <w:sz w:val="18"/>
                      <w:szCs w:val="18"/>
                    </w:rPr>
                  </w:pPr>
                  <w:r w:rsidRPr="000665C8">
                    <w:rPr>
                      <w:rFonts w:ascii="Arial" w:hAnsi="Arial" w:cs="Arial"/>
                      <w:b/>
                      <w:bCs/>
                      <w:sz w:val="18"/>
                      <w:szCs w:val="18"/>
                    </w:rPr>
                    <w:t>DESCRIPCIÓN:</w:t>
                  </w:r>
                  <w:r w:rsidRPr="000665C8">
                    <w:rPr>
                      <w:rFonts w:ascii="Arial" w:hAnsi="Arial" w:cs="Arial"/>
                      <w:sz w:val="18"/>
                      <w:szCs w:val="18"/>
                    </w:rPr>
                    <w:t xml:space="preserve"> Se refiere a rasgos naturales o culturales (edificaciones) que aportan información del Domicilio Geográfico referido a un predio o inmueble, mismas que son fácilmente identificables, esto es fundamental en vialidades donde se carece de nombre y número exterior, en carreteras, caminos, terracerías, brechas, veredas, arroyos, ríos, canales, línea de costa continentales e insulares, localidades rurales de difícil acceso, elementos del territorio insular, información de domicilios derivada del crecimiento de una zona urbana y domicilios conocidos.</w:t>
                  </w:r>
                </w:p>
                <w:p w14:paraId="357699C2" w14:textId="77777777" w:rsidR="00992C40" w:rsidRDefault="00992C40" w:rsidP="00992C40">
                  <w:pPr>
                    <w:ind w:left="851"/>
                    <w:rPr>
                      <w:rFonts w:ascii="Arial" w:hAnsi="Arial" w:cs="Arial"/>
                      <w:b/>
                      <w:bCs/>
                      <w:sz w:val="18"/>
                      <w:szCs w:val="18"/>
                    </w:rPr>
                  </w:pPr>
                  <w:r w:rsidRPr="000665C8">
                    <w:rPr>
                      <w:rFonts w:ascii="Arial" w:hAnsi="Arial" w:cs="Arial"/>
                      <w:b/>
                      <w:bCs/>
                      <w:sz w:val="18"/>
                      <w:szCs w:val="18"/>
                    </w:rPr>
                    <w:t xml:space="preserve">DATO:                          </w:t>
                  </w:r>
                  <w:r>
                    <w:rPr>
                      <w:rFonts w:ascii="Arial" w:hAnsi="Arial" w:cs="Arial"/>
                      <w:b/>
                      <w:bCs/>
                      <w:sz w:val="18"/>
                      <w:szCs w:val="18"/>
                    </w:rPr>
                    <w:tab/>
                  </w:r>
                  <w:r>
                    <w:rPr>
                      <w:rFonts w:ascii="Arial" w:hAnsi="Arial" w:cs="Arial"/>
                      <w:b/>
                      <w:bCs/>
                      <w:sz w:val="18"/>
                      <w:szCs w:val="18"/>
                    </w:rPr>
                    <w:tab/>
                    <w:t xml:space="preserve">   </w:t>
                  </w:r>
                  <w:r w:rsidRPr="000665C8">
                    <w:rPr>
                      <w:rFonts w:ascii="Arial" w:hAnsi="Arial" w:cs="Arial"/>
                      <w:b/>
                      <w:bCs/>
                      <w:sz w:val="18"/>
                      <w:szCs w:val="18"/>
                    </w:rPr>
                    <w:t xml:space="preserve">ORIGEN DEL ELEMENTO:   </w:t>
                  </w:r>
                </w:p>
                <w:p w14:paraId="21F57AE0" w14:textId="77777777" w:rsidR="00992C40" w:rsidRPr="000665C8" w:rsidRDefault="00992C40" w:rsidP="00992C40">
                  <w:pPr>
                    <w:ind w:left="851"/>
                    <w:rPr>
                      <w:rFonts w:ascii="Arial" w:hAnsi="Arial" w:cs="Arial"/>
                      <w:b/>
                      <w:bCs/>
                      <w:sz w:val="18"/>
                      <w:szCs w:val="18"/>
                    </w:rPr>
                  </w:pPr>
                  <w:r w:rsidRPr="000665C8">
                    <w:rPr>
                      <w:rFonts w:ascii="Arial" w:hAnsi="Arial" w:cs="Arial"/>
                      <w:b/>
                      <w:bCs/>
                      <w:sz w:val="18"/>
                      <w:szCs w:val="18"/>
                    </w:rPr>
                    <w:t xml:space="preserve">            </w:t>
                  </w:r>
                </w:p>
                <w:tbl>
                  <w:tblPr>
                    <w:tblStyle w:val="Tablaconcuadrcula"/>
                    <w:tblW w:w="9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392"/>
                    <w:gridCol w:w="2682"/>
                    <w:gridCol w:w="392"/>
                    <w:gridCol w:w="2201"/>
                    <w:gridCol w:w="392"/>
                  </w:tblGrid>
                  <w:tr w:rsidR="00992C40" w:rsidRPr="000665C8" w14:paraId="3C4FAF0A" w14:textId="77777777" w:rsidTr="00A85084">
                    <w:trPr>
                      <w:trHeight w:val="392"/>
                    </w:trPr>
                    <w:tc>
                      <w:tcPr>
                        <w:tcW w:w="3343" w:type="dxa"/>
                        <w:gridSpan w:val="2"/>
                      </w:tcPr>
                      <w:p w14:paraId="61779D38" w14:textId="77777777" w:rsidR="00992C40" w:rsidRPr="000665C8" w:rsidRDefault="00992C40" w:rsidP="00A85084">
                        <w:pPr>
                          <w:ind w:left="1022"/>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PRINCIPAL</w:t>
                        </w:r>
                      </w:p>
                      <w:p w14:paraId="44D74FE0" w14:textId="77777777" w:rsidR="00992C40" w:rsidRPr="000665C8" w:rsidRDefault="00992C40" w:rsidP="00F9441D">
                        <w:pPr>
                          <w:ind w:left="38"/>
                          <w:rPr>
                            <w:rFonts w:ascii="Arial" w:hAnsi="Arial" w:cs="Arial"/>
                            <w:sz w:val="18"/>
                            <w:szCs w:val="18"/>
                          </w:rPr>
                        </w:pPr>
                      </w:p>
                    </w:tc>
                    <w:tc>
                      <w:tcPr>
                        <w:tcW w:w="3074" w:type="dxa"/>
                        <w:gridSpan w:val="2"/>
                      </w:tcPr>
                      <w:p w14:paraId="132018BF" w14:textId="77777777" w:rsidR="00992C40" w:rsidRPr="000665C8" w:rsidRDefault="00992C40"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ESPACIAL</w:t>
                        </w:r>
                      </w:p>
                    </w:tc>
                    <w:tc>
                      <w:tcPr>
                        <w:tcW w:w="2593" w:type="dxa"/>
                        <w:gridSpan w:val="2"/>
                      </w:tcPr>
                      <w:p w14:paraId="51621F18" w14:textId="77777777" w:rsidR="00992C40" w:rsidRPr="000665C8" w:rsidRDefault="00992C40" w:rsidP="00F9441D">
                        <w:pPr>
                          <w:rPr>
                            <w:rFonts w:ascii="Arial" w:hAnsi="Arial" w:cs="Arial"/>
                            <w:sz w:val="18"/>
                            <w:szCs w:val="18"/>
                          </w:rPr>
                        </w:pPr>
                      </w:p>
                    </w:tc>
                  </w:tr>
                  <w:tr w:rsidR="00992C40" w:rsidRPr="000665C8" w14:paraId="57ED5188" w14:textId="77777777" w:rsidTr="00A85084">
                    <w:trPr>
                      <w:trHeight w:val="401"/>
                    </w:trPr>
                    <w:tc>
                      <w:tcPr>
                        <w:tcW w:w="3343" w:type="dxa"/>
                        <w:gridSpan w:val="2"/>
                      </w:tcPr>
                      <w:p w14:paraId="57FAEBDF" w14:textId="77777777" w:rsidR="00992C40" w:rsidRPr="000665C8" w:rsidRDefault="00992C40" w:rsidP="00A85084">
                        <w:pPr>
                          <w:ind w:left="1022"/>
                          <w:rPr>
                            <w:rFonts w:ascii="Arial" w:hAnsi="Arial" w:cs="Arial"/>
                            <w:sz w:val="18"/>
                            <w:szCs w:val="18"/>
                          </w:rPr>
                        </w:pPr>
                        <w:r w:rsidRPr="000665C8">
                          <w:rPr>
                            <w:rFonts w:ascii="Arial" w:hAnsi="Arial" w:cs="Arial"/>
                            <w:sz w:val="18"/>
                            <w:szCs w:val="18"/>
                          </w:rPr>
                          <w:t xml:space="preserve"> </w:t>
                        </w:r>
                        <w:r>
                          <w:rPr>
                            <w:rFonts w:ascii="Arial" w:hAnsi="Arial" w:cs="Arial"/>
                            <w:sz w:val="18"/>
                            <w:szCs w:val="18"/>
                          </w:rPr>
                          <w:t xml:space="preserve"> </w:t>
                        </w:r>
                        <w:r w:rsidRPr="000665C8">
                          <w:rPr>
                            <w:rFonts w:ascii="Arial" w:hAnsi="Arial" w:cs="Arial"/>
                            <w:sz w:val="18"/>
                            <w:szCs w:val="18"/>
                          </w:rPr>
                          <w:t>COMPLEMENTARIO</w:t>
                        </w:r>
                      </w:p>
                    </w:tc>
                    <w:tc>
                      <w:tcPr>
                        <w:tcW w:w="3074" w:type="dxa"/>
                        <w:gridSpan w:val="2"/>
                      </w:tcPr>
                      <w:p w14:paraId="5037B0AA" w14:textId="77777777" w:rsidR="00992C40" w:rsidRPr="000665C8" w:rsidRDefault="00992C40"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DE REFERENCIA </w:t>
                        </w:r>
                      </w:p>
                      <w:p w14:paraId="03813DC2" w14:textId="77777777" w:rsidR="00992C40" w:rsidRPr="000665C8" w:rsidRDefault="00992C40" w:rsidP="00A85084">
                        <w:pPr>
                          <w:ind w:left="597"/>
                          <w:rPr>
                            <w:rFonts w:ascii="Arial" w:hAnsi="Arial" w:cs="Arial"/>
                            <w:sz w:val="18"/>
                            <w:szCs w:val="18"/>
                          </w:rPr>
                        </w:pPr>
                      </w:p>
                    </w:tc>
                    <w:tc>
                      <w:tcPr>
                        <w:tcW w:w="2593" w:type="dxa"/>
                        <w:gridSpan w:val="2"/>
                      </w:tcPr>
                      <w:p w14:paraId="102AE058" w14:textId="77777777" w:rsidR="00992C40" w:rsidRPr="000665C8" w:rsidRDefault="00992C40" w:rsidP="00F9441D">
                        <w:pPr>
                          <w:rPr>
                            <w:rFonts w:ascii="Arial" w:hAnsi="Arial" w:cs="Arial"/>
                            <w:sz w:val="18"/>
                            <w:szCs w:val="18"/>
                          </w:rPr>
                        </w:pPr>
                      </w:p>
                    </w:tc>
                  </w:tr>
                  <w:tr w:rsidR="00992C40" w:rsidRPr="000665C8" w14:paraId="14896624" w14:textId="77777777" w:rsidTr="00A85084">
                    <w:trPr>
                      <w:gridAfter w:val="1"/>
                      <w:wAfter w:w="392" w:type="dxa"/>
                      <w:trHeight w:val="392"/>
                    </w:trPr>
                    <w:tc>
                      <w:tcPr>
                        <w:tcW w:w="2951" w:type="dxa"/>
                      </w:tcPr>
                      <w:p w14:paraId="465DA5C6" w14:textId="77777777" w:rsidR="00992C40" w:rsidRPr="000665C8" w:rsidRDefault="00992C40" w:rsidP="00F9441D">
                        <w:pPr>
                          <w:rPr>
                            <w:rFonts w:ascii="Arial" w:hAnsi="Arial" w:cs="Arial"/>
                            <w:sz w:val="18"/>
                            <w:szCs w:val="18"/>
                          </w:rPr>
                        </w:pPr>
                        <w:r w:rsidRPr="000665C8">
                          <w:rPr>
                            <w:rFonts w:ascii="Arial" w:hAnsi="Arial" w:cs="Arial"/>
                            <w:sz w:val="18"/>
                            <w:szCs w:val="18"/>
                          </w:rPr>
                          <w:t xml:space="preserve">                                                                                 </w:t>
                        </w:r>
                      </w:p>
                    </w:tc>
                    <w:tc>
                      <w:tcPr>
                        <w:tcW w:w="3074" w:type="dxa"/>
                        <w:gridSpan w:val="2"/>
                      </w:tcPr>
                      <w:p w14:paraId="11AD6ED4" w14:textId="77777777" w:rsidR="00992C40" w:rsidRPr="000665C8" w:rsidRDefault="00992C40" w:rsidP="00A85084">
                        <w:pPr>
                          <w:ind w:left="597"/>
                          <w:rPr>
                            <w:rFonts w:ascii="Arial" w:hAnsi="Arial" w:cs="Arial"/>
                            <w:sz w:val="18"/>
                            <w:szCs w:val="18"/>
                          </w:rPr>
                        </w:pPr>
                        <w:r>
                          <w:rPr>
                            <w:rFonts w:ascii="Arial" w:hAnsi="Arial" w:cs="Arial"/>
                            <w:sz w:val="18"/>
                            <w:szCs w:val="18"/>
                          </w:rPr>
                          <w:t xml:space="preserve">         </w:t>
                        </w:r>
                        <w:r w:rsidRPr="000665C8">
                          <w:rPr>
                            <w:rFonts w:ascii="Arial" w:hAnsi="Arial" w:cs="Arial"/>
                            <w:sz w:val="18"/>
                            <w:szCs w:val="18"/>
                          </w:rPr>
                          <w:t xml:space="preserve">GEOESTADÍSTICO </w:t>
                        </w:r>
                      </w:p>
                    </w:tc>
                    <w:tc>
                      <w:tcPr>
                        <w:tcW w:w="2593" w:type="dxa"/>
                        <w:gridSpan w:val="2"/>
                      </w:tcPr>
                      <w:p w14:paraId="458182F2" w14:textId="77777777" w:rsidR="00992C40" w:rsidRPr="000665C8" w:rsidRDefault="00992C40" w:rsidP="00A85084">
                        <w:pPr>
                          <w:ind w:left="597"/>
                          <w:rPr>
                            <w:rFonts w:ascii="Arial" w:hAnsi="Arial" w:cs="Arial"/>
                            <w:sz w:val="18"/>
                            <w:szCs w:val="18"/>
                          </w:rPr>
                        </w:pPr>
                      </w:p>
                    </w:tc>
                  </w:tr>
                </w:tbl>
                <w:p w14:paraId="76203FF4" w14:textId="77777777" w:rsidR="00992C40" w:rsidRDefault="00992C40" w:rsidP="00992C40">
                  <w:pPr>
                    <w:rPr>
                      <w:rFonts w:ascii="Arial" w:hAnsi="Arial" w:cs="Arial"/>
                      <w:sz w:val="20"/>
                      <w:szCs w:val="20"/>
                    </w:rPr>
                  </w:pPr>
                  <w:r>
                    <w:rPr>
                      <w:rFonts w:ascii="Arial" w:hAnsi="Arial" w:cs="Arial"/>
                      <w:sz w:val="20"/>
                      <w:szCs w:val="20"/>
                    </w:rPr>
                    <w:t xml:space="preserve"> </w:t>
                  </w:r>
                </w:p>
                <w:p w14:paraId="4E425B6A" w14:textId="77777777" w:rsidR="00992C40" w:rsidRDefault="00992C40" w:rsidP="00992C40">
                  <w:pPr>
                    <w:rPr>
                      <w:rFonts w:ascii="Arial" w:hAnsi="Arial" w:cs="Arial"/>
                      <w:sz w:val="20"/>
                      <w:szCs w:val="20"/>
                    </w:rPr>
                  </w:pPr>
                </w:p>
                <w:p w14:paraId="62B9E160" w14:textId="77777777" w:rsidR="00992C40" w:rsidRDefault="00992C40" w:rsidP="00992C40">
                  <w:pPr>
                    <w:rPr>
                      <w:rFonts w:ascii="Arial" w:hAnsi="Arial" w:cs="Arial"/>
                      <w:sz w:val="20"/>
                      <w:szCs w:val="20"/>
                    </w:rPr>
                  </w:pPr>
                </w:p>
                <w:p w14:paraId="100800FC" w14:textId="77777777" w:rsidR="00992C40" w:rsidRDefault="00992C40" w:rsidP="00992C40">
                  <w:pPr>
                    <w:rPr>
                      <w:rFonts w:ascii="Arial" w:hAnsi="Arial" w:cs="Arial"/>
                      <w:sz w:val="20"/>
                      <w:szCs w:val="20"/>
                    </w:rPr>
                  </w:pPr>
                </w:p>
                <w:p w14:paraId="1E1A869C" w14:textId="77777777" w:rsidR="00992C40" w:rsidRDefault="00992C40" w:rsidP="00992C40">
                  <w:pPr>
                    <w:rPr>
                      <w:rFonts w:ascii="Arial" w:hAnsi="Arial" w:cs="Arial"/>
                      <w:sz w:val="20"/>
                      <w:szCs w:val="20"/>
                    </w:rPr>
                  </w:pPr>
                </w:p>
                <w:p w14:paraId="7AAAD7F3" w14:textId="77777777" w:rsidR="00992C40" w:rsidRPr="00F6067D" w:rsidRDefault="00992C40" w:rsidP="00992C40">
                  <w:pPr>
                    <w:rPr>
                      <w:rFonts w:ascii="Arial" w:hAnsi="Arial" w:cs="Arial"/>
                      <w:sz w:val="20"/>
                      <w:szCs w:val="20"/>
                    </w:rPr>
                  </w:pPr>
                </w:p>
              </w:txbxContent>
            </v:textbox>
          </v:shape>
        </w:pict>
      </w:r>
    </w:p>
    <w:p w14:paraId="28ABAAFF" w14:textId="491F78BC" w:rsidR="00992C40" w:rsidRDefault="00992C40" w:rsidP="00992C40">
      <w:pPr>
        <w:rPr>
          <w:rFonts w:eastAsia="Calibri" w:cs="Arial"/>
          <w:sz w:val="32"/>
          <w:szCs w:val="32"/>
          <w:lang w:eastAsia="en-US"/>
        </w:rPr>
      </w:pPr>
    </w:p>
    <w:p w14:paraId="5CCBB866" w14:textId="77777777" w:rsidR="00992C40" w:rsidRDefault="00992C40" w:rsidP="00992C40">
      <w:pPr>
        <w:rPr>
          <w:rFonts w:eastAsia="Calibri" w:cs="Arial"/>
          <w:sz w:val="32"/>
          <w:szCs w:val="32"/>
          <w:lang w:eastAsia="en-US"/>
        </w:rPr>
      </w:pPr>
    </w:p>
    <w:p w14:paraId="0E6E1100" w14:textId="49C0717B" w:rsidR="00992C40" w:rsidRDefault="00992C40" w:rsidP="00992C40">
      <w:pPr>
        <w:rPr>
          <w:rFonts w:eastAsia="Calibri" w:cs="Arial"/>
          <w:sz w:val="32"/>
          <w:szCs w:val="32"/>
          <w:lang w:eastAsia="en-US"/>
        </w:rPr>
      </w:pPr>
    </w:p>
    <w:p w14:paraId="2F8EEEB7" w14:textId="49393D91" w:rsidR="00992C40" w:rsidRDefault="00992C40" w:rsidP="00992C40">
      <w:pPr>
        <w:rPr>
          <w:rFonts w:eastAsia="Calibri" w:cs="Arial"/>
          <w:sz w:val="32"/>
          <w:szCs w:val="32"/>
          <w:lang w:eastAsia="en-US"/>
        </w:rPr>
      </w:pPr>
    </w:p>
    <w:p w14:paraId="1968A16C" w14:textId="39D1AD96" w:rsidR="00992C40" w:rsidRDefault="00F61A59" w:rsidP="00992C40">
      <w:pPr>
        <w:rPr>
          <w:rFonts w:eastAsia="Calibri" w:cs="Arial"/>
          <w:sz w:val="32"/>
          <w:szCs w:val="32"/>
          <w:lang w:eastAsia="en-US"/>
        </w:rPr>
      </w:pPr>
      <w:r>
        <w:rPr>
          <w:noProof/>
        </w:rPr>
        <w:pict w14:anchorId="310F7A40">
          <v:shape id="_x0000_s2064" style="position:absolute;margin-left:218.3pt;margin-top:18.4pt;width:10.15pt;height:16.4pt;z-index:251730432;visibility:visible;mso-wrap-style:square;v-text-anchor:middle" coordsize="128905,2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" path="m18070,57996l43850,42039,64453,75325,85055,42039r25780,15957l82281,104128r28554,46132l85055,166217,64453,132931,43850,166217,18070,150260,46624,104128,18070,57996xe" fillcolor="windowText" stroked="f" strokeweight="1pt">
            <v:stroke joinstyle="miter"/>
            <v:path arrowok="t" o:connecttype="custom" o:connectlocs="18070,57996;43850,42039;64453,75325;85055,42039;110835,57996;82281,104128;110835,150260;85055,166217;64453,132931;43850,166217;18070,150260;46624,104128;18070,57996" o:connectangles="0,0,0,0,0,0,0,0,0,0,0,0,0"/>
          </v:shape>
        </w:pict>
      </w:r>
      <w:r>
        <w:rPr>
          <w:noProof/>
        </w:rPr>
        <w:pict w14:anchorId="410E49D0">
          <v:rect id="_x0000_s2062" style="position:absolute;margin-left:216.2pt;margin-top:.4pt;width:13.5pt;height:12.35pt;z-index:251728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" fillcolor="window" strokecolor="#5b9bd5" strokeweight="1pt"/>
        </w:pict>
      </w:r>
      <w:r>
        <w:rPr>
          <w:noProof/>
        </w:rPr>
        <w:pict w14:anchorId="79795A48">
          <v:rect id="_x0000_s2059" style="position:absolute;margin-left:72.8pt;margin-top:.7pt;width:13.5pt;height:12.35pt;z-index:251725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" fillcolor="window" strokecolor="#5b9bd5" strokeweight="1pt"/>
        </w:pict>
      </w:r>
    </w:p>
    <w:p w14:paraId="5E0575E3" w14:textId="5C328B60" w:rsidR="00992C40" w:rsidRDefault="00F61A59" w:rsidP="00992C40">
      <w:pPr>
        <w:rPr>
          <w:rFonts w:eastAsia="Calibri" w:cs="Arial"/>
          <w:sz w:val="32"/>
          <w:szCs w:val="32"/>
          <w:lang w:eastAsia="en-US"/>
        </w:rPr>
      </w:pPr>
      <w:r>
        <w:rPr>
          <w:rFonts w:eastAsia="Calibri" w:cs="Arial"/>
          <w:noProof/>
          <w:sz w:val="32"/>
          <w:szCs w:val="32"/>
          <w:lang w:eastAsia="en-US"/>
        </w:rPr>
        <w:pict w14:anchorId="1A19C169">
          <v:rect id="_x0000_s2063" style="position:absolute;margin-left:216.2pt;margin-top:2.1pt;width:13.5pt;height:12.35pt;z-index:251729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" fillcolor="window" strokecolor="#5b9bd5" strokeweight="1pt"/>
        </w:pict>
      </w:r>
      <w:r>
        <w:rPr>
          <w:rFonts w:eastAsia="Calibri" w:cs="Arial"/>
          <w:noProof/>
          <w:sz w:val="32"/>
          <w:szCs w:val="32"/>
          <w:lang w:eastAsia="en-US"/>
        </w:rPr>
        <w:pict w14:anchorId="2A2C6308">
          <v:shape id="_x0000_s2061" style="position:absolute;margin-left:74pt;margin-top:1.2pt;width:10.15pt;height:16.4pt;z-index:251727360;visibility:visible;mso-wrap-style:square;v-text-anchor:middle" coordsize="128905,2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" path="m18070,57996l43850,42039,64453,75325,85055,42039r25780,15957l82281,104128r28554,46132l85055,166217,64453,132931,43850,166217,18070,150260,46624,104128,18070,57996xe" fillcolor="windowText" stroked="f" strokeweight="1pt">
            <v:stroke joinstyle="miter"/>
            <v:path arrowok="t" o:connecttype="custom" o:connectlocs="18070,57996;43850,42039;64453,75325;85055,42039;110835,57996;82281,104128;110835,150260;85055,166217;64453,132931;43850,166217;18070,150260;46624,104128;18070,57996" o:connectangles="0,0,0,0,0,0,0,0,0,0,0,0,0"/>
          </v:shape>
        </w:pict>
      </w:r>
      <w:r>
        <w:rPr>
          <w:rFonts w:eastAsia="Calibri" w:cs="Arial"/>
          <w:noProof/>
          <w:sz w:val="32"/>
          <w:szCs w:val="32"/>
          <w:lang w:eastAsia="en-US"/>
        </w:rPr>
        <w:pict w14:anchorId="15C885F3">
          <v:rect id="_x0000_s2060" style="position:absolute;margin-left:72.8pt;margin-top:3pt;width:13.5pt;height:12.35pt;z-index:251726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" fillcolor="window" strokecolor="#5b9bd5" strokeweight="1pt"/>
        </w:pict>
      </w:r>
    </w:p>
    <w:p w14:paraId="12887483" w14:textId="5BB74135" w:rsidR="00992C40" w:rsidRDefault="00F61A59" w:rsidP="00992C40">
      <w:pPr>
        <w:rPr>
          <w:rFonts w:eastAsia="Calibri" w:cs="Arial"/>
          <w:sz w:val="32"/>
          <w:szCs w:val="32"/>
          <w:lang w:eastAsia="en-US"/>
        </w:rPr>
      </w:pPr>
      <w:r>
        <w:rPr>
          <w:rFonts w:eastAsia="Calibri" w:cs="Arial"/>
          <w:noProof/>
          <w:sz w:val="32"/>
          <w:szCs w:val="32"/>
          <w:lang w:eastAsia="en-US"/>
        </w:rPr>
        <w:pict w14:anchorId="204D792E">
          <v:rect id="_x0000_s2057" style="position:absolute;margin-left:215.55pt;margin-top:3.2pt;width:13.5pt;height:13.35pt;z-index:25172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" fillcolor="window" strokecolor="#5b9bd5" strokeweight="1pt"/>
        </w:pict>
      </w:r>
    </w:p>
    <w:p w14:paraId="17EA8069" w14:textId="19A124BC" w:rsidR="00992C40" w:rsidRDefault="00000000" w:rsidP="00992C40">
      <w:pPr>
        <w:rPr>
          <w:rFonts w:eastAsia="Calibri" w:cs="Arial"/>
          <w:sz w:val="32"/>
          <w:szCs w:val="32"/>
          <w:lang w:eastAsia="en-US"/>
        </w:rPr>
      </w:pPr>
      <w:r>
        <w:rPr>
          <w:noProof/>
        </w:rPr>
        <w:pict w14:anchorId="040B3B3A">
          <v:shape id="Cuadro de texto 8" o:spid="_x0000_s2055" type="#_x0000_t202" style="position:absolute;margin-left:28.5pt;margin-top:11.45pt;width:189.7pt;height:58.2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" filled="f" stroked="f" strokeweight=".5pt">
            <v:textbox>
              <w:txbxContent>
                <w:p w14:paraId="072B77D9" w14:textId="77777777" w:rsidR="00992C40" w:rsidRPr="000665C8" w:rsidRDefault="00992C40" w:rsidP="00992C40">
                  <w:pPr>
                    <w:tabs>
                      <w:tab w:val="left" w:pos="1069"/>
                    </w:tabs>
                    <w:rPr>
                      <w:rFonts w:ascii="Arial" w:hAnsi="Arial" w:cs="Arial"/>
                      <w:b/>
                      <w:bCs/>
                      <w:sz w:val="18"/>
                      <w:szCs w:val="18"/>
                    </w:rPr>
                  </w:pPr>
                  <w:r w:rsidRPr="000665C8">
                    <w:rPr>
                      <w:rFonts w:ascii="Arial" w:hAnsi="Arial" w:cs="Arial"/>
                      <w:b/>
                      <w:bCs/>
                      <w:sz w:val="18"/>
                      <w:szCs w:val="18"/>
                    </w:rPr>
                    <w:t>DOMINIO DE VALORES</w:t>
                  </w:r>
                </w:p>
                <w:p w14:paraId="29A168F8" w14:textId="77777777" w:rsidR="00992C40" w:rsidRPr="000665C8" w:rsidRDefault="00992C40" w:rsidP="00992C40">
                  <w:pPr>
                    <w:tabs>
                      <w:tab w:val="left" w:pos="1069"/>
                    </w:tabs>
                    <w:rPr>
                      <w:rFonts w:ascii="Arial" w:hAnsi="Arial" w:cs="Arial"/>
                      <w:b/>
                      <w:bCs/>
                      <w:sz w:val="18"/>
                      <w:szCs w:val="18"/>
                    </w:rPr>
                  </w:pPr>
                </w:p>
                <w:p w14:paraId="79342245" w14:textId="77777777" w:rsidR="00992C40" w:rsidRDefault="00992C40" w:rsidP="00992C40"/>
              </w:txbxContent>
            </v:textbox>
          </v:shape>
        </w:pict>
      </w:r>
    </w:p>
    <w:p w14:paraId="1A4D062D" w14:textId="7BE65603" w:rsidR="00992C40" w:rsidRDefault="00000000" w:rsidP="00992C40">
      <w:pPr>
        <w:rPr>
          <w:rFonts w:eastAsia="Calibri" w:cs="Arial"/>
          <w:sz w:val="32"/>
          <w:szCs w:val="32"/>
          <w:lang w:eastAsia="en-US"/>
        </w:rPr>
      </w:pPr>
      <w:r>
        <w:rPr>
          <w:noProof/>
        </w:rPr>
        <w:pict w14:anchorId="0C357C03">
          <v:shape id="Cuadro de texto 7" o:spid="_x0000_s2054" type="#_x0000_t202" style="position:absolute;margin-left:31.55pt;margin-top:8.15pt;width:398.2pt;height:19.1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" fillcolor="window" strokeweight=".5pt">
            <v:path arrowok="t"/>
            <v:textbox>
              <w:txbxContent>
                <w:p w14:paraId="6013A80D" w14:textId="77777777" w:rsidR="00992C40" w:rsidRPr="000665C8" w:rsidRDefault="00992C40" w:rsidP="00992C40">
                  <w:pPr>
                    <w:rPr>
                      <w:rFonts w:ascii="Arial" w:hAnsi="Arial" w:cs="Arial"/>
                      <w:sz w:val="18"/>
                      <w:szCs w:val="18"/>
                    </w:rPr>
                  </w:pPr>
                  <w:r w:rsidRPr="000665C8">
                    <w:rPr>
                      <w:rFonts w:ascii="Arial" w:hAnsi="Arial" w:cs="Arial"/>
                      <w:sz w:val="18"/>
                      <w:szCs w:val="18"/>
                    </w:rPr>
                    <w:t>Indeterminado.</w:t>
                  </w:r>
                </w:p>
              </w:txbxContent>
            </v:textbox>
          </v:shape>
        </w:pict>
      </w:r>
    </w:p>
    <w:p w14:paraId="17F2B182" w14:textId="54C8CD64" w:rsidR="00992C40" w:rsidRDefault="00000000" w:rsidP="00992C40">
      <w:pPr>
        <w:rPr>
          <w:rFonts w:eastAsia="Calibri" w:cs="Arial"/>
          <w:sz w:val="32"/>
          <w:szCs w:val="32"/>
          <w:lang w:eastAsia="en-US"/>
        </w:rPr>
      </w:pPr>
      <w:r>
        <w:rPr>
          <w:noProof/>
        </w:rPr>
        <w:pict w14:anchorId="45291883">
          <v:shape id="_x0000_s2053" type="#_x0000_t202" style="position:absolute;margin-left:31.05pt;margin-top:8.35pt;width:189.7pt;height:20.6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" filled="f" stroked="f" strokeweight=".5pt">
            <v:textbox>
              <w:txbxContent>
                <w:p w14:paraId="1D59FBDE" w14:textId="77777777" w:rsidR="00332A0C" w:rsidRPr="000665C8" w:rsidRDefault="00332A0C" w:rsidP="00332A0C">
                  <w:pPr>
                    <w:tabs>
                      <w:tab w:val="left" w:pos="1069"/>
                    </w:tabs>
                    <w:rPr>
                      <w:rFonts w:ascii="Arial" w:hAnsi="Arial" w:cs="Arial"/>
                      <w:sz w:val="18"/>
                      <w:szCs w:val="18"/>
                    </w:rPr>
                  </w:pPr>
                  <w:r w:rsidRPr="000665C8">
                    <w:rPr>
                      <w:rFonts w:ascii="Arial" w:hAnsi="Arial" w:cs="Arial"/>
                      <w:b/>
                      <w:bCs/>
                      <w:sz w:val="18"/>
                      <w:szCs w:val="18"/>
                    </w:rPr>
                    <w:t>CONSIDERACIONES</w:t>
                  </w:r>
                </w:p>
                <w:p w14:paraId="20204266" w14:textId="77777777" w:rsidR="00332A0C" w:rsidRDefault="00332A0C" w:rsidP="00332A0C"/>
              </w:txbxContent>
            </v:textbox>
          </v:shape>
        </w:pict>
      </w:r>
    </w:p>
    <w:p w14:paraId="549094CD" w14:textId="4554FBA4" w:rsidR="00992C40" w:rsidRDefault="00000000" w:rsidP="00992C40">
      <w:pPr>
        <w:rPr>
          <w:rFonts w:eastAsia="Calibri" w:cs="Arial"/>
          <w:sz w:val="32"/>
          <w:szCs w:val="32"/>
          <w:lang w:eastAsia="en-US"/>
        </w:rPr>
      </w:pPr>
      <w:r>
        <w:rPr>
          <w:noProof/>
        </w:rPr>
        <w:pict w14:anchorId="1D557D2E">
          <v:roundrect id="Rectángulo: esquinas redondeadas 6" o:spid="_x0000_s2052" style="position:absolute;margin-left:28.25pt;margin-top:5.85pt;width:411.9pt;height:370.8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arcsize="20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" filled="f" strokeweight="1pt">
            <v:textbox inset="2.88pt,2.88pt,2.88pt,2.88pt"/>
            <w10:wrap anchorx="margin"/>
          </v:roundrect>
        </w:pict>
      </w:r>
      <w:r>
        <w:rPr>
          <w:noProof/>
        </w:rPr>
        <w:pict w14:anchorId="31E0663D">
          <v:shape id="Cuadro de texto 5" o:spid="_x0000_s2051" type="#_x0000_t202" style="position:absolute;margin-left:11.2pt;margin-top:8.35pt;width:424.2pt;height:368.3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" filled="f" stroked="f" strokeweight=".5pt">
            <v:textbox>
              <w:txbxContent>
                <w:p w14:paraId="6D22E5A5" w14:textId="0B0972BD" w:rsidR="00992C40" w:rsidRDefault="00992C40" w:rsidP="00992C40">
                  <w:pPr>
                    <w:pStyle w:val="Prrafodelista"/>
                    <w:numPr>
                      <w:ilvl w:val="0"/>
                      <w:numId w:val="16"/>
                    </w:numPr>
                    <w:spacing w:after="0" w:line="240" w:lineRule="auto"/>
                    <w:contextualSpacing/>
                    <w:rPr>
                      <w:rFonts w:ascii="Arial" w:hAnsi="Arial" w:cs="Arial"/>
                      <w:szCs w:val="18"/>
                    </w:rPr>
                  </w:pPr>
                  <w:r w:rsidRPr="000665C8">
                    <w:rPr>
                      <w:rFonts w:ascii="Arial" w:hAnsi="Arial" w:cs="Arial"/>
                      <w:szCs w:val="18"/>
                    </w:rPr>
                    <w:t xml:space="preserve">La descripción de ubicación debe proporcionar información de forma </w:t>
                  </w:r>
                  <w:proofErr w:type="gramStart"/>
                  <w:r w:rsidRPr="000665C8">
                    <w:rPr>
                      <w:rFonts w:ascii="Arial" w:hAnsi="Arial" w:cs="Arial"/>
                      <w:szCs w:val="18"/>
                    </w:rPr>
                    <w:t>clara</w:t>
                  </w:r>
                  <w:r w:rsidR="00AC3250">
                    <w:rPr>
                      <w:rFonts w:ascii="Arial" w:hAnsi="Arial" w:cs="Arial"/>
                      <w:szCs w:val="18"/>
                    </w:rPr>
                    <w:t xml:space="preserve">, </w:t>
                  </w:r>
                  <w:r w:rsidRPr="000665C8">
                    <w:rPr>
                      <w:rFonts w:ascii="Arial" w:hAnsi="Arial" w:cs="Arial"/>
                      <w:szCs w:val="18"/>
                    </w:rPr>
                    <w:t xml:space="preserve"> precisa</w:t>
                  </w:r>
                  <w:proofErr w:type="gramEnd"/>
                  <w:r w:rsidRPr="000665C8">
                    <w:rPr>
                      <w:rFonts w:ascii="Arial" w:hAnsi="Arial" w:cs="Arial"/>
                      <w:szCs w:val="18"/>
                    </w:rPr>
                    <w:t xml:space="preserve"> y que permita ubicar fácilmente cualquier Domicilio Geográfico.</w:t>
                  </w:r>
                </w:p>
                <w:p w14:paraId="674E0901" w14:textId="04836FFD" w:rsidR="004341D9" w:rsidRDefault="00992C40" w:rsidP="004341D9">
                  <w:pPr>
                    <w:pStyle w:val="Prrafodelista"/>
                    <w:numPr>
                      <w:ilvl w:val="0"/>
                      <w:numId w:val="16"/>
                    </w:numPr>
                    <w:contextualSpacing/>
                    <w:rPr>
                      <w:rFonts w:ascii="Arial" w:hAnsi="Arial" w:cs="Arial"/>
                      <w:szCs w:val="18"/>
                    </w:rPr>
                  </w:pPr>
                  <w:r w:rsidRPr="003E1207">
                    <w:rPr>
                      <w:rFonts w:ascii="Arial" w:hAnsi="Arial" w:cs="Arial"/>
                      <w:szCs w:val="18"/>
                    </w:rPr>
                    <w:t>Preferentemente deberán considerarse rasgos naturales o culturales que no cambien con el tiempo.</w:t>
                  </w:r>
                </w:p>
                <w:p w14:paraId="44A28F3E" w14:textId="68FD28D1" w:rsidR="00AC3250" w:rsidRPr="003E1207" w:rsidRDefault="00F43B2C" w:rsidP="00ED3A40">
                  <w:pPr>
                    <w:pStyle w:val="Prrafodelista"/>
                    <w:numPr>
                      <w:ilvl w:val="0"/>
                      <w:numId w:val="16"/>
                    </w:numPr>
                    <w:contextualSpacing/>
                    <w:rPr>
                      <w:sz w:val="22"/>
                      <w:szCs w:val="22"/>
                    </w:rPr>
                  </w:pPr>
                  <w:r w:rsidRPr="00F43B2C">
                    <w:rPr>
                      <w:rFonts w:ascii="Arial" w:hAnsi="Arial" w:cs="Arial"/>
                      <w:szCs w:val="18"/>
                    </w:rPr>
                    <w:t xml:space="preserve">Cuando los Domicilios Geográficos </w:t>
                  </w:r>
                  <w:r w:rsidR="00447C51">
                    <w:rPr>
                      <w:rFonts w:ascii="Arial" w:hAnsi="Arial" w:cs="Arial"/>
                      <w:szCs w:val="18"/>
                    </w:rPr>
                    <w:t>se encuentren referenciados a</w:t>
                  </w:r>
                  <w:r w:rsidRPr="00F43B2C">
                    <w:rPr>
                      <w:rFonts w:ascii="Arial" w:hAnsi="Arial" w:cs="Arial"/>
                      <w:szCs w:val="18"/>
                    </w:rPr>
                    <w:t xml:space="preserve"> elementos espaciales tales como canales, corrientes de agua, enlaces fluviales y líneas de costa, y estos se consideren equivalentes al componente de Tipo de vialidad, se deberá registrar la </w:t>
                  </w:r>
                  <w:r>
                    <w:rPr>
                      <w:rFonts w:ascii="Arial" w:hAnsi="Arial" w:cs="Arial"/>
                      <w:szCs w:val="18"/>
                    </w:rPr>
                    <w:t xml:space="preserve">siguiente </w:t>
                  </w:r>
                  <w:r w:rsidRPr="00F43B2C">
                    <w:rPr>
                      <w:rFonts w:ascii="Arial" w:hAnsi="Arial" w:cs="Arial"/>
                      <w:szCs w:val="18"/>
                    </w:rPr>
                    <w:t>información</w:t>
                  </w:r>
                  <w:r>
                    <w:rPr>
                      <w:rFonts w:ascii="Arial" w:hAnsi="Arial" w:cs="Arial"/>
                      <w:szCs w:val="18"/>
                    </w:rPr>
                    <w:t xml:space="preserve"> correspondiente a dichos elementos</w:t>
                  </w:r>
                  <w:r w:rsidRPr="00F43B2C">
                    <w:rPr>
                      <w:rFonts w:ascii="Arial" w:hAnsi="Arial" w:cs="Arial"/>
                      <w:szCs w:val="18"/>
                    </w:rPr>
                    <w:t>, siempre que esté disponible</w:t>
                  </w:r>
                  <w:r>
                    <w:rPr>
                      <w:rFonts w:ascii="Arial" w:hAnsi="Arial" w:cs="Arial"/>
                      <w:szCs w:val="18"/>
                    </w:rPr>
                    <w:t xml:space="preserve">: </w:t>
                  </w:r>
                </w:p>
                <w:p w14:paraId="37EDDEDF" w14:textId="77777777" w:rsidR="00374815" w:rsidRPr="00374815" w:rsidRDefault="00374815" w:rsidP="00374815">
                  <w:pPr>
                    <w:spacing w:line="360" w:lineRule="auto"/>
                    <w:ind w:left="567"/>
                    <w:jc w:val="center"/>
                    <w:rPr>
                      <w:rFonts w:ascii="Arial" w:hAnsi="Arial" w:cs="Arial"/>
                      <w:b/>
                      <w:bCs/>
                      <w:sz w:val="18"/>
                      <w:szCs w:val="18"/>
                    </w:rPr>
                  </w:pPr>
                  <w:r w:rsidRPr="00374815">
                    <w:rPr>
                      <w:rFonts w:ascii="Arial" w:hAnsi="Arial" w:cs="Arial"/>
                      <w:b/>
                      <w:bCs/>
                      <w:sz w:val="18"/>
                      <w:szCs w:val="18"/>
                    </w:rPr>
                    <w:t>Canal</w:t>
                  </w:r>
                </w:p>
                <w:p w14:paraId="662E400A" w14:textId="76DF52C2" w:rsidR="00374815" w:rsidRPr="00374815" w:rsidRDefault="00374815" w:rsidP="003E1207">
                  <w:pPr>
                    <w:spacing w:line="360" w:lineRule="auto"/>
                    <w:ind w:left="567"/>
                    <w:rPr>
                      <w:rFonts w:ascii="Arial" w:hAnsi="Arial" w:cs="Arial"/>
                      <w:b/>
                      <w:bCs/>
                      <w:sz w:val="18"/>
                      <w:szCs w:val="18"/>
                    </w:rPr>
                  </w:pPr>
                  <w:r w:rsidRPr="00374815">
                    <w:rPr>
                      <w:rFonts w:ascii="Arial" w:hAnsi="Arial" w:cs="Arial"/>
                      <w:b/>
                      <w:bCs/>
                      <w:sz w:val="18"/>
                      <w:szCs w:val="18"/>
                    </w:rPr>
                    <w:t xml:space="preserve">Tramo: </w:t>
                  </w:r>
                  <w:r w:rsidRPr="003E1207">
                    <w:rPr>
                      <w:rFonts w:ascii="Arial" w:hAnsi="Arial" w:cs="Arial"/>
                      <w:sz w:val="18"/>
                      <w:szCs w:val="18"/>
                    </w:rPr>
                    <w:t>Referencias naturales o culturales que determinan el tramo (texto libre separado con un guion “</w:t>
                  </w:r>
                  <w:proofErr w:type="gramStart"/>
                  <w:r w:rsidRPr="00374815">
                    <w:rPr>
                      <w:rFonts w:ascii="Arial" w:hAnsi="Arial" w:cs="Arial"/>
                      <w:sz w:val="18"/>
                      <w:szCs w:val="18"/>
                    </w:rPr>
                    <w:t>-“</w:t>
                  </w:r>
                  <w:proofErr w:type="gramEnd"/>
                  <w:r w:rsidRPr="00374815">
                    <w:rPr>
                      <w:rFonts w:ascii="Arial" w:hAnsi="Arial" w:cs="Arial"/>
                      <w:sz w:val="18"/>
                      <w:szCs w:val="18"/>
                    </w:rPr>
                    <w:t>las</w:t>
                  </w:r>
                  <w:r w:rsidRPr="003E1207">
                    <w:rPr>
                      <w:rFonts w:ascii="Arial" w:hAnsi="Arial" w:cs="Arial"/>
                      <w:sz w:val="18"/>
                      <w:szCs w:val="18"/>
                    </w:rPr>
                    <w:t xml:space="preserve"> referencias origen y destino)</w:t>
                  </w:r>
                  <w:r w:rsidR="00332A0C">
                    <w:rPr>
                      <w:rFonts w:ascii="Arial" w:hAnsi="Arial" w:cs="Arial"/>
                      <w:sz w:val="18"/>
                      <w:szCs w:val="18"/>
                    </w:rPr>
                    <w:t>.</w:t>
                  </w:r>
                </w:p>
                <w:p w14:paraId="175BB2F3" w14:textId="77777777" w:rsidR="00374815" w:rsidRPr="00374815" w:rsidRDefault="00374815" w:rsidP="003E1207">
                  <w:pPr>
                    <w:spacing w:line="360" w:lineRule="auto"/>
                    <w:ind w:left="567"/>
                    <w:rPr>
                      <w:rFonts w:ascii="Arial" w:hAnsi="Arial" w:cs="Arial"/>
                      <w:b/>
                      <w:bCs/>
                      <w:sz w:val="18"/>
                      <w:szCs w:val="18"/>
                    </w:rPr>
                  </w:pPr>
                  <w:r w:rsidRPr="00374815">
                    <w:rPr>
                      <w:rFonts w:ascii="Arial" w:hAnsi="Arial" w:cs="Arial"/>
                      <w:b/>
                      <w:bCs/>
                      <w:sz w:val="18"/>
                      <w:szCs w:val="18"/>
                    </w:rPr>
                    <w:t>Margen: Derecho, Izquierdo</w:t>
                  </w:r>
                </w:p>
                <w:p w14:paraId="74C76C20" w14:textId="4A47234F" w:rsidR="00374815" w:rsidRPr="003E1207" w:rsidRDefault="00374815" w:rsidP="003E1207">
                  <w:pPr>
                    <w:spacing w:line="360" w:lineRule="auto"/>
                    <w:ind w:left="567"/>
                    <w:rPr>
                      <w:rFonts w:ascii="Arial" w:hAnsi="Arial" w:cs="Arial"/>
                      <w:sz w:val="18"/>
                      <w:szCs w:val="18"/>
                    </w:rPr>
                  </w:pPr>
                  <w:r w:rsidRPr="00374815">
                    <w:rPr>
                      <w:rFonts w:ascii="Arial" w:hAnsi="Arial" w:cs="Arial"/>
                      <w:b/>
                      <w:bCs/>
                      <w:sz w:val="18"/>
                      <w:szCs w:val="18"/>
                    </w:rPr>
                    <w:t xml:space="preserve">Localización: </w:t>
                  </w:r>
                  <w:r w:rsidRPr="003E1207">
                    <w:rPr>
                      <w:rFonts w:ascii="Arial" w:hAnsi="Arial" w:cs="Arial"/>
                      <w:sz w:val="18"/>
                      <w:szCs w:val="18"/>
                    </w:rPr>
                    <w:t xml:space="preserve">Distancia expresada en kilómetros, que indica la ubicación del Domicilio Geográfico en el tramo (kilometro NNNN+NNN &lt;valores de los </w:t>
                  </w:r>
                  <w:proofErr w:type="spellStart"/>
                  <w:r w:rsidRPr="003E1207">
                    <w:rPr>
                      <w:rFonts w:ascii="Arial" w:hAnsi="Arial" w:cs="Arial"/>
                      <w:sz w:val="18"/>
                      <w:szCs w:val="18"/>
                    </w:rPr>
                    <w:t>kilómetros+metros</w:t>
                  </w:r>
                  <w:proofErr w:type="spellEnd"/>
                  <w:r w:rsidRPr="003E1207">
                    <w:rPr>
                      <w:rFonts w:ascii="Arial" w:hAnsi="Arial" w:cs="Arial"/>
                      <w:sz w:val="18"/>
                      <w:szCs w:val="18"/>
                    </w:rPr>
                    <w:t>&gt;)</w:t>
                  </w:r>
                  <w:r w:rsidR="00332A0C">
                    <w:rPr>
                      <w:rFonts w:ascii="Arial" w:hAnsi="Arial" w:cs="Arial"/>
                      <w:sz w:val="18"/>
                      <w:szCs w:val="18"/>
                    </w:rPr>
                    <w:t>.</w:t>
                  </w:r>
                </w:p>
                <w:p w14:paraId="7FB84361" w14:textId="052197C1" w:rsidR="00374815" w:rsidRDefault="00374815" w:rsidP="00374815">
                  <w:pPr>
                    <w:spacing w:line="360" w:lineRule="auto"/>
                    <w:ind w:left="567"/>
                    <w:jc w:val="center"/>
                    <w:rPr>
                      <w:rFonts w:ascii="Arial" w:hAnsi="Arial" w:cs="Arial"/>
                      <w:b/>
                      <w:bCs/>
                      <w:sz w:val="18"/>
                      <w:szCs w:val="18"/>
                    </w:rPr>
                  </w:pPr>
                  <w:r w:rsidRPr="00374815">
                    <w:rPr>
                      <w:rFonts w:ascii="Arial" w:hAnsi="Arial" w:cs="Arial"/>
                      <w:b/>
                      <w:bCs/>
                      <w:sz w:val="18"/>
                      <w:szCs w:val="18"/>
                    </w:rPr>
                    <w:t>Corriente de Agua</w:t>
                  </w:r>
                </w:p>
                <w:p w14:paraId="02D88D32" w14:textId="300B5226" w:rsidR="00AA257D" w:rsidRPr="00374815" w:rsidRDefault="00AA257D" w:rsidP="003E1207">
                  <w:pPr>
                    <w:spacing w:line="360" w:lineRule="auto"/>
                    <w:ind w:left="567"/>
                    <w:rPr>
                      <w:rFonts w:ascii="Arial" w:hAnsi="Arial" w:cs="Arial"/>
                      <w:b/>
                      <w:bCs/>
                      <w:sz w:val="18"/>
                      <w:szCs w:val="18"/>
                    </w:rPr>
                  </w:pPr>
                  <w:r w:rsidRPr="00AA257D">
                    <w:rPr>
                      <w:rFonts w:ascii="Arial" w:hAnsi="Arial" w:cs="Arial"/>
                      <w:b/>
                      <w:bCs/>
                      <w:sz w:val="18"/>
                      <w:szCs w:val="18"/>
                    </w:rPr>
                    <w:t xml:space="preserve">Tramo: </w:t>
                  </w:r>
                  <w:r w:rsidRPr="003E1207">
                    <w:rPr>
                      <w:rFonts w:ascii="Arial" w:hAnsi="Arial" w:cs="Arial"/>
                      <w:sz w:val="18"/>
                      <w:szCs w:val="18"/>
                    </w:rPr>
                    <w:t>Referencias naturales o culturales que determinan el tramo (texto libre separado con un guion “</w:t>
                  </w:r>
                  <w:proofErr w:type="gramStart"/>
                  <w:r w:rsidRPr="003E1207">
                    <w:rPr>
                      <w:rFonts w:ascii="Arial" w:hAnsi="Arial" w:cs="Arial"/>
                      <w:sz w:val="18"/>
                      <w:szCs w:val="18"/>
                    </w:rPr>
                    <w:t>-“ las</w:t>
                  </w:r>
                  <w:proofErr w:type="gramEnd"/>
                  <w:r w:rsidRPr="003E1207">
                    <w:rPr>
                      <w:rFonts w:ascii="Arial" w:hAnsi="Arial" w:cs="Arial"/>
                      <w:sz w:val="18"/>
                      <w:szCs w:val="18"/>
                    </w:rPr>
                    <w:t xml:space="preserve"> referencias origen y destino).</w:t>
                  </w:r>
                </w:p>
                <w:p w14:paraId="5B3E3F48" w14:textId="4F59808D" w:rsidR="00374815" w:rsidRDefault="00374815" w:rsidP="00374815">
                  <w:pPr>
                    <w:spacing w:line="360" w:lineRule="auto"/>
                    <w:ind w:left="567"/>
                    <w:jc w:val="both"/>
                    <w:rPr>
                      <w:rFonts w:ascii="Arial" w:hAnsi="Arial" w:cs="Arial"/>
                      <w:b/>
                      <w:bCs/>
                      <w:sz w:val="18"/>
                      <w:szCs w:val="18"/>
                    </w:rPr>
                  </w:pPr>
                  <w:r w:rsidRPr="00374815">
                    <w:rPr>
                      <w:rFonts w:ascii="Arial" w:hAnsi="Arial" w:cs="Arial"/>
                      <w:b/>
                      <w:bCs/>
                      <w:sz w:val="18"/>
                      <w:szCs w:val="18"/>
                    </w:rPr>
                    <w:t>Localización</w:t>
                  </w:r>
                  <w:r w:rsidRPr="003E1207">
                    <w:rPr>
                      <w:rFonts w:ascii="Arial" w:hAnsi="Arial" w:cs="Arial"/>
                      <w:sz w:val="18"/>
                      <w:szCs w:val="18"/>
                    </w:rPr>
                    <w:t>: Distancia expresada en kilómetros, que</w:t>
                  </w:r>
                  <w:r w:rsidRPr="00374815">
                    <w:rPr>
                      <w:rFonts w:ascii="Arial" w:hAnsi="Arial" w:cs="Arial"/>
                      <w:b/>
                      <w:bCs/>
                      <w:sz w:val="18"/>
                      <w:szCs w:val="18"/>
                    </w:rPr>
                    <w:t xml:space="preserve"> </w:t>
                  </w:r>
                  <w:r w:rsidRPr="003E1207">
                    <w:rPr>
                      <w:rFonts w:ascii="Arial" w:hAnsi="Arial" w:cs="Arial"/>
                      <w:sz w:val="18"/>
                      <w:szCs w:val="18"/>
                    </w:rPr>
                    <w:t>indica la ubicación del Domicilio Geográfico en el tramo (kilometro NNNN+NNN &lt;valores de los kilómetros&gt;)</w:t>
                  </w:r>
                </w:p>
                <w:p w14:paraId="143A1EB0" w14:textId="77777777" w:rsidR="00332A0C" w:rsidRPr="003E1207" w:rsidRDefault="00332A0C" w:rsidP="003E1207">
                  <w:pPr>
                    <w:spacing w:line="360" w:lineRule="auto"/>
                    <w:ind w:left="567"/>
                    <w:jc w:val="center"/>
                    <w:rPr>
                      <w:rFonts w:ascii="Arial" w:hAnsi="Arial" w:cs="Arial"/>
                      <w:b/>
                      <w:bCs/>
                      <w:sz w:val="18"/>
                      <w:szCs w:val="18"/>
                    </w:rPr>
                  </w:pPr>
                  <w:r w:rsidRPr="003E1207">
                    <w:rPr>
                      <w:rFonts w:ascii="Arial" w:hAnsi="Arial" w:cs="Arial"/>
                      <w:b/>
                      <w:bCs/>
                      <w:sz w:val="18"/>
                      <w:szCs w:val="18"/>
                    </w:rPr>
                    <w:t>Enlace Fluvial</w:t>
                  </w:r>
                </w:p>
                <w:p w14:paraId="63C45194" w14:textId="1882F080" w:rsidR="00332A0C" w:rsidRPr="00332A0C" w:rsidRDefault="00332A0C" w:rsidP="00332A0C">
                  <w:pPr>
                    <w:spacing w:line="360" w:lineRule="auto"/>
                    <w:ind w:left="567"/>
                    <w:jc w:val="both"/>
                    <w:rPr>
                      <w:rFonts w:ascii="Arial" w:hAnsi="Arial" w:cs="Arial"/>
                      <w:sz w:val="18"/>
                      <w:szCs w:val="18"/>
                    </w:rPr>
                  </w:pPr>
                  <w:r w:rsidRPr="003E1207">
                    <w:rPr>
                      <w:rFonts w:ascii="Arial" w:hAnsi="Arial" w:cs="Arial"/>
                      <w:b/>
                      <w:bCs/>
                      <w:sz w:val="18"/>
                      <w:szCs w:val="18"/>
                    </w:rPr>
                    <w:t>Localización:</w:t>
                  </w:r>
                  <w:r w:rsidRPr="00332A0C">
                    <w:rPr>
                      <w:rFonts w:ascii="Arial" w:hAnsi="Arial" w:cs="Arial"/>
                      <w:sz w:val="18"/>
                      <w:szCs w:val="18"/>
                    </w:rPr>
                    <w:t xml:space="preserve"> Distancia expresada en kilómetros, que indica la ubicación del Domicilio Geográfico en el tramo (kilometro NNNN+NNN &lt;valores de los </w:t>
                  </w:r>
                  <w:proofErr w:type="spellStart"/>
                  <w:r w:rsidRPr="00332A0C">
                    <w:rPr>
                      <w:rFonts w:ascii="Arial" w:hAnsi="Arial" w:cs="Arial"/>
                      <w:sz w:val="18"/>
                      <w:szCs w:val="18"/>
                    </w:rPr>
                    <w:t>kilómetros+metros</w:t>
                  </w:r>
                  <w:proofErr w:type="spellEnd"/>
                  <w:r w:rsidRPr="00332A0C">
                    <w:rPr>
                      <w:rFonts w:ascii="Arial" w:hAnsi="Arial" w:cs="Arial"/>
                      <w:sz w:val="18"/>
                      <w:szCs w:val="18"/>
                    </w:rPr>
                    <w:t>&gt;)</w:t>
                  </w:r>
                  <w:r>
                    <w:rPr>
                      <w:rFonts w:ascii="Arial" w:hAnsi="Arial" w:cs="Arial"/>
                      <w:sz w:val="18"/>
                      <w:szCs w:val="18"/>
                    </w:rPr>
                    <w:t>.</w:t>
                  </w:r>
                </w:p>
                <w:p w14:paraId="5FC699BC" w14:textId="77777777" w:rsidR="00332A0C" w:rsidRPr="003E1207" w:rsidRDefault="00332A0C" w:rsidP="003E1207">
                  <w:pPr>
                    <w:spacing w:line="360" w:lineRule="auto"/>
                    <w:ind w:left="567"/>
                    <w:jc w:val="center"/>
                    <w:rPr>
                      <w:rFonts w:ascii="Arial" w:hAnsi="Arial" w:cs="Arial"/>
                      <w:b/>
                      <w:bCs/>
                      <w:sz w:val="18"/>
                      <w:szCs w:val="18"/>
                    </w:rPr>
                  </w:pPr>
                  <w:r w:rsidRPr="003E1207">
                    <w:rPr>
                      <w:rFonts w:ascii="Arial" w:hAnsi="Arial" w:cs="Arial"/>
                      <w:b/>
                      <w:bCs/>
                      <w:sz w:val="18"/>
                      <w:szCs w:val="18"/>
                    </w:rPr>
                    <w:t>Línea de costa</w:t>
                  </w:r>
                </w:p>
                <w:p w14:paraId="1361A340" w14:textId="7C61EFBB" w:rsidR="00E407AC" w:rsidRDefault="00332A0C" w:rsidP="00332A0C">
                  <w:pPr>
                    <w:spacing w:line="360" w:lineRule="auto"/>
                    <w:ind w:left="567"/>
                    <w:jc w:val="both"/>
                    <w:rPr>
                      <w:rFonts w:ascii="Arial" w:hAnsi="Arial" w:cs="Arial"/>
                      <w:sz w:val="18"/>
                      <w:szCs w:val="18"/>
                    </w:rPr>
                  </w:pPr>
                  <w:r w:rsidRPr="003E1207">
                    <w:rPr>
                      <w:rFonts w:ascii="Arial" w:hAnsi="Arial" w:cs="Arial"/>
                      <w:b/>
                      <w:bCs/>
                      <w:sz w:val="18"/>
                      <w:szCs w:val="18"/>
                    </w:rPr>
                    <w:t>Localización:</w:t>
                  </w:r>
                  <w:r w:rsidRPr="00332A0C">
                    <w:rPr>
                      <w:rFonts w:ascii="Arial" w:hAnsi="Arial" w:cs="Arial"/>
                      <w:sz w:val="18"/>
                      <w:szCs w:val="18"/>
                    </w:rPr>
                    <w:t xml:space="preserve"> Distancia expresada en kilómetros, que indica la ubicación del Domicilio Geográfico en el tramo (kilometro NNNN+NNN &lt;valores de los </w:t>
                  </w:r>
                  <w:proofErr w:type="spellStart"/>
                  <w:r w:rsidRPr="00332A0C">
                    <w:rPr>
                      <w:rFonts w:ascii="Arial" w:hAnsi="Arial" w:cs="Arial"/>
                      <w:sz w:val="18"/>
                      <w:szCs w:val="18"/>
                    </w:rPr>
                    <w:t>kilómetros+metros</w:t>
                  </w:r>
                  <w:proofErr w:type="spellEnd"/>
                  <w:r w:rsidRPr="00332A0C">
                    <w:rPr>
                      <w:rFonts w:ascii="Arial" w:hAnsi="Arial" w:cs="Arial"/>
                      <w:sz w:val="18"/>
                      <w:szCs w:val="18"/>
                    </w:rPr>
                    <w:t>&gt;)</w:t>
                  </w:r>
                  <w:r>
                    <w:rPr>
                      <w:rFonts w:ascii="Arial" w:hAnsi="Arial" w:cs="Arial"/>
                      <w:sz w:val="18"/>
                      <w:szCs w:val="18"/>
                    </w:rPr>
                    <w:t>.</w:t>
                  </w:r>
                </w:p>
                <w:p w14:paraId="72C9B123" w14:textId="77777777" w:rsidR="00E407AC" w:rsidRPr="00F9441D" w:rsidRDefault="00E407AC" w:rsidP="003E1207">
                  <w:pPr>
                    <w:spacing w:line="360" w:lineRule="auto"/>
                    <w:ind w:left="567"/>
                    <w:jc w:val="both"/>
                    <w:rPr>
                      <w:rFonts w:ascii="Arial" w:hAnsi="Arial" w:cs="Arial"/>
                      <w:sz w:val="18"/>
                      <w:szCs w:val="18"/>
                    </w:rPr>
                  </w:pPr>
                </w:p>
                <w:p w14:paraId="1535FC52" w14:textId="73D527DA" w:rsidR="00AC3250" w:rsidRPr="003E1207" w:rsidRDefault="00AC3250" w:rsidP="003E1207">
                  <w:pPr>
                    <w:pStyle w:val="Prrafodelista"/>
                    <w:ind w:firstLine="0"/>
                    <w:contextualSpacing/>
                    <w:rPr>
                      <w:sz w:val="22"/>
                      <w:szCs w:val="22"/>
                    </w:rPr>
                  </w:pPr>
                  <w:r>
                    <w:rPr>
                      <w:rFonts w:ascii="Arial" w:hAnsi="Arial" w:cs="Arial"/>
                      <w:szCs w:val="18"/>
                    </w:rPr>
                    <w:t>.</w:t>
                  </w:r>
                </w:p>
              </w:txbxContent>
            </v:textbox>
          </v:shape>
        </w:pict>
      </w:r>
    </w:p>
    <w:p w14:paraId="49A96EBD" w14:textId="075450B9" w:rsidR="00992C40" w:rsidRDefault="00992C40" w:rsidP="00992C40">
      <w:pPr>
        <w:rPr>
          <w:rFonts w:eastAsia="Calibri" w:cs="Arial"/>
          <w:sz w:val="32"/>
          <w:szCs w:val="32"/>
          <w:lang w:eastAsia="en-US"/>
        </w:rPr>
      </w:pPr>
    </w:p>
    <w:p w14:paraId="040A2294" w14:textId="070B118C" w:rsidR="00992C40" w:rsidRDefault="00992C40" w:rsidP="00992C40">
      <w:pPr>
        <w:rPr>
          <w:rFonts w:ascii="Arial" w:eastAsia="Calibri" w:hAnsi="Arial" w:cs="Arial"/>
          <w:b/>
          <w:bCs/>
          <w:sz w:val="32"/>
          <w:szCs w:val="32"/>
          <w:lang w:eastAsia="en-US"/>
        </w:rPr>
      </w:pPr>
    </w:p>
    <w:p w14:paraId="13DD3A0C" w14:textId="65775AC0" w:rsidR="00992C40" w:rsidRDefault="00992C40" w:rsidP="00992C40">
      <w:pPr>
        <w:rPr>
          <w:rFonts w:ascii="Arial" w:eastAsia="Calibri" w:hAnsi="Arial" w:cs="Arial"/>
          <w:b/>
          <w:bCs/>
          <w:sz w:val="32"/>
          <w:szCs w:val="32"/>
          <w:lang w:eastAsia="en-US"/>
        </w:rPr>
      </w:pPr>
    </w:p>
    <w:p w14:paraId="29088D44" w14:textId="77777777" w:rsidR="00992C40" w:rsidRDefault="00992C40" w:rsidP="00992C40">
      <w:pPr>
        <w:rPr>
          <w:rFonts w:ascii="Arial" w:eastAsia="Calibri" w:hAnsi="Arial" w:cs="Arial"/>
          <w:b/>
          <w:bCs/>
          <w:sz w:val="32"/>
          <w:szCs w:val="32"/>
          <w:lang w:eastAsia="en-US"/>
        </w:rPr>
      </w:pPr>
    </w:p>
    <w:p w14:paraId="4820384D" w14:textId="77777777" w:rsidR="00992C40" w:rsidRDefault="00992C40" w:rsidP="00992C40">
      <w:pPr>
        <w:rPr>
          <w:rFonts w:ascii="Arial" w:eastAsia="Calibri" w:hAnsi="Arial" w:cs="Arial"/>
          <w:b/>
          <w:bCs/>
          <w:sz w:val="32"/>
          <w:szCs w:val="32"/>
          <w:lang w:eastAsia="en-US"/>
        </w:rPr>
      </w:pPr>
    </w:p>
    <w:p w14:paraId="171CD092" w14:textId="77777777" w:rsidR="00992C40" w:rsidRDefault="00992C40" w:rsidP="00992C40">
      <w:pPr>
        <w:rPr>
          <w:rFonts w:ascii="Arial" w:eastAsia="Calibri" w:hAnsi="Arial" w:cs="Arial"/>
          <w:b/>
          <w:bCs/>
          <w:sz w:val="32"/>
          <w:szCs w:val="32"/>
          <w:lang w:eastAsia="en-US"/>
        </w:rPr>
      </w:pPr>
    </w:p>
    <w:p w14:paraId="477A2869" w14:textId="77777777" w:rsidR="00992C40" w:rsidRDefault="00992C40" w:rsidP="00992C40">
      <w:pPr>
        <w:rPr>
          <w:rFonts w:ascii="Arial" w:eastAsia="Calibri" w:hAnsi="Arial" w:cs="Arial"/>
          <w:b/>
          <w:bCs/>
          <w:sz w:val="32"/>
          <w:szCs w:val="32"/>
          <w:lang w:eastAsia="en-US"/>
        </w:rPr>
      </w:pPr>
    </w:p>
    <w:p w14:paraId="346D26E7" w14:textId="77777777" w:rsidR="00992C40" w:rsidRDefault="00992C40" w:rsidP="00992C40">
      <w:pPr>
        <w:rPr>
          <w:rFonts w:ascii="Arial" w:eastAsia="Calibri" w:hAnsi="Arial" w:cs="Arial"/>
          <w:b/>
          <w:bCs/>
          <w:sz w:val="32"/>
          <w:szCs w:val="32"/>
          <w:lang w:eastAsia="en-US"/>
        </w:rPr>
      </w:pPr>
    </w:p>
    <w:p w14:paraId="5A7A2ED4" w14:textId="77777777" w:rsidR="00992C40" w:rsidRDefault="00992C40" w:rsidP="00992C40">
      <w:pPr>
        <w:keepNext/>
        <w:keepLines/>
        <w:jc w:val="center"/>
        <w:outlineLvl w:val="2"/>
        <w:rPr>
          <w:rFonts w:ascii="Arial" w:eastAsia="Calibri" w:hAnsi="Arial" w:cs="Arial"/>
          <w:b/>
          <w:bCs/>
          <w:sz w:val="32"/>
          <w:szCs w:val="32"/>
          <w:lang w:eastAsia="en-US"/>
        </w:rPr>
      </w:pPr>
    </w:p>
    <w:p w14:paraId="449E8204" w14:textId="77777777" w:rsidR="00AD1958" w:rsidRDefault="00AD1958" w:rsidP="00F9441D">
      <w:pPr>
        <w:rPr>
          <w:rFonts w:eastAsia="Calibri" w:cs="Arial"/>
          <w:sz w:val="32"/>
          <w:szCs w:val="32"/>
          <w:lang w:eastAsia="en-US"/>
        </w:rPr>
      </w:pPr>
    </w:p>
    <w:p w14:paraId="415529A6" w14:textId="77777777" w:rsidR="00F9441D" w:rsidRDefault="00F9441D" w:rsidP="00F9441D">
      <w:pPr>
        <w:rPr>
          <w:rFonts w:eastAsia="Calibri" w:cs="Arial"/>
          <w:sz w:val="32"/>
          <w:szCs w:val="32"/>
          <w:lang w:eastAsia="en-US"/>
        </w:rPr>
      </w:pPr>
    </w:p>
    <w:p w14:paraId="7B2B982C" w14:textId="77777777" w:rsidR="00F9441D" w:rsidRDefault="00F9441D" w:rsidP="00F9441D">
      <w:pPr>
        <w:rPr>
          <w:rFonts w:eastAsia="Calibri" w:cs="Arial"/>
          <w:sz w:val="32"/>
          <w:szCs w:val="32"/>
          <w:lang w:eastAsia="en-US"/>
        </w:rPr>
      </w:pPr>
    </w:p>
    <w:p w14:paraId="5279CC24" w14:textId="77777777" w:rsidR="00F9441D" w:rsidRDefault="00F9441D" w:rsidP="00F9441D">
      <w:pPr>
        <w:rPr>
          <w:rFonts w:eastAsia="Calibri" w:cs="Arial"/>
          <w:sz w:val="32"/>
          <w:szCs w:val="32"/>
          <w:lang w:eastAsia="en-US"/>
        </w:rPr>
      </w:pPr>
    </w:p>
    <w:p w14:paraId="7F29DE38" w14:textId="043F095A" w:rsidR="005358A6" w:rsidRDefault="005358A6">
      <w:pPr>
        <w:rPr>
          <w:rFonts w:ascii="Arial" w:eastAsia="Calibri" w:hAnsi="Arial" w:cs="Arial"/>
          <w:b/>
          <w:bCs/>
          <w:sz w:val="32"/>
          <w:szCs w:val="32"/>
          <w:lang w:eastAsia="en-US"/>
        </w:rPr>
      </w:pPr>
      <w:r>
        <w:rPr>
          <w:rFonts w:ascii="Arial" w:eastAsia="Calibri" w:hAnsi="Arial" w:cs="Arial"/>
          <w:b/>
          <w:bCs/>
          <w:sz w:val="32"/>
          <w:szCs w:val="32"/>
          <w:lang w:eastAsia="en-US"/>
        </w:rPr>
        <w:br w:type="page"/>
      </w:r>
    </w:p>
    <w:p w14:paraId="0150481E" w14:textId="1C1C266D" w:rsidR="00374815" w:rsidRDefault="00374815">
      <w:pPr>
        <w:rPr>
          <w:rFonts w:eastAsiaTheme="majorEastAsia"/>
          <w:b/>
          <w:sz w:val="22"/>
          <w:szCs w:val="22"/>
        </w:rPr>
      </w:pPr>
    </w:p>
    <w:p w14:paraId="5616C79B" w14:textId="75816D70" w:rsidR="005358A6" w:rsidRPr="00A7079E" w:rsidRDefault="005358A6" w:rsidP="005358A6">
      <w:pPr>
        <w:pStyle w:val="Ttulo3"/>
        <w:spacing w:before="0"/>
        <w:jc w:val="center"/>
        <w:rPr>
          <w:rFonts w:ascii="Times New Roman" w:hAnsi="Times New Roman" w:cs="Times New Roman"/>
          <w:b/>
          <w:color w:val="auto"/>
          <w:sz w:val="22"/>
          <w:szCs w:val="22"/>
        </w:rPr>
      </w:pPr>
      <w:r w:rsidRPr="00A7079E">
        <w:rPr>
          <w:rFonts w:ascii="Times New Roman" w:hAnsi="Times New Roman" w:cs="Times New Roman"/>
          <w:b/>
          <w:color w:val="auto"/>
          <w:sz w:val="22"/>
          <w:szCs w:val="22"/>
        </w:rPr>
        <w:t>ANEXO III</w:t>
      </w:r>
    </w:p>
    <w:p w14:paraId="42F45C9A" w14:textId="6A1DB156" w:rsidR="005358A6" w:rsidRPr="00A7079E" w:rsidRDefault="005358A6" w:rsidP="005358A6">
      <w:pPr>
        <w:pStyle w:val="Ttulo3"/>
        <w:spacing w:before="0"/>
        <w:jc w:val="center"/>
        <w:rPr>
          <w:rFonts w:ascii="Times New Roman" w:hAnsi="Times New Roman" w:cs="Times New Roman"/>
          <w:b/>
          <w:color w:val="auto"/>
          <w:sz w:val="22"/>
          <w:szCs w:val="22"/>
        </w:rPr>
      </w:pPr>
      <w:r w:rsidRPr="00A7079E">
        <w:rPr>
          <w:rFonts w:ascii="Times New Roman" w:hAnsi="Times New Roman" w:cs="Times New Roman"/>
          <w:b/>
          <w:color w:val="auto"/>
          <w:sz w:val="22"/>
          <w:szCs w:val="22"/>
        </w:rPr>
        <w:t>Ficha de almacenamiento de datos.</w:t>
      </w:r>
    </w:p>
    <w:p w14:paraId="0178E739" w14:textId="77777777" w:rsidR="00E860ED" w:rsidRPr="00E860ED" w:rsidRDefault="00E860ED" w:rsidP="00E860ED"/>
    <w:tbl>
      <w:tblPr>
        <w:tblStyle w:val="Tablaconcuadrcula"/>
        <w:tblW w:w="5000" w:type="pct"/>
        <w:tblLook w:val="04A0" w:firstRow="1" w:lastRow="0" w:firstColumn="1" w:lastColumn="0" w:noHBand="0" w:noVBand="1"/>
      </w:tblPr>
      <w:tblGrid>
        <w:gridCol w:w="1287"/>
        <w:gridCol w:w="1227"/>
        <w:gridCol w:w="2170"/>
        <w:gridCol w:w="1902"/>
        <w:gridCol w:w="1025"/>
        <w:gridCol w:w="1447"/>
      </w:tblGrid>
      <w:tr w:rsidR="005358A6" w:rsidRPr="00131A3B" w14:paraId="53782073" w14:textId="77777777" w:rsidTr="00E860ED">
        <w:tc>
          <w:tcPr>
            <w:tcW w:w="2585"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3914AE0" w14:textId="37258BB5" w:rsidR="005358A6" w:rsidRPr="00131A3B" w:rsidRDefault="005358A6" w:rsidP="00112F49">
            <w:pPr>
              <w:pStyle w:val="Prrafodelista"/>
              <w:numPr>
                <w:ilvl w:val="0"/>
                <w:numId w:val="31"/>
              </w:numPr>
              <w:spacing w:after="0" w:line="240" w:lineRule="auto"/>
              <w:ind w:left="305"/>
              <w:contextualSpacing/>
              <w:rPr>
                <w:rFonts w:ascii="Arial" w:hAnsi="Arial" w:cs="Arial"/>
                <w:b/>
                <w:bCs/>
                <w:szCs w:val="18"/>
              </w:rPr>
            </w:pPr>
            <w:r w:rsidRPr="00131A3B">
              <w:rPr>
                <w:rFonts w:ascii="Arial" w:hAnsi="Arial" w:cs="Arial"/>
                <w:b/>
                <w:bCs/>
                <w:szCs w:val="18"/>
              </w:rPr>
              <w:t>TIPO DE VIALIDAD</w:t>
            </w:r>
          </w:p>
        </w:tc>
        <w:tc>
          <w:tcPr>
            <w:tcW w:w="2415" w:type="pct"/>
            <w:gridSpan w:val="3"/>
            <w:tcBorders>
              <w:top w:val="double" w:sz="4" w:space="0" w:color="auto"/>
              <w:left w:val="double" w:sz="4" w:space="0" w:color="auto"/>
              <w:right w:val="double" w:sz="4" w:space="0" w:color="auto"/>
            </w:tcBorders>
            <w:shd w:val="clear" w:color="auto" w:fill="D9D9D9" w:themeFill="background1" w:themeFillShade="D9"/>
          </w:tcPr>
          <w:p w14:paraId="67F23F6D"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ESPECIFICACIONES</w:t>
            </w:r>
          </w:p>
        </w:tc>
      </w:tr>
      <w:tr w:rsidR="005358A6" w:rsidRPr="00131A3B" w14:paraId="2BE22633" w14:textId="77777777" w:rsidTr="00E860ED">
        <w:tc>
          <w:tcPr>
            <w:tcW w:w="2585" w:type="pct"/>
            <w:gridSpan w:val="3"/>
            <w:vMerge w:val="restart"/>
            <w:tcBorders>
              <w:top w:val="double" w:sz="4" w:space="0" w:color="auto"/>
              <w:left w:val="double" w:sz="4" w:space="0" w:color="auto"/>
              <w:right w:val="double" w:sz="4" w:space="0" w:color="auto"/>
            </w:tcBorders>
          </w:tcPr>
          <w:p w14:paraId="4281AC2D" w14:textId="77777777" w:rsidR="005358A6" w:rsidRPr="00131A3B" w:rsidRDefault="005358A6" w:rsidP="005358A6">
            <w:pPr>
              <w:rPr>
                <w:rFonts w:ascii="Arial" w:hAnsi="Arial" w:cs="Arial"/>
                <w:sz w:val="18"/>
                <w:szCs w:val="18"/>
              </w:rPr>
            </w:pPr>
            <w:r w:rsidRPr="00131A3B">
              <w:rPr>
                <w:rFonts w:ascii="Arial" w:hAnsi="Arial" w:cs="Arial"/>
                <w:sz w:val="18"/>
                <w:szCs w:val="18"/>
              </w:rPr>
              <w:t>Término que define el tipo de vialidad.</w:t>
            </w:r>
          </w:p>
        </w:tc>
        <w:tc>
          <w:tcPr>
            <w:tcW w:w="105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3B7105F"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NOMBRE</w:t>
            </w:r>
          </w:p>
        </w:tc>
        <w:tc>
          <w:tcPr>
            <w:tcW w:w="56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0FBADB5"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TIPO</w:t>
            </w:r>
          </w:p>
        </w:tc>
        <w:tc>
          <w:tcPr>
            <w:tcW w:w="799"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243BE22"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LONGITUD</w:t>
            </w:r>
          </w:p>
        </w:tc>
      </w:tr>
      <w:tr w:rsidR="005358A6" w:rsidRPr="00131A3B" w14:paraId="3E060671" w14:textId="77777777" w:rsidTr="00E860ED">
        <w:tc>
          <w:tcPr>
            <w:tcW w:w="2585" w:type="pct"/>
            <w:gridSpan w:val="3"/>
            <w:vMerge/>
            <w:tcBorders>
              <w:left w:val="double" w:sz="4" w:space="0" w:color="auto"/>
              <w:bottom w:val="double" w:sz="4" w:space="0" w:color="auto"/>
              <w:right w:val="double" w:sz="4" w:space="0" w:color="auto"/>
            </w:tcBorders>
          </w:tcPr>
          <w:p w14:paraId="1DE03225" w14:textId="77777777" w:rsidR="005358A6" w:rsidRPr="00131A3B" w:rsidRDefault="005358A6" w:rsidP="005358A6">
            <w:pPr>
              <w:rPr>
                <w:rFonts w:ascii="Arial" w:hAnsi="Arial" w:cs="Arial"/>
                <w:sz w:val="18"/>
                <w:szCs w:val="18"/>
              </w:rPr>
            </w:pPr>
          </w:p>
        </w:tc>
        <w:tc>
          <w:tcPr>
            <w:tcW w:w="1050" w:type="pct"/>
            <w:tcBorders>
              <w:top w:val="double" w:sz="4" w:space="0" w:color="auto"/>
              <w:left w:val="double" w:sz="4" w:space="0" w:color="auto"/>
              <w:bottom w:val="double" w:sz="4" w:space="0" w:color="auto"/>
            </w:tcBorders>
          </w:tcPr>
          <w:p w14:paraId="3CF07116" w14:textId="77777777" w:rsidR="005358A6" w:rsidRPr="00131A3B" w:rsidRDefault="005358A6" w:rsidP="005358A6">
            <w:pPr>
              <w:jc w:val="center"/>
              <w:rPr>
                <w:rFonts w:ascii="Arial" w:hAnsi="Arial" w:cs="Arial"/>
                <w:sz w:val="18"/>
                <w:szCs w:val="18"/>
              </w:rPr>
            </w:pPr>
            <w:r w:rsidRPr="00131A3B">
              <w:rPr>
                <w:rFonts w:ascii="Arial" w:hAnsi="Arial" w:cs="Arial"/>
                <w:sz w:val="18"/>
                <w:szCs w:val="18"/>
              </w:rPr>
              <w:t>TIPOVIAL</w:t>
            </w:r>
          </w:p>
        </w:tc>
        <w:tc>
          <w:tcPr>
            <w:tcW w:w="566" w:type="pct"/>
            <w:tcBorders>
              <w:top w:val="double" w:sz="4" w:space="0" w:color="auto"/>
              <w:bottom w:val="double" w:sz="4" w:space="0" w:color="auto"/>
              <w:right w:val="double" w:sz="4" w:space="0" w:color="auto"/>
            </w:tcBorders>
          </w:tcPr>
          <w:p w14:paraId="6F2F22F2" w14:textId="77777777" w:rsidR="005358A6" w:rsidRPr="00131A3B" w:rsidRDefault="005358A6" w:rsidP="005358A6">
            <w:pPr>
              <w:jc w:val="center"/>
              <w:rPr>
                <w:rFonts w:ascii="Arial" w:hAnsi="Arial" w:cs="Arial"/>
                <w:sz w:val="18"/>
                <w:szCs w:val="18"/>
              </w:rPr>
            </w:pPr>
            <w:r w:rsidRPr="00131A3B">
              <w:rPr>
                <w:rFonts w:ascii="Arial" w:hAnsi="Arial" w:cs="Arial"/>
                <w:sz w:val="18"/>
                <w:szCs w:val="18"/>
              </w:rPr>
              <w:t>TEXTO</w:t>
            </w:r>
          </w:p>
        </w:tc>
        <w:tc>
          <w:tcPr>
            <w:tcW w:w="799" w:type="pct"/>
            <w:tcBorders>
              <w:top w:val="double" w:sz="4" w:space="0" w:color="auto"/>
              <w:left w:val="double" w:sz="4" w:space="0" w:color="auto"/>
              <w:bottom w:val="double" w:sz="4" w:space="0" w:color="auto"/>
              <w:right w:val="double" w:sz="4" w:space="0" w:color="auto"/>
            </w:tcBorders>
          </w:tcPr>
          <w:p w14:paraId="7E5C8277" w14:textId="0EA4E133" w:rsidR="005358A6" w:rsidRPr="00131A3B" w:rsidRDefault="00993C1C" w:rsidP="005358A6">
            <w:pPr>
              <w:jc w:val="center"/>
              <w:rPr>
                <w:rFonts w:ascii="Arial" w:hAnsi="Arial" w:cs="Arial"/>
                <w:sz w:val="18"/>
                <w:szCs w:val="18"/>
              </w:rPr>
            </w:pPr>
            <w:r>
              <w:rPr>
                <w:rFonts w:ascii="Arial" w:hAnsi="Arial" w:cs="Arial"/>
                <w:sz w:val="18"/>
                <w:szCs w:val="18"/>
              </w:rPr>
              <w:t>27</w:t>
            </w:r>
          </w:p>
        </w:tc>
      </w:tr>
      <w:tr w:rsidR="005358A6" w:rsidRPr="00131A3B" w14:paraId="7FCDDB04" w14:textId="77777777" w:rsidTr="003A3CF5">
        <w:tc>
          <w:tcPr>
            <w:tcW w:w="5000" w:type="pct"/>
            <w:gridSpan w:val="6"/>
            <w:tcBorders>
              <w:left w:val="double" w:sz="4" w:space="0" w:color="auto"/>
              <w:right w:val="double" w:sz="4" w:space="0" w:color="auto"/>
            </w:tcBorders>
            <w:shd w:val="clear" w:color="auto" w:fill="D9D9D9" w:themeFill="background1" w:themeFillShade="D9"/>
          </w:tcPr>
          <w:p w14:paraId="0831F698"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DOMINIO DE VALORES</w:t>
            </w:r>
          </w:p>
        </w:tc>
      </w:tr>
      <w:tr w:rsidR="005358A6" w:rsidRPr="00131A3B" w14:paraId="419ECDA8" w14:textId="77777777" w:rsidTr="00E860ED">
        <w:tc>
          <w:tcPr>
            <w:tcW w:w="710" w:type="pct"/>
            <w:tcBorders>
              <w:top w:val="double" w:sz="4" w:space="0" w:color="auto"/>
              <w:left w:val="double" w:sz="4" w:space="0" w:color="auto"/>
            </w:tcBorders>
            <w:vAlign w:val="center"/>
          </w:tcPr>
          <w:p w14:paraId="17581254" w14:textId="77777777" w:rsidR="005358A6" w:rsidRPr="00131A3B" w:rsidRDefault="005358A6" w:rsidP="005358A6">
            <w:pPr>
              <w:rPr>
                <w:rFonts w:ascii="Arial" w:hAnsi="Arial" w:cs="Arial"/>
                <w:sz w:val="18"/>
                <w:szCs w:val="18"/>
              </w:rPr>
            </w:pPr>
            <w:r w:rsidRPr="00131A3B">
              <w:rPr>
                <w:rFonts w:ascii="Arial" w:hAnsi="Arial" w:cs="Arial"/>
                <w:sz w:val="18"/>
                <w:szCs w:val="18"/>
              </w:rPr>
              <w:t>Andador</w:t>
            </w:r>
          </w:p>
        </w:tc>
        <w:tc>
          <w:tcPr>
            <w:tcW w:w="677" w:type="pct"/>
            <w:tcBorders>
              <w:top w:val="double" w:sz="4" w:space="0" w:color="auto"/>
            </w:tcBorders>
            <w:vAlign w:val="center"/>
          </w:tcPr>
          <w:p w14:paraId="28C3ED52" w14:textId="77777777" w:rsidR="005358A6" w:rsidRPr="00131A3B" w:rsidRDefault="005358A6" w:rsidP="005358A6">
            <w:pPr>
              <w:rPr>
                <w:rFonts w:ascii="Arial" w:hAnsi="Arial" w:cs="Arial"/>
                <w:sz w:val="18"/>
                <w:szCs w:val="18"/>
              </w:rPr>
            </w:pPr>
            <w:r w:rsidRPr="00131A3B">
              <w:rPr>
                <w:rFonts w:ascii="Arial" w:hAnsi="Arial" w:cs="Arial"/>
                <w:sz w:val="18"/>
                <w:szCs w:val="18"/>
              </w:rPr>
              <w:t>Calle</w:t>
            </w:r>
          </w:p>
        </w:tc>
        <w:tc>
          <w:tcPr>
            <w:tcW w:w="1197" w:type="pct"/>
            <w:tcBorders>
              <w:top w:val="double" w:sz="4" w:space="0" w:color="auto"/>
            </w:tcBorders>
            <w:vAlign w:val="center"/>
          </w:tcPr>
          <w:p w14:paraId="7F741D3B" w14:textId="77777777" w:rsidR="005358A6" w:rsidRPr="00131A3B" w:rsidRDefault="005358A6" w:rsidP="005358A6">
            <w:pPr>
              <w:rPr>
                <w:rFonts w:ascii="Arial" w:hAnsi="Arial" w:cs="Arial"/>
                <w:sz w:val="18"/>
                <w:szCs w:val="18"/>
              </w:rPr>
            </w:pPr>
            <w:r w:rsidRPr="00131A3B">
              <w:rPr>
                <w:rFonts w:ascii="Arial" w:hAnsi="Arial" w:cs="Arial"/>
                <w:sz w:val="18"/>
                <w:szCs w:val="18"/>
              </w:rPr>
              <w:t>Ciclovía</w:t>
            </w:r>
          </w:p>
        </w:tc>
        <w:tc>
          <w:tcPr>
            <w:tcW w:w="1050" w:type="pct"/>
            <w:tcBorders>
              <w:top w:val="double" w:sz="4" w:space="0" w:color="auto"/>
            </w:tcBorders>
            <w:vAlign w:val="center"/>
          </w:tcPr>
          <w:p w14:paraId="2492545A" w14:textId="62D93742" w:rsidR="005358A6" w:rsidRPr="00131A3B" w:rsidRDefault="005358A6" w:rsidP="005358A6">
            <w:pPr>
              <w:rPr>
                <w:rFonts w:ascii="Arial" w:hAnsi="Arial" w:cs="Arial"/>
                <w:sz w:val="18"/>
                <w:szCs w:val="18"/>
              </w:rPr>
            </w:pPr>
            <w:r w:rsidRPr="00131A3B">
              <w:rPr>
                <w:rFonts w:ascii="Arial" w:hAnsi="Arial" w:cs="Arial"/>
                <w:sz w:val="18"/>
                <w:szCs w:val="18"/>
              </w:rPr>
              <w:t xml:space="preserve">Línea de costa </w:t>
            </w:r>
            <w:r w:rsidR="009802C4">
              <w:rPr>
                <w:rFonts w:ascii="Arial" w:hAnsi="Arial" w:cs="Arial"/>
                <w:sz w:val="18"/>
                <w:szCs w:val="18"/>
              </w:rPr>
              <w:t>i</w:t>
            </w:r>
            <w:r w:rsidRPr="00131A3B">
              <w:rPr>
                <w:rFonts w:ascii="Arial" w:hAnsi="Arial" w:cs="Arial"/>
                <w:sz w:val="18"/>
                <w:szCs w:val="18"/>
              </w:rPr>
              <w:t>nsular</w:t>
            </w:r>
          </w:p>
        </w:tc>
        <w:tc>
          <w:tcPr>
            <w:tcW w:w="1365" w:type="pct"/>
            <w:gridSpan w:val="2"/>
            <w:tcBorders>
              <w:top w:val="double" w:sz="4" w:space="0" w:color="auto"/>
              <w:right w:val="double" w:sz="4" w:space="0" w:color="auto"/>
            </w:tcBorders>
            <w:vAlign w:val="center"/>
          </w:tcPr>
          <w:p w14:paraId="1CBAB42C" w14:textId="77777777" w:rsidR="005358A6" w:rsidRPr="00131A3B" w:rsidRDefault="005358A6" w:rsidP="005358A6">
            <w:pPr>
              <w:rPr>
                <w:rFonts w:ascii="Arial" w:hAnsi="Arial" w:cs="Arial"/>
                <w:sz w:val="18"/>
                <w:szCs w:val="18"/>
              </w:rPr>
            </w:pPr>
            <w:r w:rsidRPr="00131A3B">
              <w:rPr>
                <w:rFonts w:ascii="Arial" w:hAnsi="Arial" w:cs="Arial"/>
                <w:sz w:val="18"/>
                <w:szCs w:val="18"/>
              </w:rPr>
              <w:t>Retorno</w:t>
            </w:r>
          </w:p>
        </w:tc>
      </w:tr>
      <w:tr w:rsidR="005358A6" w:rsidRPr="00131A3B" w14:paraId="74E048C1" w14:textId="77777777" w:rsidTr="00E860ED">
        <w:tc>
          <w:tcPr>
            <w:tcW w:w="710" w:type="pct"/>
            <w:tcBorders>
              <w:left w:val="double" w:sz="4" w:space="0" w:color="auto"/>
            </w:tcBorders>
            <w:vAlign w:val="center"/>
          </w:tcPr>
          <w:p w14:paraId="04447F6D" w14:textId="77777777" w:rsidR="005358A6" w:rsidRPr="00131A3B" w:rsidRDefault="005358A6" w:rsidP="005358A6">
            <w:pPr>
              <w:rPr>
                <w:rFonts w:ascii="Arial" w:hAnsi="Arial" w:cs="Arial"/>
                <w:sz w:val="18"/>
                <w:szCs w:val="18"/>
              </w:rPr>
            </w:pPr>
            <w:r w:rsidRPr="00131A3B">
              <w:rPr>
                <w:rFonts w:ascii="Arial" w:hAnsi="Arial" w:cs="Arial"/>
                <w:sz w:val="18"/>
                <w:szCs w:val="18"/>
              </w:rPr>
              <w:t>Acuática</w:t>
            </w:r>
          </w:p>
        </w:tc>
        <w:tc>
          <w:tcPr>
            <w:tcW w:w="677" w:type="pct"/>
            <w:vAlign w:val="center"/>
          </w:tcPr>
          <w:p w14:paraId="52D92075"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Callejón </w:t>
            </w:r>
          </w:p>
        </w:tc>
        <w:tc>
          <w:tcPr>
            <w:tcW w:w="1197" w:type="pct"/>
            <w:vAlign w:val="center"/>
          </w:tcPr>
          <w:p w14:paraId="6EBF1A9E" w14:textId="77777777" w:rsidR="005358A6" w:rsidRPr="00131A3B" w:rsidRDefault="005358A6" w:rsidP="005358A6">
            <w:pPr>
              <w:rPr>
                <w:rFonts w:ascii="Arial" w:hAnsi="Arial" w:cs="Arial"/>
                <w:sz w:val="18"/>
                <w:szCs w:val="18"/>
              </w:rPr>
            </w:pPr>
            <w:r w:rsidRPr="00131A3B">
              <w:rPr>
                <w:rFonts w:ascii="Arial" w:hAnsi="Arial" w:cs="Arial"/>
                <w:sz w:val="18"/>
                <w:szCs w:val="18"/>
              </w:rPr>
              <w:t>Circuito</w:t>
            </w:r>
          </w:p>
        </w:tc>
        <w:tc>
          <w:tcPr>
            <w:tcW w:w="1050" w:type="pct"/>
            <w:vAlign w:val="center"/>
          </w:tcPr>
          <w:p w14:paraId="346D11BD" w14:textId="77777777" w:rsidR="005358A6" w:rsidRPr="00131A3B" w:rsidRDefault="005358A6" w:rsidP="005358A6">
            <w:pPr>
              <w:rPr>
                <w:rFonts w:ascii="Arial" w:hAnsi="Arial" w:cs="Arial"/>
                <w:sz w:val="18"/>
                <w:szCs w:val="18"/>
              </w:rPr>
            </w:pPr>
            <w:r w:rsidRPr="00131A3B">
              <w:rPr>
                <w:rFonts w:ascii="Arial" w:hAnsi="Arial" w:cs="Arial"/>
                <w:sz w:val="18"/>
                <w:szCs w:val="18"/>
              </w:rPr>
              <w:t>Marítima</w:t>
            </w:r>
          </w:p>
        </w:tc>
        <w:tc>
          <w:tcPr>
            <w:tcW w:w="1365" w:type="pct"/>
            <w:gridSpan w:val="2"/>
            <w:tcBorders>
              <w:right w:val="double" w:sz="4" w:space="0" w:color="auto"/>
            </w:tcBorders>
            <w:vAlign w:val="center"/>
          </w:tcPr>
          <w:p w14:paraId="574E60B1" w14:textId="77777777" w:rsidR="005358A6" w:rsidRPr="00131A3B" w:rsidRDefault="005358A6" w:rsidP="005358A6">
            <w:pPr>
              <w:rPr>
                <w:rFonts w:ascii="Arial" w:hAnsi="Arial" w:cs="Arial"/>
                <w:sz w:val="18"/>
                <w:szCs w:val="18"/>
              </w:rPr>
            </w:pPr>
            <w:r w:rsidRPr="00131A3B">
              <w:rPr>
                <w:rFonts w:ascii="Arial" w:hAnsi="Arial" w:cs="Arial"/>
                <w:sz w:val="18"/>
                <w:szCs w:val="18"/>
              </w:rPr>
              <w:t>Río</w:t>
            </w:r>
          </w:p>
        </w:tc>
      </w:tr>
      <w:tr w:rsidR="005358A6" w:rsidRPr="00131A3B" w14:paraId="1D7DB4E5" w14:textId="77777777" w:rsidTr="00E860ED">
        <w:tc>
          <w:tcPr>
            <w:tcW w:w="710" w:type="pct"/>
            <w:tcBorders>
              <w:left w:val="double" w:sz="4" w:space="0" w:color="auto"/>
            </w:tcBorders>
            <w:vAlign w:val="center"/>
          </w:tcPr>
          <w:p w14:paraId="5B5407E0"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Arroyo </w:t>
            </w:r>
          </w:p>
        </w:tc>
        <w:tc>
          <w:tcPr>
            <w:tcW w:w="677" w:type="pct"/>
            <w:vAlign w:val="center"/>
          </w:tcPr>
          <w:p w14:paraId="41BF0EA4" w14:textId="77777777" w:rsidR="005358A6" w:rsidRPr="00131A3B" w:rsidRDefault="005358A6" w:rsidP="005358A6">
            <w:pPr>
              <w:rPr>
                <w:rFonts w:ascii="Arial" w:hAnsi="Arial" w:cs="Arial"/>
                <w:sz w:val="18"/>
                <w:szCs w:val="18"/>
              </w:rPr>
            </w:pPr>
            <w:r w:rsidRPr="00131A3B">
              <w:rPr>
                <w:rFonts w:ascii="Arial" w:hAnsi="Arial" w:cs="Arial"/>
                <w:sz w:val="18"/>
                <w:szCs w:val="18"/>
              </w:rPr>
              <w:t>Calzada</w:t>
            </w:r>
          </w:p>
        </w:tc>
        <w:tc>
          <w:tcPr>
            <w:tcW w:w="1197" w:type="pct"/>
            <w:vAlign w:val="center"/>
          </w:tcPr>
          <w:p w14:paraId="59A1837E" w14:textId="77777777" w:rsidR="005358A6" w:rsidRPr="00131A3B" w:rsidRDefault="005358A6" w:rsidP="005358A6">
            <w:pPr>
              <w:rPr>
                <w:rFonts w:ascii="Arial" w:hAnsi="Arial" w:cs="Arial"/>
                <w:sz w:val="18"/>
                <w:szCs w:val="18"/>
              </w:rPr>
            </w:pPr>
            <w:r w:rsidRPr="00131A3B">
              <w:rPr>
                <w:rFonts w:ascii="Arial" w:hAnsi="Arial" w:cs="Arial"/>
                <w:sz w:val="18"/>
                <w:szCs w:val="18"/>
              </w:rPr>
              <w:t>Circunvalación</w:t>
            </w:r>
          </w:p>
        </w:tc>
        <w:tc>
          <w:tcPr>
            <w:tcW w:w="1050" w:type="pct"/>
            <w:vAlign w:val="center"/>
          </w:tcPr>
          <w:p w14:paraId="243E516A" w14:textId="77777777" w:rsidR="005358A6" w:rsidRPr="00131A3B" w:rsidRDefault="005358A6" w:rsidP="005358A6">
            <w:pPr>
              <w:rPr>
                <w:rFonts w:ascii="Arial" w:hAnsi="Arial" w:cs="Arial"/>
                <w:sz w:val="18"/>
                <w:szCs w:val="18"/>
              </w:rPr>
            </w:pPr>
            <w:r w:rsidRPr="00131A3B">
              <w:rPr>
                <w:rFonts w:ascii="Arial" w:hAnsi="Arial" w:cs="Arial"/>
                <w:sz w:val="18"/>
                <w:szCs w:val="18"/>
              </w:rPr>
              <w:t>Pasaje</w:t>
            </w:r>
          </w:p>
        </w:tc>
        <w:tc>
          <w:tcPr>
            <w:tcW w:w="1365" w:type="pct"/>
            <w:gridSpan w:val="2"/>
            <w:tcBorders>
              <w:right w:val="double" w:sz="4" w:space="0" w:color="auto"/>
            </w:tcBorders>
            <w:vAlign w:val="center"/>
          </w:tcPr>
          <w:p w14:paraId="05C624C8" w14:textId="77777777" w:rsidR="005358A6" w:rsidRPr="00131A3B" w:rsidRDefault="005358A6" w:rsidP="005358A6">
            <w:pPr>
              <w:rPr>
                <w:rFonts w:ascii="Arial" w:hAnsi="Arial" w:cs="Arial"/>
                <w:sz w:val="18"/>
                <w:szCs w:val="18"/>
              </w:rPr>
            </w:pPr>
            <w:r w:rsidRPr="00131A3B">
              <w:rPr>
                <w:rFonts w:ascii="Arial" w:hAnsi="Arial" w:cs="Arial"/>
                <w:sz w:val="18"/>
                <w:szCs w:val="18"/>
              </w:rPr>
              <w:t>Terracería</w:t>
            </w:r>
          </w:p>
        </w:tc>
      </w:tr>
      <w:tr w:rsidR="005358A6" w:rsidRPr="00131A3B" w14:paraId="0804249B" w14:textId="77777777" w:rsidTr="00E860ED">
        <w:tc>
          <w:tcPr>
            <w:tcW w:w="710" w:type="pct"/>
            <w:tcBorders>
              <w:left w:val="double" w:sz="4" w:space="0" w:color="auto"/>
            </w:tcBorders>
            <w:vAlign w:val="center"/>
          </w:tcPr>
          <w:p w14:paraId="7A917D6B"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Autopista </w:t>
            </w:r>
          </w:p>
        </w:tc>
        <w:tc>
          <w:tcPr>
            <w:tcW w:w="677" w:type="pct"/>
            <w:vAlign w:val="center"/>
          </w:tcPr>
          <w:p w14:paraId="3A8575F8" w14:textId="77777777" w:rsidR="005358A6" w:rsidRPr="00131A3B" w:rsidRDefault="005358A6" w:rsidP="005358A6">
            <w:pPr>
              <w:rPr>
                <w:rFonts w:ascii="Arial" w:hAnsi="Arial" w:cs="Arial"/>
                <w:sz w:val="18"/>
                <w:szCs w:val="18"/>
              </w:rPr>
            </w:pPr>
            <w:r w:rsidRPr="00131A3B">
              <w:rPr>
                <w:rFonts w:ascii="Arial" w:hAnsi="Arial" w:cs="Arial"/>
                <w:sz w:val="18"/>
                <w:szCs w:val="18"/>
              </w:rPr>
              <w:t>Camino</w:t>
            </w:r>
          </w:p>
        </w:tc>
        <w:tc>
          <w:tcPr>
            <w:tcW w:w="1197" w:type="pct"/>
            <w:vAlign w:val="center"/>
          </w:tcPr>
          <w:p w14:paraId="2D0B8DED"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Corredor </w:t>
            </w:r>
          </w:p>
        </w:tc>
        <w:tc>
          <w:tcPr>
            <w:tcW w:w="1050" w:type="pct"/>
            <w:vAlign w:val="center"/>
          </w:tcPr>
          <w:p w14:paraId="2F5086FA"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Peatonal </w:t>
            </w:r>
          </w:p>
        </w:tc>
        <w:tc>
          <w:tcPr>
            <w:tcW w:w="1365" w:type="pct"/>
            <w:gridSpan w:val="2"/>
            <w:tcBorders>
              <w:right w:val="double" w:sz="4" w:space="0" w:color="auto"/>
            </w:tcBorders>
            <w:vAlign w:val="center"/>
          </w:tcPr>
          <w:p w14:paraId="3F570268" w14:textId="77777777" w:rsidR="005358A6" w:rsidRPr="00131A3B" w:rsidRDefault="005358A6" w:rsidP="005358A6">
            <w:pPr>
              <w:rPr>
                <w:rFonts w:ascii="Arial" w:hAnsi="Arial" w:cs="Arial"/>
                <w:sz w:val="18"/>
                <w:szCs w:val="18"/>
              </w:rPr>
            </w:pPr>
            <w:r w:rsidRPr="00131A3B">
              <w:rPr>
                <w:rFonts w:ascii="Arial" w:hAnsi="Arial" w:cs="Arial"/>
                <w:sz w:val="18"/>
                <w:szCs w:val="18"/>
              </w:rPr>
              <w:t>Vereda</w:t>
            </w:r>
          </w:p>
        </w:tc>
      </w:tr>
      <w:tr w:rsidR="005358A6" w:rsidRPr="00131A3B" w14:paraId="754426E2" w14:textId="77777777" w:rsidTr="00E860ED">
        <w:tc>
          <w:tcPr>
            <w:tcW w:w="710" w:type="pct"/>
            <w:tcBorders>
              <w:left w:val="double" w:sz="4" w:space="0" w:color="auto"/>
            </w:tcBorders>
            <w:vAlign w:val="center"/>
          </w:tcPr>
          <w:p w14:paraId="21FCF31A" w14:textId="77777777" w:rsidR="005358A6" w:rsidRPr="00131A3B" w:rsidRDefault="005358A6" w:rsidP="005358A6">
            <w:pPr>
              <w:rPr>
                <w:rFonts w:ascii="Arial" w:hAnsi="Arial" w:cs="Arial"/>
                <w:sz w:val="18"/>
                <w:szCs w:val="18"/>
              </w:rPr>
            </w:pPr>
            <w:r w:rsidRPr="00131A3B">
              <w:rPr>
                <w:rFonts w:ascii="Arial" w:hAnsi="Arial" w:cs="Arial"/>
                <w:sz w:val="18"/>
                <w:szCs w:val="18"/>
              </w:rPr>
              <w:t>Avenida</w:t>
            </w:r>
          </w:p>
        </w:tc>
        <w:tc>
          <w:tcPr>
            <w:tcW w:w="677" w:type="pct"/>
            <w:vAlign w:val="center"/>
          </w:tcPr>
          <w:p w14:paraId="0006E70B" w14:textId="77777777" w:rsidR="005358A6" w:rsidRPr="00131A3B" w:rsidRDefault="005358A6" w:rsidP="005358A6">
            <w:pPr>
              <w:rPr>
                <w:rFonts w:ascii="Arial" w:hAnsi="Arial" w:cs="Arial"/>
                <w:sz w:val="18"/>
                <w:szCs w:val="18"/>
              </w:rPr>
            </w:pPr>
            <w:r w:rsidRPr="00131A3B">
              <w:rPr>
                <w:rFonts w:ascii="Arial" w:hAnsi="Arial" w:cs="Arial"/>
                <w:sz w:val="18"/>
                <w:szCs w:val="18"/>
              </w:rPr>
              <w:t>Canal</w:t>
            </w:r>
          </w:p>
        </w:tc>
        <w:tc>
          <w:tcPr>
            <w:tcW w:w="1197" w:type="pct"/>
            <w:vAlign w:val="center"/>
          </w:tcPr>
          <w:p w14:paraId="23DA461F"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Diagonal </w:t>
            </w:r>
          </w:p>
        </w:tc>
        <w:tc>
          <w:tcPr>
            <w:tcW w:w="1050" w:type="pct"/>
            <w:vAlign w:val="center"/>
          </w:tcPr>
          <w:p w14:paraId="07C0E4CA"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Periférico </w:t>
            </w:r>
          </w:p>
        </w:tc>
        <w:tc>
          <w:tcPr>
            <w:tcW w:w="1365" w:type="pct"/>
            <w:gridSpan w:val="2"/>
            <w:tcBorders>
              <w:right w:val="double" w:sz="4" w:space="0" w:color="auto"/>
            </w:tcBorders>
            <w:vAlign w:val="center"/>
          </w:tcPr>
          <w:p w14:paraId="0E15CC1D"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Viaducto </w:t>
            </w:r>
          </w:p>
        </w:tc>
      </w:tr>
      <w:tr w:rsidR="005358A6" w:rsidRPr="00131A3B" w14:paraId="7DF5F596" w14:textId="77777777" w:rsidTr="00E860ED">
        <w:tc>
          <w:tcPr>
            <w:tcW w:w="710" w:type="pct"/>
            <w:tcBorders>
              <w:left w:val="double" w:sz="4" w:space="0" w:color="auto"/>
            </w:tcBorders>
            <w:vAlign w:val="center"/>
          </w:tcPr>
          <w:p w14:paraId="5294AEB3" w14:textId="77777777" w:rsidR="005358A6" w:rsidRPr="00131A3B" w:rsidRDefault="005358A6" w:rsidP="005358A6">
            <w:pPr>
              <w:rPr>
                <w:rFonts w:ascii="Arial" w:hAnsi="Arial" w:cs="Arial"/>
                <w:sz w:val="18"/>
                <w:szCs w:val="18"/>
              </w:rPr>
            </w:pPr>
            <w:bookmarkStart w:id="33" w:name="_Hlk158933898"/>
            <w:r w:rsidRPr="00131A3B">
              <w:rPr>
                <w:rFonts w:ascii="Arial" w:hAnsi="Arial" w:cs="Arial"/>
                <w:sz w:val="18"/>
                <w:szCs w:val="18"/>
              </w:rPr>
              <w:t>Boulevard</w:t>
            </w:r>
          </w:p>
        </w:tc>
        <w:tc>
          <w:tcPr>
            <w:tcW w:w="677" w:type="pct"/>
            <w:vAlign w:val="center"/>
          </w:tcPr>
          <w:p w14:paraId="2CFEF9F2" w14:textId="77777777" w:rsidR="005358A6" w:rsidRPr="00131A3B" w:rsidRDefault="005358A6" w:rsidP="005358A6">
            <w:pPr>
              <w:rPr>
                <w:rFonts w:ascii="Arial" w:hAnsi="Arial" w:cs="Arial"/>
                <w:sz w:val="18"/>
                <w:szCs w:val="18"/>
              </w:rPr>
            </w:pPr>
            <w:r w:rsidRPr="00131A3B">
              <w:rPr>
                <w:rFonts w:ascii="Arial" w:hAnsi="Arial" w:cs="Arial"/>
                <w:sz w:val="18"/>
                <w:szCs w:val="18"/>
              </w:rPr>
              <w:t>Carretera</w:t>
            </w:r>
          </w:p>
        </w:tc>
        <w:tc>
          <w:tcPr>
            <w:tcW w:w="1197" w:type="pct"/>
            <w:vAlign w:val="center"/>
          </w:tcPr>
          <w:p w14:paraId="4CC7887D" w14:textId="77777777" w:rsidR="005358A6" w:rsidRPr="00131A3B" w:rsidRDefault="005358A6" w:rsidP="005358A6">
            <w:pPr>
              <w:rPr>
                <w:rFonts w:ascii="Arial" w:hAnsi="Arial" w:cs="Arial"/>
                <w:sz w:val="18"/>
                <w:szCs w:val="18"/>
              </w:rPr>
            </w:pPr>
            <w:r w:rsidRPr="00131A3B">
              <w:rPr>
                <w:rFonts w:ascii="Arial" w:hAnsi="Arial" w:cs="Arial"/>
                <w:sz w:val="18"/>
                <w:szCs w:val="18"/>
              </w:rPr>
              <w:t>Eje vial</w:t>
            </w:r>
          </w:p>
        </w:tc>
        <w:tc>
          <w:tcPr>
            <w:tcW w:w="1050" w:type="pct"/>
            <w:vAlign w:val="center"/>
          </w:tcPr>
          <w:p w14:paraId="1DCBF981"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Privada </w:t>
            </w:r>
          </w:p>
        </w:tc>
        <w:tc>
          <w:tcPr>
            <w:tcW w:w="1365" w:type="pct"/>
            <w:gridSpan w:val="2"/>
            <w:tcBorders>
              <w:right w:val="double" w:sz="4" w:space="0" w:color="auto"/>
            </w:tcBorders>
            <w:vAlign w:val="center"/>
          </w:tcPr>
          <w:p w14:paraId="352F9864" w14:textId="23F0AD93" w:rsidR="005358A6" w:rsidRPr="00131A3B" w:rsidRDefault="00993C1C" w:rsidP="005358A6">
            <w:pPr>
              <w:rPr>
                <w:rFonts w:ascii="Arial" w:hAnsi="Arial" w:cs="Arial"/>
                <w:sz w:val="18"/>
                <w:szCs w:val="18"/>
              </w:rPr>
            </w:pPr>
            <w:r>
              <w:rPr>
                <w:rFonts w:ascii="Arial" w:hAnsi="Arial" w:cs="Arial"/>
                <w:sz w:val="18"/>
                <w:szCs w:val="18"/>
              </w:rPr>
              <w:t>Ninguno</w:t>
            </w:r>
          </w:p>
        </w:tc>
      </w:tr>
      <w:tr w:rsidR="005358A6" w:rsidRPr="00131A3B" w14:paraId="5F62B664" w14:textId="77777777" w:rsidTr="00E860ED">
        <w:tc>
          <w:tcPr>
            <w:tcW w:w="710" w:type="pct"/>
            <w:tcBorders>
              <w:left w:val="double" w:sz="4" w:space="0" w:color="auto"/>
              <w:bottom w:val="double" w:sz="4" w:space="0" w:color="auto"/>
            </w:tcBorders>
            <w:vAlign w:val="center"/>
          </w:tcPr>
          <w:p w14:paraId="5FDB83B6" w14:textId="77777777" w:rsidR="005358A6" w:rsidRPr="00131A3B" w:rsidRDefault="005358A6" w:rsidP="005358A6">
            <w:pPr>
              <w:rPr>
                <w:rFonts w:ascii="Arial" w:hAnsi="Arial" w:cs="Arial"/>
                <w:sz w:val="18"/>
                <w:szCs w:val="18"/>
              </w:rPr>
            </w:pPr>
            <w:bookmarkStart w:id="34" w:name="_Hlk158933503"/>
            <w:bookmarkEnd w:id="33"/>
            <w:r w:rsidRPr="00131A3B">
              <w:rPr>
                <w:rFonts w:ascii="Arial" w:hAnsi="Arial" w:cs="Arial"/>
                <w:sz w:val="18"/>
                <w:szCs w:val="18"/>
              </w:rPr>
              <w:t>Brecha</w:t>
            </w:r>
          </w:p>
        </w:tc>
        <w:tc>
          <w:tcPr>
            <w:tcW w:w="677" w:type="pct"/>
            <w:tcBorders>
              <w:bottom w:val="double" w:sz="4" w:space="0" w:color="auto"/>
            </w:tcBorders>
            <w:vAlign w:val="center"/>
          </w:tcPr>
          <w:p w14:paraId="0358BFA7" w14:textId="77777777" w:rsidR="005358A6" w:rsidRPr="00131A3B" w:rsidRDefault="005358A6" w:rsidP="005358A6">
            <w:pPr>
              <w:rPr>
                <w:rFonts w:ascii="Arial" w:hAnsi="Arial" w:cs="Arial"/>
                <w:sz w:val="18"/>
                <w:szCs w:val="18"/>
              </w:rPr>
            </w:pPr>
            <w:r w:rsidRPr="00131A3B">
              <w:rPr>
                <w:rFonts w:ascii="Arial" w:hAnsi="Arial" w:cs="Arial"/>
                <w:sz w:val="18"/>
                <w:szCs w:val="18"/>
              </w:rPr>
              <w:t>Cerrada</w:t>
            </w:r>
            <w:r w:rsidRPr="00131A3B" w:rsidDel="00E55317">
              <w:rPr>
                <w:rFonts w:ascii="Arial" w:hAnsi="Arial" w:cs="Arial"/>
                <w:sz w:val="18"/>
                <w:szCs w:val="18"/>
              </w:rPr>
              <w:t xml:space="preserve"> </w:t>
            </w:r>
          </w:p>
        </w:tc>
        <w:tc>
          <w:tcPr>
            <w:tcW w:w="1197" w:type="pct"/>
            <w:tcBorders>
              <w:bottom w:val="double" w:sz="4" w:space="0" w:color="auto"/>
            </w:tcBorders>
            <w:vAlign w:val="center"/>
          </w:tcPr>
          <w:p w14:paraId="7EBD17AC" w14:textId="4229D9A2" w:rsidR="005358A6" w:rsidRPr="00131A3B" w:rsidRDefault="005358A6" w:rsidP="005358A6">
            <w:pPr>
              <w:rPr>
                <w:rFonts w:ascii="Arial" w:hAnsi="Arial" w:cs="Arial"/>
                <w:sz w:val="18"/>
                <w:szCs w:val="18"/>
              </w:rPr>
            </w:pPr>
            <w:r w:rsidRPr="00131A3B">
              <w:rPr>
                <w:rFonts w:ascii="Arial" w:hAnsi="Arial" w:cs="Arial"/>
                <w:sz w:val="18"/>
                <w:szCs w:val="18"/>
              </w:rPr>
              <w:t xml:space="preserve">Línea de costa </w:t>
            </w:r>
            <w:r w:rsidR="009802C4">
              <w:rPr>
                <w:rFonts w:ascii="Arial" w:hAnsi="Arial" w:cs="Arial"/>
                <w:sz w:val="18"/>
                <w:szCs w:val="18"/>
              </w:rPr>
              <w:t>c</w:t>
            </w:r>
            <w:r w:rsidRPr="00131A3B">
              <w:rPr>
                <w:rFonts w:ascii="Arial" w:hAnsi="Arial" w:cs="Arial"/>
                <w:sz w:val="18"/>
                <w:szCs w:val="18"/>
              </w:rPr>
              <w:t xml:space="preserve">ontinental </w:t>
            </w:r>
          </w:p>
        </w:tc>
        <w:tc>
          <w:tcPr>
            <w:tcW w:w="1050" w:type="pct"/>
            <w:tcBorders>
              <w:bottom w:val="double" w:sz="4" w:space="0" w:color="auto"/>
            </w:tcBorders>
            <w:vAlign w:val="center"/>
          </w:tcPr>
          <w:p w14:paraId="37420F8E" w14:textId="77777777" w:rsidR="005358A6" w:rsidRPr="00131A3B" w:rsidRDefault="005358A6" w:rsidP="005358A6">
            <w:pPr>
              <w:rPr>
                <w:rFonts w:ascii="Arial" w:hAnsi="Arial" w:cs="Arial"/>
                <w:sz w:val="18"/>
                <w:szCs w:val="18"/>
              </w:rPr>
            </w:pPr>
            <w:r w:rsidRPr="00131A3B">
              <w:rPr>
                <w:rFonts w:ascii="Arial" w:hAnsi="Arial" w:cs="Arial"/>
                <w:sz w:val="18"/>
                <w:szCs w:val="18"/>
              </w:rPr>
              <w:t>Prolongación</w:t>
            </w:r>
            <w:r w:rsidRPr="00131A3B" w:rsidDel="00E55317">
              <w:rPr>
                <w:rFonts w:ascii="Arial" w:hAnsi="Arial" w:cs="Arial"/>
                <w:sz w:val="18"/>
                <w:szCs w:val="18"/>
              </w:rPr>
              <w:t xml:space="preserve"> </w:t>
            </w:r>
          </w:p>
        </w:tc>
        <w:tc>
          <w:tcPr>
            <w:tcW w:w="1365" w:type="pct"/>
            <w:gridSpan w:val="2"/>
            <w:tcBorders>
              <w:bottom w:val="double" w:sz="4" w:space="0" w:color="auto"/>
              <w:right w:val="double" w:sz="4" w:space="0" w:color="auto"/>
            </w:tcBorders>
            <w:vAlign w:val="center"/>
          </w:tcPr>
          <w:p w14:paraId="7C5B8DFA" w14:textId="77777777" w:rsidR="005358A6" w:rsidRPr="00131A3B" w:rsidRDefault="005358A6" w:rsidP="005358A6">
            <w:pPr>
              <w:rPr>
                <w:rFonts w:ascii="Arial" w:hAnsi="Arial" w:cs="Arial"/>
                <w:sz w:val="18"/>
                <w:szCs w:val="18"/>
              </w:rPr>
            </w:pPr>
          </w:p>
        </w:tc>
      </w:tr>
      <w:bookmarkEnd w:id="34"/>
      <w:tr w:rsidR="005358A6" w:rsidRPr="00131A3B" w14:paraId="41E7FCF4" w14:textId="77777777" w:rsidTr="003A3CF5">
        <w:trPr>
          <w:trHeight w:val="710"/>
        </w:trPr>
        <w:tc>
          <w:tcPr>
            <w:tcW w:w="5000" w:type="pct"/>
            <w:gridSpan w:val="6"/>
            <w:tcBorders>
              <w:left w:val="double" w:sz="4" w:space="0" w:color="auto"/>
              <w:bottom w:val="double" w:sz="4" w:space="0" w:color="auto"/>
              <w:right w:val="double" w:sz="4" w:space="0" w:color="auto"/>
            </w:tcBorders>
          </w:tcPr>
          <w:p w14:paraId="68FBFCDB" w14:textId="77777777" w:rsidR="005358A6" w:rsidRPr="00131A3B" w:rsidRDefault="005358A6" w:rsidP="005358A6">
            <w:pPr>
              <w:rPr>
                <w:rFonts w:ascii="Arial" w:hAnsi="Arial" w:cs="Arial"/>
                <w:sz w:val="18"/>
                <w:szCs w:val="18"/>
              </w:rPr>
            </w:pPr>
            <w:r w:rsidRPr="00131A3B">
              <w:rPr>
                <w:rFonts w:ascii="Arial" w:hAnsi="Arial" w:cs="Arial"/>
                <w:b/>
                <w:bCs/>
                <w:sz w:val="18"/>
                <w:szCs w:val="18"/>
              </w:rPr>
              <w:t>RESTRICCIONES</w:t>
            </w:r>
            <w:r w:rsidRPr="00131A3B">
              <w:rPr>
                <w:rFonts w:ascii="Arial" w:hAnsi="Arial" w:cs="Arial"/>
                <w:sz w:val="18"/>
                <w:szCs w:val="18"/>
              </w:rPr>
              <w:t>:</w:t>
            </w:r>
          </w:p>
          <w:p w14:paraId="31AC307A" w14:textId="354B1159" w:rsidR="00205532" w:rsidRPr="003E1207" w:rsidRDefault="00205532" w:rsidP="005358A6">
            <w:pPr>
              <w:pStyle w:val="Prrafodelista"/>
              <w:numPr>
                <w:ilvl w:val="0"/>
                <w:numId w:val="21"/>
              </w:numPr>
              <w:spacing w:after="0" w:line="240" w:lineRule="auto"/>
              <w:contextualSpacing/>
              <w:rPr>
                <w:rFonts w:ascii="Arial" w:hAnsi="Arial" w:cs="Arial"/>
                <w:szCs w:val="18"/>
              </w:rPr>
            </w:pPr>
            <w:r w:rsidRPr="00205532">
              <w:rPr>
                <w:rFonts w:ascii="Arial" w:hAnsi="Arial" w:cs="Arial"/>
                <w:szCs w:val="18"/>
              </w:rPr>
              <w:t xml:space="preserve">Dato diferente de </w:t>
            </w:r>
            <w:r w:rsidRPr="003E1207">
              <w:rPr>
                <w:rFonts w:ascii="Arial" w:hAnsi="Arial" w:cs="Arial"/>
                <w:b/>
                <w:bCs/>
                <w:szCs w:val="18"/>
              </w:rPr>
              <w:t>Nulo</w:t>
            </w:r>
            <w:r w:rsidRPr="00205532">
              <w:rPr>
                <w:rFonts w:ascii="Arial" w:hAnsi="Arial" w:cs="Arial"/>
                <w:szCs w:val="18"/>
              </w:rPr>
              <w:t>.</w:t>
            </w:r>
          </w:p>
          <w:p w14:paraId="2620584B" w14:textId="5AC2CE8D" w:rsidR="00205532" w:rsidRPr="00131A3B" w:rsidRDefault="005358A6" w:rsidP="005358A6">
            <w:pPr>
              <w:pStyle w:val="Prrafodelista"/>
              <w:numPr>
                <w:ilvl w:val="0"/>
                <w:numId w:val="21"/>
              </w:numPr>
              <w:spacing w:after="0" w:line="240" w:lineRule="auto"/>
              <w:contextualSpacing/>
              <w:rPr>
                <w:rFonts w:ascii="Arial" w:hAnsi="Arial" w:cs="Arial"/>
                <w:szCs w:val="18"/>
              </w:rPr>
            </w:pPr>
            <w:r w:rsidRPr="00112F49">
              <w:rPr>
                <w:rFonts w:ascii="Arial" w:hAnsi="Arial" w:cs="Arial"/>
                <w:b/>
                <w:bCs/>
                <w:szCs w:val="18"/>
              </w:rPr>
              <w:t>Ninguno</w:t>
            </w:r>
            <w:r w:rsidRPr="00131A3B">
              <w:rPr>
                <w:rFonts w:ascii="Arial" w:hAnsi="Arial" w:cs="Arial"/>
                <w:szCs w:val="18"/>
              </w:rPr>
              <w:t xml:space="preserve"> – en ausencia del dato o bien cuando el término genérico del tipo de vialidad no corresponde al dominio de valores establecido en esta Norma, el término deberá formar parte del nombre de la vialidad.  </w:t>
            </w:r>
          </w:p>
        </w:tc>
      </w:tr>
    </w:tbl>
    <w:p w14:paraId="7BDFEFF5" w14:textId="77777777" w:rsidR="005358A6" w:rsidRPr="00131A3B" w:rsidRDefault="005358A6" w:rsidP="005358A6">
      <w:pPr>
        <w:pStyle w:val="Ttulo3"/>
        <w:spacing w:before="0"/>
        <w:rPr>
          <w:rFonts w:ascii="Arial" w:hAnsi="Arial" w:cs="Arial"/>
          <w:b/>
          <w:sz w:val="18"/>
          <w:szCs w:val="18"/>
        </w:rPr>
      </w:pPr>
    </w:p>
    <w:tbl>
      <w:tblPr>
        <w:tblStyle w:val="Tablaconcuadrcula"/>
        <w:tblW w:w="5000" w:type="pct"/>
        <w:tblLook w:val="04A0" w:firstRow="1" w:lastRow="0" w:firstColumn="1" w:lastColumn="0" w:noHBand="0" w:noVBand="1"/>
      </w:tblPr>
      <w:tblGrid>
        <w:gridCol w:w="4196"/>
        <w:gridCol w:w="2418"/>
        <w:gridCol w:w="1272"/>
        <w:gridCol w:w="1172"/>
      </w:tblGrid>
      <w:tr w:rsidR="005358A6" w:rsidRPr="00131A3B" w14:paraId="0691C23C" w14:textId="77777777" w:rsidTr="00E43029">
        <w:tc>
          <w:tcPr>
            <w:tcW w:w="231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905899B" w14:textId="77777777" w:rsidR="005358A6" w:rsidRPr="00131A3B" w:rsidRDefault="005358A6" w:rsidP="003E1207">
            <w:pPr>
              <w:pStyle w:val="Prrafodelista"/>
              <w:numPr>
                <w:ilvl w:val="0"/>
                <w:numId w:val="31"/>
              </w:numPr>
              <w:spacing w:after="0" w:line="240" w:lineRule="auto"/>
              <w:ind w:left="305"/>
              <w:contextualSpacing/>
              <w:rPr>
                <w:rFonts w:ascii="Arial" w:hAnsi="Arial" w:cs="Arial"/>
                <w:b/>
                <w:bCs/>
                <w:szCs w:val="18"/>
              </w:rPr>
            </w:pPr>
            <w:r w:rsidRPr="00131A3B">
              <w:rPr>
                <w:rFonts w:ascii="Arial" w:hAnsi="Arial" w:cs="Arial"/>
                <w:b/>
                <w:bCs/>
                <w:szCs w:val="18"/>
              </w:rPr>
              <w:t>NOMBRE DE VIALIDAD</w:t>
            </w:r>
          </w:p>
        </w:tc>
        <w:tc>
          <w:tcPr>
            <w:tcW w:w="2684" w:type="pct"/>
            <w:gridSpan w:val="3"/>
            <w:tcBorders>
              <w:top w:val="double" w:sz="4" w:space="0" w:color="auto"/>
              <w:left w:val="double" w:sz="4" w:space="0" w:color="auto"/>
              <w:right w:val="double" w:sz="4" w:space="0" w:color="auto"/>
            </w:tcBorders>
            <w:shd w:val="clear" w:color="auto" w:fill="D9D9D9" w:themeFill="background1" w:themeFillShade="D9"/>
          </w:tcPr>
          <w:p w14:paraId="447CE609"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ESPECIFICACIONES</w:t>
            </w:r>
          </w:p>
        </w:tc>
      </w:tr>
      <w:tr w:rsidR="005358A6" w:rsidRPr="00131A3B" w14:paraId="17223787" w14:textId="77777777" w:rsidTr="003A3CF5">
        <w:tc>
          <w:tcPr>
            <w:tcW w:w="2316" w:type="pct"/>
            <w:vMerge w:val="restart"/>
            <w:tcBorders>
              <w:top w:val="double" w:sz="4" w:space="0" w:color="auto"/>
              <w:left w:val="double" w:sz="4" w:space="0" w:color="auto"/>
              <w:right w:val="double" w:sz="4" w:space="0" w:color="auto"/>
            </w:tcBorders>
          </w:tcPr>
          <w:p w14:paraId="20D53EE8" w14:textId="426BA3C5" w:rsidR="005358A6" w:rsidRPr="00131A3B" w:rsidRDefault="005358A6" w:rsidP="005358A6">
            <w:pPr>
              <w:rPr>
                <w:rFonts w:ascii="Arial" w:hAnsi="Arial" w:cs="Arial"/>
                <w:sz w:val="18"/>
                <w:szCs w:val="18"/>
              </w:rPr>
            </w:pPr>
            <w:r w:rsidRPr="00131A3B">
              <w:rPr>
                <w:rFonts w:ascii="Arial" w:hAnsi="Arial" w:cs="Arial"/>
                <w:sz w:val="18"/>
                <w:szCs w:val="18"/>
              </w:rPr>
              <w:t>Nombre de la vialidad</w:t>
            </w:r>
            <w:r w:rsidR="00576806">
              <w:rPr>
                <w:rFonts w:ascii="Arial" w:hAnsi="Arial" w:cs="Arial"/>
                <w:sz w:val="18"/>
                <w:szCs w:val="18"/>
              </w:rPr>
              <w:t>.</w:t>
            </w:r>
          </w:p>
        </w:tc>
        <w:tc>
          <w:tcPr>
            <w:tcW w:w="133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FDB0C38"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NOMBRE</w:t>
            </w:r>
          </w:p>
        </w:tc>
        <w:tc>
          <w:tcPr>
            <w:tcW w:w="70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1709431"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6F1D917"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LONGITUD</w:t>
            </w:r>
          </w:p>
        </w:tc>
      </w:tr>
      <w:tr w:rsidR="005358A6" w:rsidRPr="00131A3B" w14:paraId="577C01DE" w14:textId="77777777" w:rsidTr="003A3CF5">
        <w:trPr>
          <w:trHeight w:val="130"/>
        </w:trPr>
        <w:tc>
          <w:tcPr>
            <w:tcW w:w="2316" w:type="pct"/>
            <w:vMerge/>
            <w:tcBorders>
              <w:left w:val="double" w:sz="4" w:space="0" w:color="auto"/>
              <w:bottom w:val="double" w:sz="4" w:space="0" w:color="auto"/>
              <w:right w:val="double" w:sz="4" w:space="0" w:color="auto"/>
            </w:tcBorders>
          </w:tcPr>
          <w:p w14:paraId="16B8F1C3" w14:textId="77777777" w:rsidR="005358A6" w:rsidRPr="00131A3B" w:rsidRDefault="005358A6" w:rsidP="005358A6">
            <w:pPr>
              <w:rPr>
                <w:rFonts w:ascii="Arial" w:hAnsi="Arial" w:cs="Arial"/>
                <w:sz w:val="18"/>
                <w:szCs w:val="18"/>
              </w:rPr>
            </w:pPr>
          </w:p>
        </w:tc>
        <w:tc>
          <w:tcPr>
            <w:tcW w:w="1335" w:type="pct"/>
            <w:tcBorders>
              <w:top w:val="double" w:sz="4" w:space="0" w:color="auto"/>
              <w:left w:val="double" w:sz="4" w:space="0" w:color="auto"/>
              <w:bottom w:val="double" w:sz="4" w:space="0" w:color="auto"/>
              <w:right w:val="double" w:sz="4" w:space="0" w:color="auto"/>
            </w:tcBorders>
          </w:tcPr>
          <w:p w14:paraId="501F96C3" w14:textId="77777777" w:rsidR="005358A6" w:rsidRPr="00131A3B" w:rsidRDefault="005358A6" w:rsidP="005358A6">
            <w:pPr>
              <w:jc w:val="center"/>
              <w:rPr>
                <w:rFonts w:ascii="Arial" w:hAnsi="Arial" w:cs="Arial"/>
                <w:sz w:val="18"/>
                <w:szCs w:val="18"/>
              </w:rPr>
            </w:pPr>
            <w:r w:rsidRPr="00131A3B">
              <w:rPr>
                <w:rFonts w:ascii="Arial" w:hAnsi="Arial" w:cs="Arial"/>
                <w:sz w:val="18"/>
                <w:szCs w:val="18"/>
              </w:rPr>
              <w:t>NOMVIAL</w:t>
            </w:r>
          </w:p>
        </w:tc>
        <w:tc>
          <w:tcPr>
            <w:tcW w:w="702" w:type="pct"/>
            <w:tcBorders>
              <w:top w:val="double" w:sz="4" w:space="0" w:color="auto"/>
              <w:left w:val="double" w:sz="4" w:space="0" w:color="auto"/>
              <w:bottom w:val="double" w:sz="4" w:space="0" w:color="auto"/>
              <w:right w:val="double" w:sz="4" w:space="0" w:color="auto"/>
            </w:tcBorders>
          </w:tcPr>
          <w:p w14:paraId="66E79745" w14:textId="77777777" w:rsidR="005358A6" w:rsidRPr="00131A3B" w:rsidRDefault="005358A6" w:rsidP="005358A6">
            <w:pPr>
              <w:jc w:val="center"/>
              <w:rPr>
                <w:rFonts w:ascii="Arial" w:hAnsi="Arial" w:cs="Arial"/>
                <w:sz w:val="18"/>
                <w:szCs w:val="18"/>
              </w:rPr>
            </w:pPr>
            <w:r w:rsidRPr="00131A3B">
              <w:rPr>
                <w:rFonts w:ascii="Arial" w:hAnsi="Arial" w:cs="Arial"/>
                <w:sz w:val="18"/>
                <w:szCs w:val="18"/>
              </w:rPr>
              <w:t>TEXTO</w:t>
            </w:r>
          </w:p>
        </w:tc>
        <w:tc>
          <w:tcPr>
            <w:tcW w:w="648" w:type="pct"/>
            <w:tcBorders>
              <w:top w:val="double" w:sz="4" w:space="0" w:color="auto"/>
              <w:left w:val="double" w:sz="4" w:space="0" w:color="auto"/>
              <w:bottom w:val="double" w:sz="4" w:space="0" w:color="auto"/>
              <w:right w:val="double" w:sz="4" w:space="0" w:color="auto"/>
            </w:tcBorders>
          </w:tcPr>
          <w:p w14:paraId="5DA32980" w14:textId="77777777" w:rsidR="005358A6" w:rsidRPr="00131A3B" w:rsidRDefault="005358A6" w:rsidP="005358A6">
            <w:pPr>
              <w:jc w:val="center"/>
              <w:rPr>
                <w:rFonts w:ascii="Arial" w:hAnsi="Arial" w:cs="Arial"/>
                <w:sz w:val="18"/>
                <w:szCs w:val="18"/>
              </w:rPr>
            </w:pPr>
            <w:r w:rsidRPr="00131A3B">
              <w:rPr>
                <w:rFonts w:ascii="Arial" w:hAnsi="Arial" w:cs="Arial"/>
                <w:sz w:val="18"/>
                <w:szCs w:val="18"/>
              </w:rPr>
              <w:t>255</w:t>
            </w:r>
          </w:p>
        </w:tc>
      </w:tr>
      <w:tr w:rsidR="005358A6" w:rsidRPr="00131A3B" w14:paraId="52A17739" w14:textId="77777777" w:rsidTr="003A3CF5">
        <w:trPr>
          <w:trHeight w:val="194"/>
        </w:trPr>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4B6090D7"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DOMINIO DE VALORES</w:t>
            </w:r>
          </w:p>
        </w:tc>
      </w:tr>
      <w:tr w:rsidR="005358A6" w:rsidRPr="00131A3B" w14:paraId="7F8596D4" w14:textId="77777777" w:rsidTr="003A3CF5">
        <w:trPr>
          <w:trHeight w:val="272"/>
        </w:trPr>
        <w:tc>
          <w:tcPr>
            <w:tcW w:w="5000" w:type="pct"/>
            <w:gridSpan w:val="4"/>
            <w:tcBorders>
              <w:top w:val="double" w:sz="4" w:space="0" w:color="auto"/>
              <w:left w:val="double" w:sz="4" w:space="0" w:color="auto"/>
              <w:bottom w:val="double" w:sz="4" w:space="0" w:color="auto"/>
              <w:right w:val="double" w:sz="4" w:space="0" w:color="auto"/>
            </w:tcBorders>
          </w:tcPr>
          <w:p w14:paraId="1767ADDC"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Indeterminado </w:t>
            </w:r>
          </w:p>
        </w:tc>
      </w:tr>
      <w:tr w:rsidR="005358A6" w:rsidRPr="00131A3B" w14:paraId="369F9379" w14:textId="77777777" w:rsidTr="00E43029">
        <w:trPr>
          <w:trHeight w:val="492"/>
        </w:trPr>
        <w:tc>
          <w:tcPr>
            <w:tcW w:w="5000" w:type="pct"/>
            <w:gridSpan w:val="4"/>
            <w:tcBorders>
              <w:top w:val="double" w:sz="4" w:space="0" w:color="auto"/>
              <w:left w:val="double" w:sz="4" w:space="0" w:color="auto"/>
              <w:bottom w:val="double" w:sz="4" w:space="0" w:color="auto"/>
              <w:right w:val="double" w:sz="4" w:space="0" w:color="auto"/>
            </w:tcBorders>
          </w:tcPr>
          <w:p w14:paraId="42F82EEA" w14:textId="77777777" w:rsidR="005358A6" w:rsidRPr="00131A3B" w:rsidRDefault="005358A6" w:rsidP="005358A6">
            <w:pPr>
              <w:rPr>
                <w:rFonts w:ascii="Arial" w:hAnsi="Arial" w:cs="Arial"/>
                <w:sz w:val="18"/>
                <w:szCs w:val="18"/>
              </w:rPr>
            </w:pPr>
            <w:r w:rsidRPr="00131A3B">
              <w:rPr>
                <w:rFonts w:ascii="Arial" w:hAnsi="Arial" w:cs="Arial"/>
                <w:b/>
                <w:bCs/>
                <w:sz w:val="18"/>
                <w:szCs w:val="18"/>
              </w:rPr>
              <w:t>RESTRICCIONES</w:t>
            </w:r>
            <w:r w:rsidRPr="00131A3B">
              <w:rPr>
                <w:rFonts w:ascii="Arial" w:hAnsi="Arial" w:cs="Arial"/>
                <w:sz w:val="18"/>
                <w:szCs w:val="18"/>
              </w:rPr>
              <w:t>:</w:t>
            </w:r>
          </w:p>
          <w:p w14:paraId="10991E02" w14:textId="009B6A41" w:rsidR="00205532" w:rsidRPr="003E1207" w:rsidRDefault="00205532" w:rsidP="005358A6">
            <w:pPr>
              <w:pStyle w:val="Prrafodelista"/>
              <w:numPr>
                <w:ilvl w:val="0"/>
                <w:numId w:val="21"/>
              </w:numPr>
              <w:spacing w:after="0" w:line="240" w:lineRule="auto"/>
              <w:contextualSpacing/>
              <w:jc w:val="left"/>
              <w:rPr>
                <w:rFonts w:ascii="Arial" w:hAnsi="Arial" w:cs="Arial"/>
                <w:szCs w:val="18"/>
              </w:rPr>
            </w:pPr>
            <w:r w:rsidRPr="00205532">
              <w:rPr>
                <w:rFonts w:ascii="Arial" w:hAnsi="Arial" w:cs="Arial"/>
                <w:szCs w:val="18"/>
              </w:rPr>
              <w:t xml:space="preserve">Dato diferente de </w:t>
            </w:r>
            <w:r w:rsidRPr="003E1207">
              <w:rPr>
                <w:rFonts w:ascii="Arial" w:hAnsi="Arial" w:cs="Arial"/>
                <w:b/>
                <w:bCs/>
                <w:szCs w:val="18"/>
              </w:rPr>
              <w:t>Nulo.</w:t>
            </w:r>
          </w:p>
          <w:p w14:paraId="462C9010" w14:textId="21FF5936" w:rsidR="00205532" w:rsidRPr="00131A3B" w:rsidRDefault="005358A6" w:rsidP="005358A6">
            <w:pPr>
              <w:pStyle w:val="Prrafodelista"/>
              <w:numPr>
                <w:ilvl w:val="0"/>
                <w:numId w:val="21"/>
              </w:numPr>
              <w:spacing w:after="0" w:line="240" w:lineRule="auto"/>
              <w:contextualSpacing/>
              <w:jc w:val="left"/>
              <w:rPr>
                <w:rFonts w:ascii="Arial" w:hAnsi="Arial" w:cs="Arial"/>
                <w:szCs w:val="18"/>
              </w:rPr>
            </w:pPr>
            <w:r w:rsidRPr="003E1207">
              <w:rPr>
                <w:rFonts w:ascii="Arial" w:hAnsi="Arial" w:cs="Arial"/>
                <w:b/>
                <w:bCs/>
                <w:szCs w:val="18"/>
              </w:rPr>
              <w:t>Ninguno</w:t>
            </w:r>
            <w:r w:rsidRPr="00131A3B">
              <w:rPr>
                <w:rFonts w:ascii="Arial" w:hAnsi="Arial" w:cs="Arial"/>
                <w:szCs w:val="18"/>
              </w:rPr>
              <w:t xml:space="preserve"> – en ausencia o desconocimiento del dato</w:t>
            </w:r>
            <w:r w:rsidR="00014787">
              <w:rPr>
                <w:rFonts w:ascii="Arial" w:hAnsi="Arial" w:cs="Arial"/>
                <w:szCs w:val="18"/>
              </w:rPr>
              <w:t>.</w:t>
            </w:r>
            <w:r w:rsidRPr="00131A3B">
              <w:rPr>
                <w:rFonts w:ascii="Arial" w:hAnsi="Arial" w:cs="Arial"/>
                <w:szCs w:val="18"/>
              </w:rPr>
              <w:t xml:space="preserve"> </w:t>
            </w:r>
          </w:p>
        </w:tc>
      </w:tr>
    </w:tbl>
    <w:p w14:paraId="22E964BF" w14:textId="77777777" w:rsidR="005358A6" w:rsidRPr="00131A3B" w:rsidRDefault="005358A6" w:rsidP="005358A6">
      <w:pPr>
        <w:rPr>
          <w:rStyle w:val="tit2Car"/>
        </w:rPr>
      </w:pPr>
    </w:p>
    <w:tbl>
      <w:tblPr>
        <w:tblStyle w:val="Tablaconcuadrcula"/>
        <w:tblW w:w="5000" w:type="pct"/>
        <w:tblLook w:val="04A0" w:firstRow="1" w:lastRow="0" w:firstColumn="1" w:lastColumn="0" w:noHBand="0" w:noVBand="1"/>
      </w:tblPr>
      <w:tblGrid>
        <w:gridCol w:w="4335"/>
        <w:gridCol w:w="2236"/>
        <w:gridCol w:w="1299"/>
        <w:gridCol w:w="1188"/>
      </w:tblGrid>
      <w:tr w:rsidR="005358A6" w:rsidRPr="00131A3B" w14:paraId="2DCFAEEF" w14:textId="77777777" w:rsidTr="003E1207">
        <w:trPr>
          <w:trHeight w:val="275"/>
        </w:trPr>
        <w:tc>
          <w:tcPr>
            <w:tcW w:w="239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ECABA6B" w14:textId="0BA830CC" w:rsidR="005358A6" w:rsidRPr="00131A3B" w:rsidRDefault="005358A6" w:rsidP="003E1207">
            <w:pPr>
              <w:pStyle w:val="Prrafodelista"/>
              <w:numPr>
                <w:ilvl w:val="0"/>
                <w:numId w:val="31"/>
              </w:numPr>
              <w:spacing w:after="0" w:line="240" w:lineRule="auto"/>
              <w:ind w:left="305"/>
              <w:contextualSpacing/>
              <w:rPr>
                <w:rFonts w:ascii="Arial" w:hAnsi="Arial" w:cs="Arial"/>
                <w:b/>
                <w:bCs/>
                <w:szCs w:val="18"/>
              </w:rPr>
            </w:pPr>
            <w:r w:rsidRPr="00131A3B">
              <w:rPr>
                <w:rFonts w:ascii="Arial" w:hAnsi="Arial" w:cs="Arial"/>
                <w:b/>
                <w:bCs/>
                <w:szCs w:val="18"/>
              </w:rPr>
              <w:t xml:space="preserve">NÚMERO EXTERIOR </w:t>
            </w:r>
          </w:p>
        </w:tc>
        <w:tc>
          <w:tcPr>
            <w:tcW w:w="2607"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25E7C33"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ESPECIFICACIONES</w:t>
            </w:r>
          </w:p>
        </w:tc>
      </w:tr>
      <w:tr w:rsidR="005358A6" w:rsidRPr="00131A3B" w14:paraId="239077BE" w14:textId="77777777" w:rsidTr="003E1207">
        <w:tc>
          <w:tcPr>
            <w:tcW w:w="2393" w:type="pct"/>
            <w:vMerge w:val="restart"/>
            <w:tcBorders>
              <w:top w:val="double" w:sz="4" w:space="0" w:color="auto"/>
              <w:left w:val="double" w:sz="4" w:space="0" w:color="auto"/>
              <w:right w:val="double" w:sz="4" w:space="0" w:color="auto"/>
            </w:tcBorders>
          </w:tcPr>
          <w:p w14:paraId="1376CACA" w14:textId="4B20613D" w:rsidR="005358A6" w:rsidRPr="00131A3B" w:rsidRDefault="005358A6" w:rsidP="005358A6">
            <w:pPr>
              <w:rPr>
                <w:rFonts w:ascii="Arial" w:hAnsi="Arial" w:cs="Arial"/>
                <w:sz w:val="18"/>
                <w:szCs w:val="18"/>
              </w:rPr>
            </w:pPr>
            <w:r w:rsidRPr="00131A3B">
              <w:rPr>
                <w:rFonts w:ascii="Arial" w:hAnsi="Arial" w:cs="Arial"/>
                <w:sz w:val="18"/>
                <w:szCs w:val="18"/>
              </w:rPr>
              <w:t>Parte numérica del número exterior</w:t>
            </w:r>
            <w:r w:rsidR="00576806">
              <w:rPr>
                <w:rFonts w:ascii="Arial" w:hAnsi="Arial" w:cs="Arial"/>
                <w:sz w:val="18"/>
                <w:szCs w:val="18"/>
              </w:rPr>
              <w:t>.</w:t>
            </w:r>
          </w:p>
        </w:tc>
        <w:tc>
          <w:tcPr>
            <w:tcW w:w="123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F4E5131"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NOMBRE</w:t>
            </w:r>
          </w:p>
        </w:tc>
        <w:tc>
          <w:tcPr>
            <w:tcW w:w="71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A8DAC48"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TIPO</w:t>
            </w:r>
          </w:p>
        </w:tc>
        <w:tc>
          <w:tcPr>
            <w:tcW w:w="65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816F3B6"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LONGITUD</w:t>
            </w:r>
          </w:p>
        </w:tc>
      </w:tr>
      <w:tr w:rsidR="005358A6" w:rsidRPr="00131A3B" w14:paraId="41D847E3" w14:textId="77777777" w:rsidTr="003E1207">
        <w:tc>
          <w:tcPr>
            <w:tcW w:w="2393" w:type="pct"/>
            <w:vMerge/>
            <w:tcBorders>
              <w:left w:val="double" w:sz="4" w:space="0" w:color="auto"/>
              <w:bottom w:val="double" w:sz="4" w:space="0" w:color="auto"/>
              <w:right w:val="double" w:sz="4" w:space="0" w:color="auto"/>
            </w:tcBorders>
          </w:tcPr>
          <w:p w14:paraId="784E79C7" w14:textId="77777777" w:rsidR="005358A6" w:rsidRPr="00131A3B" w:rsidRDefault="005358A6" w:rsidP="005358A6">
            <w:pPr>
              <w:rPr>
                <w:rFonts w:ascii="Arial" w:hAnsi="Arial" w:cs="Arial"/>
                <w:sz w:val="18"/>
                <w:szCs w:val="18"/>
              </w:rPr>
            </w:pPr>
          </w:p>
        </w:tc>
        <w:tc>
          <w:tcPr>
            <w:tcW w:w="1234" w:type="pct"/>
            <w:tcBorders>
              <w:top w:val="double" w:sz="4" w:space="0" w:color="auto"/>
              <w:left w:val="double" w:sz="4" w:space="0" w:color="auto"/>
              <w:bottom w:val="double" w:sz="4" w:space="0" w:color="auto"/>
              <w:right w:val="double" w:sz="4" w:space="0" w:color="auto"/>
            </w:tcBorders>
          </w:tcPr>
          <w:p w14:paraId="75A2CB9D" w14:textId="29F1FF0C" w:rsidR="005358A6" w:rsidRPr="00131A3B" w:rsidRDefault="005358A6" w:rsidP="005358A6">
            <w:pPr>
              <w:jc w:val="center"/>
              <w:rPr>
                <w:rFonts w:ascii="Arial" w:hAnsi="Arial" w:cs="Arial"/>
                <w:sz w:val="18"/>
                <w:szCs w:val="18"/>
              </w:rPr>
            </w:pPr>
            <w:r w:rsidRPr="00131A3B">
              <w:rPr>
                <w:rFonts w:ascii="Arial" w:hAnsi="Arial" w:cs="Arial"/>
                <w:sz w:val="18"/>
                <w:szCs w:val="18"/>
              </w:rPr>
              <w:t>NUMEXT</w:t>
            </w:r>
          </w:p>
        </w:tc>
        <w:tc>
          <w:tcPr>
            <w:tcW w:w="717" w:type="pct"/>
            <w:tcBorders>
              <w:top w:val="double" w:sz="4" w:space="0" w:color="auto"/>
              <w:left w:val="double" w:sz="4" w:space="0" w:color="auto"/>
              <w:bottom w:val="double" w:sz="4" w:space="0" w:color="auto"/>
              <w:right w:val="double" w:sz="4" w:space="0" w:color="auto"/>
            </w:tcBorders>
          </w:tcPr>
          <w:p w14:paraId="016A3DDA" w14:textId="2E3FE617" w:rsidR="005358A6" w:rsidRPr="00131A3B" w:rsidRDefault="005F40BB" w:rsidP="005358A6">
            <w:pPr>
              <w:jc w:val="center"/>
              <w:rPr>
                <w:rFonts w:ascii="Arial" w:hAnsi="Arial" w:cs="Arial"/>
                <w:sz w:val="18"/>
                <w:szCs w:val="18"/>
              </w:rPr>
            </w:pPr>
            <w:r>
              <w:rPr>
                <w:rFonts w:ascii="Arial" w:hAnsi="Arial" w:cs="Arial"/>
                <w:sz w:val="18"/>
                <w:szCs w:val="18"/>
              </w:rPr>
              <w:t>TEXTO</w:t>
            </w:r>
          </w:p>
        </w:tc>
        <w:tc>
          <w:tcPr>
            <w:tcW w:w="656" w:type="pct"/>
            <w:tcBorders>
              <w:top w:val="double" w:sz="4" w:space="0" w:color="auto"/>
              <w:left w:val="double" w:sz="4" w:space="0" w:color="auto"/>
              <w:bottom w:val="double" w:sz="4" w:space="0" w:color="auto"/>
              <w:right w:val="double" w:sz="4" w:space="0" w:color="auto"/>
            </w:tcBorders>
          </w:tcPr>
          <w:p w14:paraId="63D37264" w14:textId="31D46822" w:rsidR="005358A6" w:rsidRPr="00131A3B" w:rsidRDefault="00FA73AD" w:rsidP="005358A6">
            <w:pPr>
              <w:jc w:val="center"/>
              <w:rPr>
                <w:rFonts w:ascii="Arial" w:hAnsi="Arial" w:cs="Arial"/>
                <w:sz w:val="18"/>
                <w:szCs w:val="18"/>
              </w:rPr>
            </w:pPr>
            <w:r>
              <w:rPr>
                <w:rFonts w:ascii="Arial" w:hAnsi="Arial" w:cs="Arial"/>
                <w:sz w:val="18"/>
                <w:szCs w:val="18"/>
              </w:rPr>
              <w:t>50</w:t>
            </w:r>
          </w:p>
        </w:tc>
      </w:tr>
      <w:tr w:rsidR="005358A6" w:rsidRPr="00131A3B" w14:paraId="47201496"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214AA170" w14:textId="77777777" w:rsidR="005358A6" w:rsidRPr="00131A3B" w:rsidRDefault="005358A6" w:rsidP="005358A6">
            <w:pPr>
              <w:jc w:val="center"/>
              <w:rPr>
                <w:rFonts w:ascii="Arial" w:hAnsi="Arial" w:cs="Arial"/>
                <w:b/>
                <w:bCs/>
                <w:sz w:val="18"/>
                <w:szCs w:val="18"/>
              </w:rPr>
            </w:pPr>
            <w:r w:rsidRPr="00131A3B">
              <w:rPr>
                <w:rFonts w:ascii="Arial" w:hAnsi="Arial" w:cs="Arial"/>
                <w:b/>
                <w:bCs/>
                <w:sz w:val="18"/>
                <w:szCs w:val="18"/>
              </w:rPr>
              <w:t>DOMINIO DE VALORES</w:t>
            </w:r>
          </w:p>
        </w:tc>
      </w:tr>
      <w:tr w:rsidR="005358A6" w:rsidRPr="00131A3B" w14:paraId="29E494D6"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34C2A299" w14:textId="77777777" w:rsidR="005358A6" w:rsidRPr="00131A3B" w:rsidRDefault="005358A6" w:rsidP="005358A6">
            <w:pPr>
              <w:rPr>
                <w:rFonts w:ascii="Arial" w:hAnsi="Arial" w:cs="Arial"/>
                <w:sz w:val="18"/>
                <w:szCs w:val="18"/>
              </w:rPr>
            </w:pPr>
            <w:r w:rsidRPr="00131A3B">
              <w:rPr>
                <w:rFonts w:ascii="Arial" w:hAnsi="Arial" w:cs="Arial"/>
                <w:sz w:val="18"/>
                <w:szCs w:val="18"/>
              </w:rPr>
              <w:t xml:space="preserve">Indeterminado </w:t>
            </w:r>
          </w:p>
        </w:tc>
      </w:tr>
      <w:tr w:rsidR="005358A6" w:rsidRPr="00131A3B" w14:paraId="7AE135E0"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412E93A2" w14:textId="77777777" w:rsidR="005358A6" w:rsidRDefault="005358A6" w:rsidP="005358A6">
            <w:pPr>
              <w:rPr>
                <w:rFonts w:ascii="Arial" w:hAnsi="Arial" w:cs="Arial"/>
                <w:sz w:val="18"/>
                <w:szCs w:val="18"/>
              </w:rPr>
            </w:pPr>
            <w:r w:rsidRPr="00131A3B">
              <w:rPr>
                <w:rFonts w:ascii="Arial" w:hAnsi="Arial" w:cs="Arial"/>
                <w:b/>
                <w:bCs/>
                <w:sz w:val="18"/>
                <w:szCs w:val="18"/>
              </w:rPr>
              <w:t>RESTRICCIONES</w:t>
            </w:r>
            <w:r w:rsidRPr="00131A3B">
              <w:rPr>
                <w:rFonts w:ascii="Arial" w:hAnsi="Arial" w:cs="Arial"/>
                <w:sz w:val="18"/>
                <w:szCs w:val="18"/>
              </w:rPr>
              <w:t>:</w:t>
            </w:r>
          </w:p>
          <w:p w14:paraId="605029C7" w14:textId="1CE28281" w:rsidR="00205532" w:rsidRPr="003E1207" w:rsidRDefault="00205532" w:rsidP="00993C1C">
            <w:pPr>
              <w:pStyle w:val="Prrafodelista"/>
              <w:numPr>
                <w:ilvl w:val="0"/>
                <w:numId w:val="36"/>
              </w:numPr>
              <w:spacing w:after="0" w:line="240" w:lineRule="auto"/>
              <w:contextualSpacing/>
              <w:jc w:val="left"/>
              <w:rPr>
                <w:rFonts w:ascii="Arial" w:hAnsi="Arial" w:cs="Arial"/>
                <w:szCs w:val="18"/>
              </w:rPr>
            </w:pPr>
            <w:r w:rsidRPr="00205532">
              <w:rPr>
                <w:rFonts w:ascii="Arial" w:hAnsi="Arial" w:cs="Arial"/>
                <w:szCs w:val="18"/>
              </w:rPr>
              <w:t xml:space="preserve">Dato diferente de </w:t>
            </w:r>
            <w:r w:rsidRPr="003E1207">
              <w:rPr>
                <w:rFonts w:ascii="Arial" w:hAnsi="Arial" w:cs="Arial"/>
                <w:b/>
                <w:bCs/>
                <w:szCs w:val="18"/>
              </w:rPr>
              <w:t>Nulo.</w:t>
            </w:r>
          </w:p>
          <w:p w14:paraId="358CE50F" w14:textId="5582869D" w:rsidR="00993C1C" w:rsidRPr="00131A3B" w:rsidRDefault="00993C1C" w:rsidP="00993C1C">
            <w:pPr>
              <w:pStyle w:val="Prrafodelista"/>
              <w:numPr>
                <w:ilvl w:val="0"/>
                <w:numId w:val="36"/>
              </w:numPr>
              <w:spacing w:after="0" w:line="240" w:lineRule="auto"/>
              <w:contextualSpacing/>
              <w:jc w:val="left"/>
              <w:rPr>
                <w:rFonts w:ascii="Arial" w:hAnsi="Arial" w:cs="Arial"/>
                <w:szCs w:val="18"/>
              </w:rPr>
            </w:pPr>
            <w:r w:rsidRPr="00131A3B">
              <w:rPr>
                <w:rFonts w:ascii="Arial" w:hAnsi="Arial" w:cs="Arial"/>
                <w:b/>
                <w:bCs/>
                <w:szCs w:val="18"/>
              </w:rPr>
              <w:t>SN</w:t>
            </w:r>
            <w:r w:rsidRPr="00131A3B">
              <w:rPr>
                <w:rFonts w:ascii="Arial" w:hAnsi="Arial" w:cs="Arial"/>
                <w:szCs w:val="18"/>
              </w:rPr>
              <w:t xml:space="preserve">- que significa </w:t>
            </w:r>
            <w:r w:rsidRPr="00131A3B">
              <w:rPr>
                <w:rFonts w:ascii="Arial" w:hAnsi="Arial" w:cs="Arial"/>
                <w:b/>
                <w:bCs/>
                <w:szCs w:val="18"/>
              </w:rPr>
              <w:t>Sin Número</w:t>
            </w:r>
            <w:r w:rsidRPr="00131A3B">
              <w:rPr>
                <w:rFonts w:ascii="Arial" w:hAnsi="Arial" w:cs="Arial"/>
                <w:szCs w:val="18"/>
              </w:rPr>
              <w:t>, en ausencia del dato</w:t>
            </w:r>
            <w:r w:rsidR="00205532">
              <w:rPr>
                <w:rFonts w:ascii="Arial" w:hAnsi="Arial" w:cs="Arial"/>
                <w:szCs w:val="18"/>
              </w:rPr>
              <w:t>.</w:t>
            </w:r>
            <w:r w:rsidRPr="00131A3B">
              <w:rPr>
                <w:rFonts w:ascii="Arial" w:hAnsi="Arial" w:cs="Arial"/>
                <w:szCs w:val="18"/>
              </w:rPr>
              <w:t xml:space="preserve"> </w:t>
            </w:r>
          </w:p>
          <w:p w14:paraId="37B020A5" w14:textId="03982AD9" w:rsidR="005358A6" w:rsidRPr="00811688" w:rsidRDefault="00993C1C" w:rsidP="003E1207">
            <w:pPr>
              <w:pStyle w:val="Prrafodelista"/>
              <w:numPr>
                <w:ilvl w:val="0"/>
                <w:numId w:val="36"/>
              </w:numPr>
              <w:spacing w:after="0" w:line="240" w:lineRule="auto"/>
              <w:contextualSpacing/>
              <w:jc w:val="left"/>
              <w:rPr>
                <w:rFonts w:ascii="Arial" w:hAnsi="Arial" w:cs="Arial"/>
                <w:szCs w:val="18"/>
              </w:rPr>
            </w:pPr>
            <w:r w:rsidRPr="00131A3B">
              <w:rPr>
                <w:rFonts w:ascii="Arial" w:hAnsi="Arial" w:cs="Arial"/>
                <w:b/>
                <w:bCs/>
                <w:szCs w:val="18"/>
              </w:rPr>
              <w:t>Domicilio Conocido</w:t>
            </w:r>
            <w:r w:rsidRPr="00131A3B">
              <w:rPr>
                <w:rFonts w:ascii="Arial" w:hAnsi="Arial" w:cs="Arial"/>
                <w:szCs w:val="18"/>
              </w:rPr>
              <w:t>- cuando así lo refiera el informante</w:t>
            </w:r>
            <w:r w:rsidR="00014787">
              <w:rPr>
                <w:rFonts w:ascii="Arial" w:hAnsi="Arial" w:cs="Arial"/>
                <w:szCs w:val="18"/>
              </w:rPr>
              <w:t>.</w:t>
            </w:r>
            <w:r w:rsidRPr="00131A3B">
              <w:rPr>
                <w:rFonts w:ascii="Arial" w:hAnsi="Arial" w:cs="Arial"/>
                <w:szCs w:val="18"/>
              </w:rPr>
              <w:t xml:space="preserve"> </w:t>
            </w:r>
          </w:p>
        </w:tc>
      </w:tr>
    </w:tbl>
    <w:p w14:paraId="76448B07" w14:textId="77777777" w:rsidR="005358A6" w:rsidRDefault="005358A6" w:rsidP="005358A6">
      <w:pPr>
        <w:rPr>
          <w:rStyle w:val="tit2Car"/>
        </w:rPr>
      </w:pPr>
    </w:p>
    <w:p w14:paraId="4E96904A" w14:textId="77777777" w:rsidR="00463EF5" w:rsidRDefault="00463EF5" w:rsidP="005358A6">
      <w:pPr>
        <w:rPr>
          <w:rStyle w:val="tit2Car"/>
        </w:rPr>
      </w:pPr>
    </w:p>
    <w:tbl>
      <w:tblPr>
        <w:tblStyle w:val="Tablaconcuadrcula"/>
        <w:tblW w:w="5000" w:type="pct"/>
        <w:tblLook w:val="04A0" w:firstRow="1" w:lastRow="0" w:firstColumn="1" w:lastColumn="0" w:noHBand="0" w:noVBand="1"/>
      </w:tblPr>
      <w:tblGrid>
        <w:gridCol w:w="4422"/>
        <w:gridCol w:w="2284"/>
        <w:gridCol w:w="1196"/>
        <w:gridCol w:w="1156"/>
      </w:tblGrid>
      <w:tr w:rsidR="005358A6" w:rsidRPr="00F06879" w14:paraId="4B0E0070" w14:textId="77777777" w:rsidTr="003E1207">
        <w:trPr>
          <w:trHeight w:val="183"/>
        </w:trPr>
        <w:tc>
          <w:tcPr>
            <w:tcW w:w="244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E968A79" w14:textId="7A80D692" w:rsidR="005358A6" w:rsidRPr="003E1207" w:rsidRDefault="005358A6" w:rsidP="003E1207">
            <w:pPr>
              <w:pStyle w:val="Prrafodelista"/>
              <w:numPr>
                <w:ilvl w:val="0"/>
                <w:numId w:val="31"/>
              </w:numPr>
              <w:ind w:left="305"/>
              <w:contextualSpacing/>
              <w:rPr>
                <w:rFonts w:ascii="Arial" w:hAnsi="Arial" w:cs="Arial"/>
                <w:b/>
                <w:bCs/>
                <w:color w:val="auto"/>
                <w:szCs w:val="18"/>
                <w:lang w:val="es-ES" w:eastAsia="es-ES"/>
              </w:rPr>
            </w:pPr>
            <w:r w:rsidRPr="003E1207">
              <w:rPr>
                <w:rFonts w:ascii="Arial" w:hAnsi="Arial" w:cs="Arial"/>
                <w:b/>
                <w:bCs/>
                <w:szCs w:val="18"/>
              </w:rPr>
              <w:t>NÚMERO EXTERIOR ANTERIOR</w:t>
            </w:r>
            <w:r w:rsidRPr="003E1207">
              <w:rPr>
                <w:rFonts w:ascii="Arial" w:hAnsi="Arial" w:cs="Arial"/>
                <w:b/>
                <w:bCs/>
                <w:color w:val="auto"/>
                <w:szCs w:val="18"/>
                <w:lang w:val="es-ES" w:eastAsia="es-ES"/>
              </w:rPr>
              <w:t xml:space="preserve"> </w:t>
            </w:r>
          </w:p>
        </w:tc>
        <w:tc>
          <w:tcPr>
            <w:tcW w:w="2559" w:type="pct"/>
            <w:gridSpan w:val="3"/>
            <w:tcBorders>
              <w:top w:val="double" w:sz="4" w:space="0" w:color="auto"/>
              <w:left w:val="double" w:sz="4" w:space="0" w:color="auto"/>
              <w:right w:val="double" w:sz="4" w:space="0" w:color="auto"/>
            </w:tcBorders>
            <w:shd w:val="clear" w:color="auto" w:fill="D9D9D9" w:themeFill="background1" w:themeFillShade="D9"/>
          </w:tcPr>
          <w:p w14:paraId="304B126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620899B0" w14:textId="77777777" w:rsidTr="003A3CF5">
        <w:tc>
          <w:tcPr>
            <w:tcW w:w="2441" w:type="pct"/>
            <w:vMerge w:val="restart"/>
            <w:tcBorders>
              <w:top w:val="double" w:sz="4" w:space="0" w:color="auto"/>
              <w:left w:val="double" w:sz="4" w:space="0" w:color="auto"/>
              <w:right w:val="double" w:sz="4" w:space="0" w:color="auto"/>
            </w:tcBorders>
          </w:tcPr>
          <w:p w14:paraId="7333AEA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Número exterior anterior. </w:t>
            </w:r>
          </w:p>
        </w:tc>
        <w:tc>
          <w:tcPr>
            <w:tcW w:w="126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0C091C4"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6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6A4D62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CB8A11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263FA781" w14:textId="77777777" w:rsidTr="003A3CF5">
        <w:tc>
          <w:tcPr>
            <w:tcW w:w="2441" w:type="pct"/>
            <w:vMerge/>
            <w:tcBorders>
              <w:left w:val="double" w:sz="4" w:space="0" w:color="auto"/>
              <w:bottom w:val="double" w:sz="4" w:space="0" w:color="auto"/>
              <w:right w:val="double" w:sz="4" w:space="0" w:color="auto"/>
            </w:tcBorders>
          </w:tcPr>
          <w:p w14:paraId="7EFCE6D3" w14:textId="77777777" w:rsidR="005358A6" w:rsidRPr="00F06879" w:rsidRDefault="005358A6" w:rsidP="005358A6">
            <w:pPr>
              <w:rPr>
                <w:rFonts w:ascii="Arial" w:hAnsi="Arial" w:cs="Arial"/>
                <w:sz w:val="18"/>
                <w:szCs w:val="18"/>
              </w:rPr>
            </w:pPr>
          </w:p>
        </w:tc>
        <w:tc>
          <w:tcPr>
            <w:tcW w:w="1261" w:type="pct"/>
            <w:tcBorders>
              <w:top w:val="double" w:sz="4" w:space="0" w:color="auto"/>
              <w:left w:val="double" w:sz="4" w:space="0" w:color="auto"/>
              <w:bottom w:val="double" w:sz="4" w:space="0" w:color="auto"/>
              <w:right w:val="double" w:sz="4" w:space="0" w:color="auto"/>
            </w:tcBorders>
          </w:tcPr>
          <w:p w14:paraId="47303073"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NUMEXTANT</w:t>
            </w:r>
          </w:p>
        </w:tc>
        <w:tc>
          <w:tcPr>
            <w:tcW w:w="660" w:type="pct"/>
            <w:tcBorders>
              <w:top w:val="double" w:sz="4" w:space="0" w:color="auto"/>
              <w:left w:val="double" w:sz="4" w:space="0" w:color="auto"/>
              <w:bottom w:val="double" w:sz="4" w:space="0" w:color="auto"/>
              <w:right w:val="double" w:sz="4" w:space="0" w:color="auto"/>
            </w:tcBorders>
          </w:tcPr>
          <w:p w14:paraId="1EBF991A"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37" w:type="pct"/>
            <w:tcBorders>
              <w:top w:val="double" w:sz="4" w:space="0" w:color="auto"/>
              <w:left w:val="double" w:sz="4" w:space="0" w:color="auto"/>
              <w:bottom w:val="double" w:sz="4" w:space="0" w:color="auto"/>
              <w:right w:val="double" w:sz="4" w:space="0" w:color="auto"/>
            </w:tcBorders>
          </w:tcPr>
          <w:p w14:paraId="37612E72" w14:textId="2D7E8853" w:rsidR="005358A6" w:rsidRPr="00F06879" w:rsidRDefault="00790B28" w:rsidP="005358A6">
            <w:pPr>
              <w:jc w:val="center"/>
              <w:rPr>
                <w:rFonts w:ascii="Arial" w:hAnsi="Arial" w:cs="Arial"/>
                <w:sz w:val="18"/>
                <w:szCs w:val="18"/>
              </w:rPr>
            </w:pPr>
            <w:r>
              <w:rPr>
                <w:rFonts w:ascii="Arial" w:hAnsi="Arial" w:cs="Arial"/>
                <w:sz w:val="18"/>
                <w:szCs w:val="18"/>
              </w:rPr>
              <w:t>50</w:t>
            </w:r>
          </w:p>
        </w:tc>
      </w:tr>
      <w:tr w:rsidR="005358A6" w:rsidRPr="00F06879" w14:paraId="578DB2A1"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7309BC67"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1D437CB5"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720AA406"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Indeterminado </w:t>
            </w:r>
          </w:p>
        </w:tc>
      </w:tr>
      <w:tr w:rsidR="005358A6" w:rsidRPr="00F06879" w14:paraId="0013666C"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4113EF6A"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64F40291" w14:textId="61A1B86D" w:rsidR="005358A6" w:rsidRPr="00F06879" w:rsidRDefault="008B00C3" w:rsidP="005358A6">
            <w:pPr>
              <w:pStyle w:val="Prrafodelista"/>
              <w:numPr>
                <w:ilvl w:val="0"/>
                <w:numId w:val="24"/>
              </w:numPr>
              <w:spacing w:after="0" w:line="240" w:lineRule="auto"/>
              <w:contextualSpacing/>
              <w:jc w:val="left"/>
              <w:rPr>
                <w:rFonts w:ascii="Arial" w:hAnsi="Arial" w:cs="Arial"/>
                <w:szCs w:val="18"/>
              </w:rPr>
            </w:pPr>
            <w:r>
              <w:rPr>
                <w:rFonts w:ascii="Arial" w:hAnsi="Arial" w:cs="Arial"/>
                <w:b/>
                <w:bCs/>
                <w:szCs w:val="18"/>
              </w:rPr>
              <w:t>Nulo</w:t>
            </w:r>
            <w:r w:rsidRPr="005D30D1">
              <w:rPr>
                <w:rFonts w:ascii="Arial" w:hAnsi="Arial" w:cs="Arial"/>
                <w:szCs w:val="18"/>
              </w:rPr>
              <w:t>-</w:t>
            </w:r>
            <w:r>
              <w:rPr>
                <w:rFonts w:ascii="Arial" w:hAnsi="Arial" w:cs="Arial"/>
                <w:szCs w:val="18"/>
              </w:rPr>
              <w:t xml:space="preserve"> en ausencia o desconocimiento del dato.</w:t>
            </w:r>
          </w:p>
        </w:tc>
      </w:tr>
    </w:tbl>
    <w:p w14:paraId="034CE660" w14:textId="77777777" w:rsidR="005358A6" w:rsidRPr="00F06879" w:rsidRDefault="005358A6" w:rsidP="005358A6">
      <w:pPr>
        <w:rPr>
          <w:rStyle w:val="tit2Car"/>
        </w:rPr>
      </w:pPr>
    </w:p>
    <w:tbl>
      <w:tblPr>
        <w:tblStyle w:val="Tablaconcuadrcula"/>
        <w:tblW w:w="5000" w:type="pct"/>
        <w:tblLook w:val="04A0" w:firstRow="1" w:lastRow="0" w:firstColumn="1" w:lastColumn="0" w:noHBand="0" w:noVBand="1"/>
      </w:tblPr>
      <w:tblGrid>
        <w:gridCol w:w="4353"/>
        <w:gridCol w:w="2248"/>
        <w:gridCol w:w="1301"/>
        <w:gridCol w:w="1156"/>
      </w:tblGrid>
      <w:tr w:rsidR="005358A6" w:rsidRPr="00F06879" w14:paraId="2BA6C396" w14:textId="77777777" w:rsidTr="00E43029">
        <w:tc>
          <w:tcPr>
            <w:tcW w:w="240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82E99A3" w14:textId="0C1AFD40" w:rsidR="005358A6" w:rsidRPr="003E1207" w:rsidRDefault="005358A6" w:rsidP="003E1207">
            <w:pPr>
              <w:pStyle w:val="Prrafodelista"/>
              <w:numPr>
                <w:ilvl w:val="0"/>
                <w:numId w:val="31"/>
              </w:numPr>
              <w:ind w:left="305"/>
              <w:contextualSpacing/>
              <w:rPr>
                <w:rFonts w:ascii="Arial" w:hAnsi="Arial" w:cs="Arial"/>
                <w:b/>
                <w:bCs/>
                <w:szCs w:val="18"/>
              </w:rPr>
            </w:pPr>
            <w:r w:rsidRPr="003E1207">
              <w:rPr>
                <w:rFonts w:ascii="Arial" w:hAnsi="Arial" w:cs="Arial"/>
                <w:b/>
                <w:bCs/>
                <w:szCs w:val="18"/>
              </w:rPr>
              <w:t xml:space="preserve">NÚMERO INTERIOR </w:t>
            </w:r>
          </w:p>
        </w:tc>
        <w:tc>
          <w:tcPr>
            <w:tcW w:w="2597" w:type="pct"/>
            <w:gridSpan w:val="3"/>
            <w:tcBorders>
              <w:top w:val="double" w:sz="4" w:space="0" w:color="auto"/>
              <w:left w:val="double" w:sz="4" w:space="0" w:color="auto"/>
              <w:right w:val="double" w:sz="4" w:space="0" w:color="auto"/>
            </w:tcBorders>
            <w:shd w:val="clear" w:color="auto" w:fill="D9D9D9" w:themeFill="background1" w:themeFillShade="D9"/>
          </w:tcPr>
          <w:p w14:paraId="6EC8E284"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57C6E993" w14:textId="77777777" w:rsidTr="003A3CF5">
        <w:tc>
          <w:tcPr>
            <w:tcW w:w="2403" w:type="pct"/>
            <w:vMerge w:val="restart"/>
            <w:tcBorders>
              <w:top w:val="double" w:sz="4" w:space="0" w:color="auto"/>
              <w:left w:val="double" w:sz="4" w:space="0" w:color="auto"/>
              <w:right w:val="double" w:sz="4" w:space="0" w:color="auto"/>
            </w:tcBorders>
          </w:tcPr>
          <w:p w14:paraId="37AA1F0B" w14:textId="10B9A8EC" w:rsidR="005358A6" w:rsidRPr="00F06879" w:rsidRDefault="005358A6" w:rsidP="005358A6">
            <w:pPr>
              <w:rPr>
                <w:rFonts w:ascii="Arial" w:hAnsi="Arial" w:cs="Arial"/>
                <w:sz w:val="18"/>
                <w:szCs w:val="18"/>
              </w:rPr>
            </w:pPr>
            <w:r w:rsidRPr="00F06879">
              <w:rPr>
                <w:rFonts w:ascii="Arial" w:hAnsi="Arial" w:cs="Arial"/>
                <w:sz w:val="18"/>
                <w:szCs w:val="18"/>
              </w:rPr>
              <w:t>Parte numérica del número interior</w:t>
            </w:r>
            <w:r w:rsidR="00576806">
              <w:rPr>
                <w:rFonts w:ascii="Arial" w:hAnsi="Arial" w:cs="Arial"/>
                <w:sz w:val="18"/>
                <w:szCs w:val="18"/>
              </w:rPr>
              <w:t>.</w:t>
            </w:r>
          </w:p>
        </w:tc>
        <w:tc>
          <w:tcPr>
            <w:tcW w:w="124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475C2C3"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71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4BD7D8C"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4861B01"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3D28CE95" w14:textId="77777777" w:rsidTr="003A3CF5">
        <w:tc>
          <w:tcPr>
            <w:tcW w:w="2403" w:type="pct"/>
            <w:vMerge/>
            <w:tcBorders>
              <w:left w:val="double" w:sz="4" w:space="0" w:color="auto"/>
              <w:bottom w:val="double" w:sz="4" w:space="0" w:color="auto"/>
              <w:right w:val="double" w:sz="4" w:space="0" w:color="auto"/>
            </w:tcBorders>
          </w:tcPr>
          <w:p w14:paraId="04FBA21E" w14:textId="77777777" w:rsidR="005358A6" w:rsidRPr="00F06879" w:rsidRDefault="005358A6" w:rsidP="005358A6">
            <w:pPr>
              <w:rPr>
                <w:rFonts w:ascii="Arial" w:hAnsi="Arial" w:cs="Arial"/>
                <w:sz w:val="18"/>
                <w:szCs w:val="18"/>
              </w:rPr>
            </w:pPr>
          </w:p>
        </w:tc>
        <w:tc>
          <w:tcPr>
            <w:tcW w:w="1241" w:type="pct"/>
            <w:tcBorders>
              <w:top w:val="double" w:sz="4" w:space="0" w:color="auto"/>
              <w:left w:val="double" w:sz="4" w:space="0" w:color="auto"/>
              <w:bottom w:val="double" w:sz="4" w:space="0" w:color="auto"/>
              <w:right w:val="double" w:sz="4" w:space="0" w:color="auto"/>
            </w:tcBorders>
          </w:tcPr>
          <w:p w14:paraId="44871A16" w14:textId="5474C0E6" w:rsidR="005358A6" w:rsidRPr="00F06879" w:rsidRDefault="005358A6" w:rsidP="005358A6">
            <w:pPr>
              <w:jc w:val="center"/>
              <w:rPr>
                <w:rFonts w:ascii="Arial" w:hAnsi="Arial" w:cs="Arial"/>
                <w:sz w:val="18"/>
                <w:szCs w:val="18"/>
              </w:rPr>
            </w:pPr>
            <w:r w:rsidRPr="00F06879">
              <w:rPr>
                <w:rFonts w:ascii="Arial" w:hAnsi="Arial" w:cs="Arial"/>
                <w:sz w:val="18"/>
                <w:szCs w:val="18"/>
              </w:rPr>
              <w:t>NUMINT</w:t>
            </w:r>
          </w:p>
        </w:tc>
        <w:tc>
          <w:tcPr>
            <w:tcW w:w="718" w:type="pct"/>
            <w:tcBorders>
              <w:top w:val="double" w:sz="4" w:space="0" w:color="auto"/>
              <w:left w:val="double" w:sz="4" w:space="0" w:color="auto"/>
              <w:bottom w:val="double" w:sz="4" w:space="0" w:color="auto"/>
              <w:right w:val="double" w:sz="4" w:space="0" w:color="auto"/>
            </w:tcBorders>
          </w:tcPr>
          <w:p w14:paraId="0E0098E2" w14:textId="74B1BBA1" w:rsidR="005358A6" w:rsidRPr="00F06879" w:rsidRDefault="006F7693" w:rsidP="005358A6">
            <w:pPr>
              <w:jc w:val="center"/>
              <w:rPr>
                <w:rFonts w:ascii="Arial" w:hAnsi="Arial" w:cs="Arial"/>
                <w:sz w:val="18"/>
                <w:szCs w:val="18"/>
              </w:rPr>
            </w:pPr>
            <w:r w:rsidRPr="006F7693">
              <w:rPr>
                <w:rFonts w:ascii="Arial" w:hAnsi="Arial" w:cs="Arial"/>
                <w:sz w:val="18"/>
                <w:szCs w:val="18"/>
              </w:rPr>
              <w:t>TEXTO</w:t>
            </w:r>
          </w:p>
        </w:tc>
        <w:tc>
          <w:tcPr>
            <w:tcW w:w="637" w:type="pct"/>
            <w:tcBorders>
              <w:top w:val="double" w:sz="4" w:space="0" w:color="auto"/>
              <w:left w:val="double" w:sz="4" w:space="0" w:color="auto"/>
              <w:bottom w:val="double" w:sz="4" w:space="0" w:color="auto"/>
              <w:right w:val="double" w:sz="4" w:space="0" w:color="auto"/>
            </w:tcBorders>
          </w:tcPr>
          <w:p w14:paraId="47F5D63D" w14:textId="0EEBE0B4" w:rsidR="005358A6" w:rsidRPr="00F06879" w:rsidRDefault="009736CA" w:rsidP="005358A6">
            <w:pPr>
              <w:jc w:val="center"/>
              <w:rPr>
                <w:rFonts w:ascii="Arial" w:hAnsi="Arial" w:cs="Arial"/>
                <w:sz w:val="18"/>
                <w:szCs w:val="18"/>
              </w:rPr>
            </w:pPr>
            <w:r>
              <w:rPr>
                <w:rFonts w:ascii="Arial" w:hAnsi="Arial" w:cs="Arial"/>
                <w:sz w:val="18"/>
                <w:szCs w:val="18"/>
              </w:rPr>
              <w:t>50</w:t>
            </w:r>
          </w:p>
        </w:tc>
      </w:tr>
      <w:tr w:rsidR="005358A6" w:rsidRPr="00F06879" w14:paraId="05D2BDC3"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6189FD9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5E0A6E35"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00C699E4"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Indeterminado </w:t>
            </w:r>
          </w:p>
        </w:tc>
      </w:tr>
      <w:tr w:rsidR="005358A6" w:rsidRPr="00F06879" w14:paraId="215CE78F"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5132D1CD"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2932EA8D" w14:textId="74636E4C" w:rsidR="005358A6" w:rsidRPr="00205532" w:rsidRDefault="00205532" w:rsidP="003E1207">
            <w:pPr>
              <w:pStyle w:val="Prrafodelista"/>
              <w:numPr>
                <w:ilvl w:val="0"/>
                <w:numId w:val="24"/>
              </w:numPr>
              <w:spacing w:after="0" w:line="240" w:lineRule="auto"/>
              <w:contextualSpacing/>
              <w:jc w:val="left"/>
              <w:rPr>
                <w:rFonts w:ascii="Arial" w:hAnsi="Arial" w:cs="Arial"/>
                <w:szCs w:val="18"/>
              </w:rPr>
            </w:pPr>
            <w:r w:rsidRPr="00205532">
              <w:rPr>
                <w:rFonts w:ascii="Arial" w:hAnsi="Arial" w:cs="Arial"/>
                <w:b/>
                <w:bCs/>
                <w:szCs w:val="18"/>
              </w:rPr>
              <w:t>Nulo-</w:t>
            </w:r>
            <w:r w:rsidRPr="00205532">
              <w:rPr>
                <w:rFonts w:ascii="Arial" w:hAnsi="Arial" w:cs="Arial"/>
                <w:szCs w:val="18"/>
              </w:rPr>
              <w:t xml:space="preserve"> en ausencia o desconocimiento del dato.</w:t>
            </w:r>
          </w:p>
        </w:tc>
      </w:tr>
    </w:tbl>
    <w:p w14:paraId="042C259B" w14:textId="77777777" w:rsidR="005358A6" w:rsidRPr="00F06879" w:rsidRDefault="005358A6" w:rsidP="005358A6">
      <w:pPr>
        <w:rPr>
          <w:rStyle w:val="tit2Car"/>
        </w:rPr>
      </w:pPr>
    </w:p>
    <w:p w14:paraId="60E88A2E" w14:textId="77777777" w:rsidR="00076760" w:rsidRPr="00F06879" w:rsidRDefault="00076760" w:rsidP="005358A6">
      <w:pPr>
        <w:rPr>
          <w:rStyle w:val="tit2Car"/>
        </w:rPr>
      </w:pPr>
    </w:p>
    <w:tbl>
      <w:tblPr>
        <w:tblStyle w:val="Tablaconcuadrcula"/>
        <w:tblW w:w="5000" w:type="pct"/>
        <w:tblLook w:val="04A0" w:firstRow="1" w:lastRow="0" w:firstColumn="1" w:lastColumn="0" w:noHBand="0" w:noVBand="1"/>
      </w:tblPr>
      <w:tblGrid>
        <w:gridCol w:w="2081"/>
        <w:gridCol w:w="1591"/>
        <w:gridCol w:w="1353"/>
        <w:gridCol w:w="1591"/>
        <w:gridCol w:w="1223"/>
        <w:gridCol w:w="1219"/>
      </w:tblGrid>
      <w:tr w:rsidR="005358A6" w:rsidRPr="00F06879" w14:paraId="7932C636" w14:textId="77777777" w:rsidTr="008A3C73">
        <w:tc>
          <w:tcPr>
            <w:tcW w:w="2774"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CC93F88" w14:textId="52BA635D" w:rsidR="005358A6" w:rsidRPr="003E1207" w:rsidRDefault="008B00C3" w:rsidP="00905F64">
            <w:pPr>
              <w:contextualSpacing/>
              <w:rPr>
                <w:rFonts w:ascii="Arial" w:hAnsi="Arial" w:cs="Arial"/>
                <w:b/>
                <w:bCs/>
                <w:szCs w:val="18"/>
              </w:rPr>
            </w:pPr>
            <w:r w:rsidRPr="00DC4CB7">
              <w:rPr>
                <w:rFonts w:ascii="Arial" w:hAnsi="Arial" w:cs="Arial"/>
                <w:b/>
                <w:bCs/>
                <w:sz w:val="18"/>
                <w:szCs w:val="18"/>
              </w:rPr>
              <w:t xml:space="preserve">6. </w:t>
            </w:r>
            <w:r w:rsidR="003D0A33" w:rsidRPr="00DC4CB7">
              <w:rPr>
                <w:rFonts w:ascii="Arial" w:hAnsi="Arial" w:cs="Arial"/>
                <w:b/>
                <w:bCs/>
                <w:sz w:val="18"/>
                <w:szCs w:val="18"/>
              </w:rPr>
              <w:t xml:space="preserve"> </w:t>
            </w:r>
            <w:r w:rsidR="005358A6" w:rsidRPr="00DC4CB7">
              <w:rPr>
                <w:rFonts w:ascii="Arial" w:hAnsi="Arial" w:cs="Arial"/>
                <w:b/>
                <w:bCs/>
                <w:sz w:val="18"/>
                <w:szCs w:val="18"/>
              </w:rPr>
              <w:t>TIPO DE ASENTAMIENTO HUMANO</w:t>
            </w:r>
          </w:p>
        </w:tc>
        <w:tc>
          <w:tcPr>
            <w:tcW w:w="2226" w:type="pct"/>
            <w:gridSpan w:val="3"/>
            <w:tcBorders>
              <w:top w:val="double" w:sz="4" w:space="0" w:color="auto"/>
              <w:left w:val="double" w:sz="4" w:space="0" w:color="auto"/>
              <w:right w:val="double" w:sz="4" w:space="0" w:color="auto"/>
            </w:tcBorders>
            <w:shd w:val="clear" w:color="auto" w:fill="D9D9D9" w:themeFill="background1" w:themeFillShade="D9"/>
          </w:tcPr>
          <w:p w14:paraId="4F9744AF"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50169BDB" w14:textId="77777777" w:rsidTr="008A3C73">
        <w:tc>
          <w:tcPr>
            <w:tcW w:w="2774" w:type="pct"/>
            <w:gridSpan w:val="3"/>
            <w:vMerge w:val="restart"/>
            <w:tcBorders>
              <w:top w:val="double" w:sz="4" w:space="0" w:color="auto"/>
              <w:left w:val="double" w:sz="4" w:space="0" w:color="auto"/>
              <w:right w:val="double" w:sz="4" w:space="0" w:color="auto"/>
            </w:tcBorders>
          </w:tcPr>
          <w:p w14:paraId="2BEB0140" w14:textId="03CDDCED" w:rsidR="005358A6" w:rsidRPr="00F06879" w:rsidRDefault="005358A6" w:rsidP="005358A6">
            <w:pPr>
              <w:rPr>
                <w:rFonts w:ascii="Arial" w:hAnsi="Arial" w:cs="Arial"/>
                <w:sz w:val="18"/>
                <w:szCs w:val="18"/>
              </w:rPr>
            </w:pPr>
            <w:r w:rsidRPr="00F06879">
              <w:rPr>
                <w:rFonts w:ascii="Arial" w:hAnsi="Arial" w:cs="Arial"/>
                <w:sz w:val="18"/>
                <w:szCs w:val="18"/>
              </w:rPr>
              <w:t>Término que define el tipo de asentamiento humano</w:t>
            </w:r>
            <w:r w:rsidR="00576806">
              <w:rPr>
                <w:rFonts w:ascii="Arial" w:hAnsi="Arial" w:cs="Arial"/>
                <w:sz w:val="18"/>
                <w:szCs w:val="18"/>
              </w:rPr>
              <w:t>.</w:t>
            </w:r>
          </w:p>
        </w:tc>
        <w:tc>
          <w:tcPr>
            <w:tcW w:w="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19BC2FF"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7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F94AD2A"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7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5C42045"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6EC4B206" w14:textId="77777777" w:rsidTr="008A3C73">
        <w:tc>
          <w:tcPr>
            <w:tcW w:w="2774" w:type="pct"/>
            <w:gridSpan w:val="3"/>
            <w:vMerge/>
            <w:tcBorders>
              <w:left w:val="double" w:sz="4" w:space="0" w:color="auto"/>
              <w:bottom w:val="double" w:sz="4" w:space="0" w:color="auto"/>
              <w:right w:val="double" w:sz="4" w:space="0" w:color="auto"/>
            </w:tcBorders>
          </w:tcPr>
          <w:p w14:paraId="0E660185" w14:textId="77777777" w:rsidR="005358A6" w:rsidRPr="00F06879" w:rsidRDefault="005358A6" w:rsidP="005358A6">
            <w:pPr>
              <w:rPr>
                <w:rFonts w:ascii="Arial" w:hAnsi="Arial" w:cs="Arial"/>
                <w:sz w:val="18"/>
                <w:szCs w:val="18"/>
              </w:rPr>
            </w:pPr>
          </w:p>
        </w:tc>
        <w:tc>
          <w:tcPr>
            <w:tcW w:w="878" w:type="pct"/>
            <w:tcBorders>
              <w:top w:val="double" w:sz="4" w:space="0" w:color="auto"/>
              <w:left w:val="double" w:sz="4" w:space="0" w:color="auto"/>
              <w:bottom w:val="double" w:sz="4" w:space="0" w:color="auto"/>
              <w:right w:val="double" w:sz="4" w:space="0" w:color="auto"/>
            </w:tcBorders>
          </w:tcPr>
          <w:p w14:paraId="7A550070"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TIPOASEN</w:t>
            </w:r>
          </w:p>
        </w:tc>
        <w:tc>
          <w:tcPr>
            <w:tcW w:w="675" w:type="pct"/>
            <w:tcBorders>
              <w:top w:val="double" w:sz="4" w:space="0" w:color="auto"/>
              <w:left w:val="double" w:sz="4" w:space="0" w:color="auto"/>
              <w:bottom w:val="double" w:sz="4" w:space="0" w:color="auto"/>
              <w:right w:val="double" w:sz="4" w:space="0" w:color="auto"/>
            </w:tcBorders>
          </w:tcPr>
          <w:p w14:paraId="29FEC093"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73" w:type="pct"/>
            <w:tcBorders>
              <w:top w:val="double" w:sz="4" w:space="0" w:color="auto"/>
              <w:left w:val="double" w:sz="4" w:space="0" w:color="auto"/>
              <w:bottom w:val="double" w:sz="4" w:space="0" w:color="auto"/>
              <w:right w:val="double" w:sz="4" w:space="0" w:color="auto"/>
            </w:tcBorders>
          </w:tcPr>
          <w:p w14:paraId="2D2E92DB" w14:textId="3CB3F88B" w:rsidR="005358A6" w:rsidRPr="00F06879" w:rsidRDefault="007A268D" w:rsidP="005358A6">
            <w:pPr>
              <w:jc w:val="center"/>
              <w:rPr>
                <w:rFonts w:ascii="Arial" w:hAnsi="Arial" w:cs="Arial"/>
                <w:sz w:val="18"/>
                <w:szCs w:val="18"/>
              </w:rPr>
            </w:pPr>
            <w:r>
              <w:rPr>
                <w:rFonts w:ascii="Arial" w:hAnsi="Arial" w:cs="Arial"/>
                <w:sz w:val="18"/>
                <w:szCs w:val="18"/>
              </w:rPr>
              <w:t>35</w:t>
            </w:r>
          </w:p>
        </w:tc>
      </w:tr>
      <w:tr w:rsidR="005358A6" w:rsidRPr="00F06879" w14:paraId="7AECAAF4" w14:textId="77777777" w:rsidTr="003A3CF5">
        <w:tc>
          <w:tcPr>
            <w:tcW w:w="5000" w:type="pct"/>
            <w:gridSpan w:val="6"/>
            <w:tcBorders>
              <w:left w:val="double" w:sz="4" w:space="0" w:color="auto"/>
              <w:right w:val="double" w:sz="4" w:space="0" w:color="auto"/>
            </w:tcBorders>
            <w:shd w:val="clear" w:color="auto" w:fill="D9D9D9" w:themeFill="background1" w:themeFillShade="D9"/>
          </w:tcPr>
          <w:p w14:paraId="0AEE818D"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2957F5" w:rsidRPr="00F06879" w14:paraId="2E0544D4" w14:textId="77777777" w:rsidTr="008A3C73">
        <w:tc>
          <w:tcPr>
            <w:tcW w:w="1149" w:type="pct"/>
            <w:tcBorders>
              <w:top w:val="double" w:sz="4" w:space="0" w:color="auto"/>
              <w:left w:val="double" w:sz="4" w:space="0" w:color="auto"/>
            </w:tcBorders>
          </w:tcPr>
          <w:p w14:paraId="64673D56" w14:textId="77777777" w:rsidR="002957F5" w:rsidRPr="00F06879" w:rsidRDefault="002957F5" w:rsidP="002957F5">
            <w:pPr>
              <w:rPr>
                <w:rFonts w:ascii="Arial" w:hAnsi="Arial" w:cs="Arial"/>
                <w:sz w:val="18"/>
                <w:szCs w:val="18"/>
              </w:rPr>
            </w:pPr>
            <w:r w:rsidRPr="00F06879">
              <w:rPr>
                <w:rFonts w:ascii="Arial" w:hAnsi="Arial" w:cs="Arial"/>
                <w:sz w:val="18"/>
                <w:szCs w:val="18"/>
              </w:rPr>
              <w:t>Aeropuerto</w:t>
            </w:r>
          </w:p>
        </w:tc>
        <w:tc>
          <w:tcPr>
            <w:tcW w:w="878" w:type="pct"/>
            <w:tcBorders>
              <w:top w:val="double" w:sz="4" w:space="0" w:color="auto"/>
            </w:tcBorders>
          </w:tcPr>
          <w:p w14:paraId="67A8FF41" w14:textId="09228EDA" w:rsidR="002957F5" w:rsidRPr="00F06879" w:rsidRDefault="002957F5" w:rsidP="002957F5">
            <w:pPr>
              <w:rPr>
                <w:rFonts w:ascii="Arial" w:hAnsi="Arial" w:cs="Arial"/>
                <w:sz w:val="18"/>
                <w:szCs w:val="18"/>
              </w:rPr>
            </w:pPr>
            <w:r w:rsidRPr="00F06879">
              <w:rPr>
                <w:rFonts w:ascii="Arial" w:hAnsi="Arial" w:cs="Arial"/>
                <w:sz w:val="18"/>
                <w:szCs w:val="18"/>
              </w:rPr>
              <w:t>Ejido</w:t>
            </w:r>
          </w:p>
        </w:tc>
        <w:tc>
          <w:tcPr>
            <w:tcW w:w="747" w:type="pct"/>
            <w:tcBorders>
              <w:top w:val="double" w:sz="4" w:space="0" w:color="auto"/>
            </w:tcBorders>
          </w:tcPr>
          <w:p w14:paraId="595559D9" w14:textId="1881475A" w:rsidR="002957F5" w:rsidRPr="00F06879" w:rsidRDefault="008A3C73" w:rsidP="002957F5">
            <w:pPr>
              <w:rPr>
                <w:rFonts w:ascii="Arial" w:hAnsi="Arial" w:cs="Arial"/>
                <w:sz w:val="18"/>
                <w:szCs w:val="18"/>
              </w:rPr>
            </w:pPr>
            <w:r>
              <w:rPr>
                <w:rFonts w:ascii="Arial" w:hAnsi="Arial" w:cs="Arial"/>
                <w:sz w:val="18"/>
                <w:szCs w:val="18"/>
              </w:rPr>
              <w:t xml:space="preserve">Manzana </w:t>
            </w:r>
          </w:p>
        </w:tc>
        <w:tc>
          <w:tcPr>
            <w:tcW w:w="878" w:type="pct"/>
            <w:tcBorders>
              <w:top w:val="double" w:sz="4" w:space="0" w:color="auto"/>
            </w:tcBorders>
          </w:tcPr>
          <w:p w14:paraId="3A64AFA0" w14:textId="4AC8943B" w:rsidR="002957F5" w:rsidRPr="00F06879" w:rsidRDefault="008A3C73" w:rsidP="002957F5">
            <w:pPr>
              <w:rPr>
                <w:rFonts w:ascii="Arial" w:hAnsi="Arial" w:cs="Arial"/>
                <w:sz w:val="18"/>
                <w:szCs w:val="18"/>
              </w:rPr>
            </w:pPr>
            <w:r w:rsidRPr="00F06879">
              <w:rPr>
                <w:rFonts w:ascii="Arial" w:hAnsi="Arial" w:cs="Arial"/>
                <w:sz w:val="18"/>
                <w:szCs w:val="18"/>
              </w:rPr>
              <w:t>Región</w:t>
            </w:r>
          </w:p>
        </w:tc>
        <w:tc>
          <w:tcPr>
            <w:tcW w:w="1348" w:type="pct"/>
            <w:gridSpan w:val="2"/>
            <w:tcBorders>
              <w:top w:val="double" w:sz="4" w:space="0" w:color="auto"/>
              <w:right w:val="double" w:sz="4" w:space="0" w:color="auto"/>
            </w:tcBorders>
          </w:tcPr>
          <w:p w14:paraId="43B26624" w14:textId="4FBA0397" w:rsidR="002957F5" w:rsidRPr="00F06879" w:rsidRDefault="008A3C73" w:rsidP="002957F5">
            <w:pPr>
              <w:rPr>
                <w:rFonts w:ascii="Arial" w:hAnsi="Arial" w:cs="Arial"/>
                <w:sz w:val="18"/>
                <w:szCs w:val="18"/>
              </w:rPr>
            </w:pPr>
            <w:r w:rsidRPr="00F06879">
              <w:rPr>
                <w:rFonts w:ascii="Arial" w:hAnsi="Arial" w:cs="Arial"/>
                <w:sz w:val="18"/>
                <w:szCs w:val="18"/>
              </w:rPr>
              <w:t xml:space="preserve">Unidad </w:t>
            </w:r>
            <w:r w:rsidR="009802C4">
              <w:rPr>
                <w:rFonts w:ascii="Arial" w:hAnsi="Arial" w:cs="Arial"/>
                <w:sz w:val="18"/>
                <w:szCs w:val="18"/>
              </w:rPr>
              <w:t>h</w:t>
            </w:r>
            <w:r w:rsidRPr="00F06879">
              <w:rPr>
                <w:rFonts w:ascii="Arial" w:hAnsi="Arial" w:cs="Arial"/>
                <w:sz w:val="18"/>
                <w:szCs w:val="18"/>
              </w:rPr>
              <w:t>abitacional</w:t>
            </w:r>
          </w:p>
        </w:tc>
      </w:tr>
      <w:tr w:rsidR="008A3C73" w:rsidRPr="00F06879" w14:paraId="462C6A83" w14:textId="77777777" w:rsidTr="008A3C73">
        <w:tc>
          <w:tcPr>
            <w:tcW w:w="1149" w:type="pct"/>
            <w:tcBorders>
              <w:left w:val="double" w:sz="4" w:space="0" w:color="auto"/>
            </w:tcBorders>
          </w:tcPr>
          <w:p w14:paraId="1B2E3303" w14:textId="63FD1BC2" w:rsidR="008A3C73" w:rsidRPr="00F06879" w:rsidRDefault="008A3C73" w:rsidP="008A3C73">
            <w:pPr>
              <w:rPr>
                <w:rFonts w:ascii="Arial" w:hAnsi="Arial" w:cs="Arial"/>
                <w:sz w:val="18"/>
                <w:szCs w:val="18"/>
              </w:rPr>
            </w:pPr>
            <w:r w:rsidRPr="00F06879">
              <w:rPr>
                <w:rFonts w:ascii="Arial" w:hAnsi="Arial" w:cs="Arial"/>
                <w:sz w:val="18"/>
                <w:szCs w:val="18"/>
              </w:rPr>
              <w:t xml:space="preserve">Ampliación de </w:t>
            </w:r>
            <w:r w:rsidR="00E150DD">
              <w:rPr>
                <w:rFonts w:ascii="Arial" w:hAnsi="Arial" w:cs="Arial"/>
                <w:sz w:val="18"/>
                <w:szCs w:val="18"/>
              </w:rPr>
              <w:t>a</w:t>
            </w:r>
            <w:r w:rsidRPr="00F06879">
              <w:rPr>
                <w:rFonts w:ascii="Arial" w:hAnsi="Arial" w:cs="Arial"/>
                <w:sz w:val="18"/>
                <w:szCs w:val="18"/>
              </w:rPr>
              <w:t xml:space="preserve">sentamiento </w:t>
            </w:r>
            <w:r w:rsidR="00E150DD">
              <w:rPr>
                <w:rFonts w:ascii="Arial" w:hAnsi="Arial" w:cs="Arial"/>
                <w:sz w:val="18"/>
                <w:szCs w:val="18"/>
              </w:rPr>
              <w:t>h</w:t>
            </w:r>
            <w:r w:rsidRPr="00F06879">
              <w:rPr>
                <w:rFonts w:ascii="Arial" w:hAnsi="Arial" w:cs="Arial"/>
                <w:sz w:val="18"/>
                <w:szCs w:val="18"/>
              </w:rPr>
              <w:t>umano</w:t>
            </w:r>
          </w:p>
        </w:tc>
        <w:tc>
          <w:tcPr>
            <w:tcW w:w="878" w:type="pct"/>
          </w:tcPr>
          <w:p w14:paraId="5667C431" w14:textId="32E93D7D" w:rsidR="008A3C73" w:rsidRPr="00F06879" w:rsidRDefault="008A3C73" w:rsidP="008A3C73">
            <w:pPr>
              <w:rPr>
                <w:rFonts w:ascii="Arial" w:hAnsi="Arial" w:cs="Arial"/>
                <w:sz w:val="18"/>
                <w:szCs w:val="18"/>
              </w:rPr>
            </w:pPr>
            <w:r w:rsidRPr="00F06879">
              <w:rPr>
                <w:rFonts w:ascii="Arial" w:hAnsi="Arial" w:cs="Arial"/>
                <w:sz w:val="18"/>
                <w:szCs w:val="18"/>
              </w:rPr>
              <w:t>Exhacienda</w:t>
            </w:r>
          </w:p>
        </w:tc>
        <w:tc>
          <w:tcPr>
            <w:tcW w:w="747" w:type="pct"/>
          </w:tcPr>
          <w:p w14:paraId="65DE7E4A" w14:textId="0DA81CF9" w:rsidR="008A3C73" w:rsidRPr="00F06879" w:rsidRDefault="008A3C73" w:rsidP="008A3C73">
            <w:pPr>
              <w:rPr>
                <w:rFonts w:ascii="Arial" w:hAnsi="Arial" w:cs="Arial"/>
                <w:sz w:val="18"/>
                <w:szCs w:val="18"/>
              </w:rPr>
            </w:pPr>
            <w:r w:rsidRPr="00F06879">
              <w:rPr>
                <w:rFonts w:ascii="Arial" w:hAnsi="Arial" w:cs="Arial"/>
                <w:sz w:val="18"/>
                <w:szCs w:val="18"/>
              </w:rPr>
              <w:t>Paraje</w:t>
            </w:r>
          </w:p>
        </w:tc>
        <w:tc>
          <w:tcPr>
            <w:tcW w:w="878" w:type="pct"/>
          </w:tcPr>
          <w:p w14:paraId="239FCBB4" w14:textId="1B9B6C57" w:rsidR="008A3C73" w:rsidRPr="00F06879" w:rsidRDefault="008A3C73" w:rsidP="008A3C73">
            <w:pPr>
              <w:rPr>
                <w:rFonts w:ascii="Arial" w:hAnsi="Arial" w:cs="Arial"/>
                <w:sz w:val="18"/>
                <w:szCs w:val="18"/>
              </w:rPr>
            </w:pPr>
            <w:r w:rsidRPr="00F06879">
              <w:rPr>
                <w:rFonts w:ascii="Arial" w:hAnsi="Arial" w:cs="Arial"/>
                <w:sz w:val="18"/>
                <w:szCs w:val="18"/>
              </w:rPr>
              <w:t>Residencial</w:t>
            </w:r>
          </w:p>
        </w:tc>
        <w:tc>
          <w:tcPr>
            <w:tcW w:w="1348" w:type="pct"/>
            <w:gridSpan w:val="2"/>
            <w:tcBorders>
              <w:right w:val="double" w:sz="4" w:space="0" w:color="auto"/>
            </w:tcBorders>
          </w:tcPr>
          <w:p w14:paraId="445684AB" w14:textId="0E627E37" w:rsidR="008A3C73" w:rsidRPr="00F06879" w:rsidRDefault="008A3C73" w:rsidP="008A3C73">
            <w:pPr>
              <w:rPr>
                <w:rFonts w:ascii="Arial" w:hAnsi="Arial" w:cs="Arial"/>
                <w:sz w:val="18"/>
                <w:szCs w:val="18"/>
              </w:rPr>
            </w:pPr>
            <w:r w:rsidRPr="00F06879">
              <w:rPr>
                <w:rFonts w:ascii="Arial" w:hAnsi="Arial" w:cs="Arial"/>
                <w:sz w:val="18"/>
                <w:szCs w:val="18"/>
              </w:rPr>
              <w:t>Villa</w:t>
            </w:r>
          </w:p>
        </w:tc>
      </w:tr>
      <w:tr w:rsidR="008A3C73" w:rsidRPr="00F06879" w14:paraId="2A97FE09" w14:textId="77777777" w:rsidTr="008A3C73">
        <w:tc>
          <w:tcPr>
            <w:tcW w:w="1149" w:type="pct"/>
            <w:tcBorders>
              <w:left w:val="double" w:sz="4" w:space="0" w:color="auto"/>
            </w:tcBorders>
          </w:tcPr>
          <w:p w14:paraId="30FF0DFD" w14:textId="77777777" w:rsidR="008A3C73" w:rsidRPr="00F06879" w:rsidRDefault="008A3C73" w:rsidP="008A3C73">
            <w:pPr>
              <w:rPr>
                <w:rFonts w:ascii="Arial" w:hAnsi="Arial" w:cs="Arial"/>
                <w:sz w:val="18"/>
                <w:szCs w:val="18"/>
              </w:rPr>
            </w:pPr>
            <w:r w:rsidRPr="00F06879">
              <w:rPr>
                <w:rFonts w:ascii="Arial" w:hAnsi="Arial" w:cs="Arial"/>
                <w:sz w:val="18"/>
                <w:szCs w:val="18"/>
              </w:rPr>
              <w:t>Barrio</w:t>
            </w:r>
          </w:p>
        </w:tc>
        <w:tc>
          <w:tcPr>
            <w:tcW w:w="878" w:type="pct"/>
          </w:tcPr>
          <w:p w14:paraId="43C87A0D" w14:textId="3712A5AD" w:rsidR="008A3C73" w:rsidRPr="00F06879" w:rsidRDefault="008A3C73" w:rsidP="008A3C73">
            <w:pPr>
              <w:rPr>
                <w:rFonts w:ascii="Arial" w:hAnsi="Arial" w:cs="Arial"/>
                <w:sz w:val="18"/>
                <w:szCs w:val="18"/>
              </w:rPr>
            </w:pPr>
            <w:r w:rsidRPr="00F06879">
              <w:rPr>
                <w:rFonts w:ascii="Arial" w:hAnsi="Arial" w:cs="Arial"/>
                <w:sz w:val="18"/>
                <w:szCs w:val="18"/>
              </w:rPr>
              <w:t>Fracción</w:t>
            </w:r>
          </w:p>
        </w:tc>
        <w:tc>
          <w:tcPr>
            <w:tcW w:w="747" w:type="pct"/>
          </w:tcPr>
          <w:p w14:paraId="7CFF2813" w14:textId="39A55A53" w:rsidR="008A3C73" w:rsidRPr="00F06879" w:rsidRDefault="008A3C73" w:rsidP="008A3C73">
            <w:pPr>
              <w:rPr>
                <w:rFonts w:ascii="Arial" w:hAnsi="Arial" w:cs="Arial"/>
                <w:sz w:val="18"/>
                <w:szCs w:val="18"/>
              </w:rPr>
            </w:pPr>
            <w:r w:rsidRPr="00F06879">
              <w:rPr>
                <w:rFonts w:ascii="Arial" w:hAnsi="Arial" w:cs="Arial"/>
                <w:sz w:val="18"/>
                <w:szCs w:val="18"/>
              </w:rPr>
              <w:t xml:space="preserve">Privada de </w:t>
            </w:r>
            <w:r w:rsidR="00E150DD">
              <w:rPr>
                <w:rFonts w:ascii="Arial" w:hAnsi="Arial" w:cs="Arial"/>
                <w:sz w:val="18"/>
                <w:szCs w:val="18"/>
              </w:rPr>
              <w:t>a</w:t>
            </w:r>
            <w:r w:rsidRPr="00F06879">
              <w:rPr>
                <w:rFonts w:ascii="Arial" w:hAnsi="Arial" w:cs="Arial"/>
                <w:sz w:val="18"/>
                <w:szCs w:val="18"/>
              </w:rPr>
              <w:t xml:space="preserve">sentamiento </w:t>
            </w:r>
            <w:r w:rsidR="00E150DD">
              <w:rPr>
                <w:rFonts w:ascii="Arial" w:hAnsi="Arial" w:cs="Arial"/>
                <w:sz w:val="18"/>
                <w:szCs w:val="18"/>
              </w:rPr>
              <w:t>h</w:t>
            </w:r>
            <w:r w:rsidRPr="00F06879">
              <w:rPr>
                <w:rFonts w:ascii="Arial" w:hAnsi="Arial" w:cs="Arial"/>
                <w:sz w:val="18"/>
                <w:szCs w:val="18"/>
              </w:rPr>
              <w:t>umano</w:t>
            </w:r>
          </w:p>
        </w:tc>
        <w:tc>
          <w:tcPr>
            <w:tcW w:w="878" w:type="pct"/>
          </w:tcPr>
          <w:p w14:paraId="63B15B8F" w14:textId="0AE9E2D8" w:rsidR="008A3C73" w:rsidRPr="00F06879" w:rsidRDefault="008A3C73" w:rsidP="008A3C73">
            <w:pPr>
              <w:rPr>
                <w:rFonts w:ascii="Arial" w:hAnsi="Arial" w:cs="Arial"/>
                <w:sz w:val="18"/>
                <w:szCs w:val="18"/>
              </w:rPr>
            </w:pPr>
            <w:r w:rsidRPr="00F06879">
              <w:rPr>
                <w:rFonts w:ascii="Arial" w:hAnsi="Arial" w:cs="Arial"/>
                <w:sz w:val="18"/>
                <w:szCs w:val="18"/>
              </w:rPr>
              <w:t>Rinconada</w:t>
            </w:r>
          </w:p>
        </w:tc>
        <w:tc>
          <w:tcPr>
            <w:tcW w:w="1348" w:type="pct"/>
            <w:gridSpan w:val="2"/>
            <w:tcBorders>
              <w:right w:val="double" w:sz="4" w:space="0" w:color="auto"/>
            </w:tcBorders>
          </w:tcPr>
          <w:p w14:paraId="26126421" w14:textId="17870729" w:rsidR="008A3C73" w:rsidRPr="00F06879" w:rsidRDefault="008A3C73" w:rsidP="008A3C73">
            <w:pPr>
              <w:rPr>
                <w:rFonts w:ascii="Arial" w:hAnsi="Arial" w:cs="Arial"/>
                <w:sz w:val="18"/>
                <w:szCs w:val="18"/>
              </w:rPr>
            </w:pPr>
            <w:r w:rsidRPr="00F06879">
              <w:rPr>
                <w:rFonts w:ascii="Arial" w:hAnsi="Arial" w:cs="Arial"/>
                <w:sz w:val="18"/>
                <w:szCs w:val="18"/>
              </w:rPr>
              <w:t xml:space="preserve">Zona </w:t>
            </w:r>
            <w:r w:rsidR="000831F5">
              <w:rPr>
                <w:rFonts w:ascii="Arial" w:hAnsi="Arial" w:cs="Arial"/>
                <w:sz w:val="18"/>
                <w:szCs w:val="18"/>
              </w:rPr>
              <w:t>f</w:t>
            </w:r>
            <w:r w:rsidRPr="00F06879">
              <w:rPr>
                <w:rFonts w:ascii="Arial" w:hAnsi="Arial" w:cs="Arial"/>
                <w:sz w:val="18"/>
                <w:szCs w:val="18"/>
              </w:rPr>
              <w:t>ederal</w:t>
            </w:r>
          </w:p>
        </w:tc>
      </w:tr>
      <w:tr w:rsidR="008A3C73" w:rsidRPr="00F06879" w14:paraId="121FDE4B" w14:textId="77777777" w:rsidTr="008A3C73">
        <w:tc>
          <w:tcPr>
            <w:tcW w:w="1149" w:type="pct"/>
            <w:tcBorders>
              <w:left w:val="double" w:sz="4" w:space="0" w:color="auto"/>
            </w:tcBorders>
          </w:tcPr>
          <w:p w14:paraId="23F97404" w14:textId="70EC2270" w:rsidR="008A3C73" w:rsidRPr="00F06879" w:rsidRDefault="008A3C73" w:rsidP="008A3C73">
            <w:pPr>
              <w:rPr>
                <w:rFonts w:ascii="Arial" w:hAnsi="Arial" w:cs="Arial"/>
                <w:sz w:val="18"/>
                <w:szCs w:val="18"/>
              </w:rPr>
            </w:pPr>
            <w:r w:rsidRPr="00F06879">
              <w:rPr>
                <w:rFonts w:ascii="Arial" w:hAnsi="Arial" w:cs="Arial"/>
                <w:sz w:val="18"/>
                <w:szCs w:val="18"/>
              </w:rPr>
              <w:t>Colonia</w:t>
            </w:r>
          </w:p>
        </w:tc>
        <w:tc>
          <w:tcPr>
            <w:tcW w:w="878" w:type="pct"/>
          </w:tcPr>
          <w:p w14:paraId="33E481A4" w14:textId="3020144A" w:rsidR="008A3C73" w:rsidRPr="00F06879" w:rsidRDefault="008A3C73" w:rsidP="008A3C73">
            <w:pPr>
              <w:rPr>
                <w:rFonts w:ascii="Arial" w:hAnsi="Arial" w:cs="Arial"/>
                <w:sz w:val="18"/>
                <w:szCs w:val="18"/>
              </w:rPr>
            </w:pPr>
            <w:r w:rsidRPr="00F06879">
              <w:rPr>
                <w:rFonts w:ascii="Arial" w:hAnsi="Arial" w:cs="Arial"/>
                <w:sz w:val="18"/>
                <w:szCs w:val="18"/>
              </w:rPr>
              <w:t xml:space="preserve">Fraccionamiento </w:t>
            </w:r>
          </w:p>
        </w:tc>
        <w:tc>
          <w:tcPr>
            <w:tcW w:w="747" w:type="pct"/>
          </w:tcPr>
          <w:p w14:paraId="604E2F4B" w14:textId="0757F7B7" w:rsidR="008A3C73" w:rsidRPr="00F06879" w:rsidRDefault="008A3C73" w:rsidP="008A3C73">
            <w:pPr>
              <w:rPr>
                <w:rFonts w:ascii="Arial" w:hAnsi="Arial" w:cs="Arial"/>
                <w:sz w:val="18"/>
                <w:szCs w:val="18"/>
              </w:rPr>
            </w:pPr>
            <w:r w:rsidRPr="00F06879">
              <w:rPr>
                <w:rFonts w:ascii="Arial" w:hAnsi="Arial" w:cs="Arial"/>
                <w:sz w:val="18"/>
                <w:szCs w:val="18"/>
              </w:rPr>
              <w:t>Pueblo</w:t>
            </w:r>
          </w:p>
        </w:tc>
        <w:tc>
          <w:tcPr>
            <w:tcW w:w="878" w:type="pct"/>
          </w:tcPr>
          <w:p w14:paraId="32792B5C" w14:textId="36AA0739" w:rsidR="008A3C73" w:rsidRPr="00F06879" w:rsidRDefault="008A3C73" w:rsidP="008A3C73">
            <w:pPr>
              <w:rPr>
                <w:rFonts w:ascii="Arial" w:hAnsi="Arial" w:cs="Arial"/>
                <w:sz w:val="18"/>
                <w:szCs w:val="18"/>
              </w:rPr>
            </w:pPr>
            <w:r w:rsidRPr="00F06879">
              <w:rPr>
                <w:rFonts w:ascii="Arial" w:hAnsi="Arial" w:cs="Arial"/>
                <w:sz w:val="18"/>
                <w:szCs w:val="18"/>
              </w:rPr>
              <w:t>Sección</w:t>
            </w:r>
            <w:r w:rsidRPr="00F06879" w:rsidDel="001876F9">
              <w:rPr>
                <w:rFonts w:ascii="Arial" w:hAnsi="Arial" w:cs="Arial"/>
                <w:sz w:val="18"/>
                <w:szCs w:val="18"/>
              </w:rPr>
              <w:t xml:space="preserve"> </w:t>
            </w:r>
          </w:p>
        </w:tc>
        <w:tc>
          <w:tcPr>
            <w:tcW w:w="1348" w:type="pct"/>
            <w:gridSpan w:val="2"/>
            <w:tcBorders>
              <w:right w:val="double" w:sz="4" w:space="0" w:color="auto"/>
            </w:tcBorders>
          </w:tcPr>
          <w:p w14:paraId="6D813D77" w14:textId="322A6C10" w:rsidR="008A3C73" w:rsidRPr="00F06879" w:rsidRDefault="008A3C73" w:rsidP="008A3C73">
            <w:pPr>
              <w:rPr>
                <w:rFonts w:ascii="Arial" w:hAnsi="Arial" w:cs="Arial"/>
                <w:sz w:val="18"/>
                <w:szCs w:val="18"/>
              </w:rPr>
            </w:pPr>
            <w:r w:rsidRPr="00F06879">
              <w:rPr>
                <w:rFonts w:ascii="Arial" w:hAnsi="Arial" w:cs="Arial"/>
                <w:sz w:val="18"/>
                <w:szCs w:val="18"/>
              </w:rPr>
              <w:t xml:space="preserve">Zona </w:t>
            </w:r>
            <w:r w:rsidR="000831F5">
              <w:rPr>
                <w:rFonts w:ascii="Arial" w:hAnsi="Arial" w:cs="Arial"/>
                <w:sz w:val="18"/>
                <w:szCs w:val="18"/>
              </w:rPr>
              <w:t>i</w:t>
            </w:r>
            <w:r w:rsidRPr="00F06879">
              <w:rPr>
                <w:rFonts w:ascii="Arial" w:hAnsi="Arial" w:cs="Arial"/>
                <w:sz w:val="18"/>
                <w:szCs w:val="18"/>
              </w:rPr>
              <w:t>ndustrial</w:t>
            </w:r>
          </w:p>
        </w:tc>
      </w:tr>
      <w:tr w:rsidR="008A3C73" w:rsidRPr="00F06879" w14:paraId="68FCF4C8" w14:textId="77777777" w:rsidTr="008A3C73">
        <w:tc>
          <w:tcPr>
            <w:tcW w:w="1149" w:type="pct"/>
            <w:tcBorders>
              <w:left w:val="double" w:sz="4" w:space="0" w:color="auto"/>
            </w:tcBorders>
          </w:tcPr>
          <w:p w14:paraId="6B9F91A0" w14:textId="5F5E576F" w:rsidR="008A3C73" w:rsidRPr="00F06879" w:rsidRDefault="008A3C73" w:rsidP="008A3C73">
            <w:pPr>
              <w:rPr>
                <w:rFonts w:ascii="Arial" w:hAnsi="Arial" w:cs="Arial"/>
                <w:sz w:val="18"/>
                <w:szCs w:val="18"/>
              </w:rPr>
            </w:pPr>
            <w:r w:rsidRPr="00F06879">
              <w:rPr>
                <w:rFonts w:ascii="Arial" w:hAnsi="Arial" w:cs="Arial"/>
                <w:sz w:val="18"/>
                <w:szCs w:val="18"/>
              </w:rPr>
              <w:t>Condominio</w:t>
            </w:r>
          </w:p>
        </w:tc>
        <w:tc>
          <w:tcPr>
            <w:tcW w:w="878" w:type="pct"/>
          </w:tcPr>
          <w:p w14:paraId="63A291AC" w14:textId="2A92C20B" w:rsidR="008A3C73" w:rsidRPr="00F06879" w:rsidRDefault="008A3C73" w:rsidP="008A3C73">
            <w:pPr>
              <w:rPr>
                <w:rFonts w:ascii="Arial" w:hAnsi="Arial" w:cs="Arial"/>
                <w:sz w:val="18"/>
                <w:szCs w:val="18"/>
              </w:rPr>
            </w:pPr>
            <w:r>
              <w:rPr>
                <w:rFonts w:ascii="Arial" w:hAnsi="Arial" w:cs="Arial"/>
                <w:sz w:val="18"/>
                <w:szCs w:val="18"/>
              </w:rPr>
              <w:t>Granja</w:t>
            </w:r>
          </w:p>
        </w:tc>
        <w:tc>
          <w:tcPr>
            <w:tcW w:w="747" w:type="pct"/>
          </w:tcPr>
          <w:p w14:paraId="6EBB58B6" w14:textId="029BD6FD" w:rsidR="008A3C73" w:rsidRPr="00F06879" w:rsidRDefault="008A3C73" w:rsidP="008A3C73">
            <w:pPr>
              <w:rPr>
                <w:rFonts w:ascii="Arial" w:hAnsi="Arial" w:cs="Arial"/>
                <w:sz w:val="18"/>
                <w:szCs w:val="18"/>
              </w:rPr>
            </w:pPr>
            <w:r w:rsidRPr="00F06879">
              <w:rPr>
                <w:rFonts w:ascii="Arial" w:hAnsi="Arial" w:cs="Arial"/>
                <w:sz w:val="18"/>
                <w:szCs w:val="18"/>
              </w:rPr>
              <w:t>Puerto</w:t>
            </w:r>
          </w:p>
        </w:tc>
        <w:tc>
          <w:tcPr>
            <w:tcW w:w="878" w:type="pct"/>
          </w:tcPr>
          <w:p w14:paraId="2447272B" w14:textId="2153D8C4" w:rsidR="008A3C73" w:rsidRPr="00F06879" w:rsidRDefault="008A3C73" w:rsidP="008A3C73">
            <w:pPr>
              <w:rPr>
                <w:rFonts w:ascii="Arial" w:hAnsi="Arial" w:cs="Arial"/>
                <w:sz w:val="18"/>
                <w:szCs w:val="18"/>
              </w:rPr>
            </w:pPr>
            <w:r w:rsidRPr="00F06879">
              <w:rPr>
                <w:rFonts w:ascii="Arial" w:hAnsi="Arial" w:cs="Arial"/>
                <w:sz w:val="18"/>
                <w:szCs w:val="18"/>
              </w:rPr>
              <w:t>Sector</w:t>
            </w:r>
          </w:p>
        </w:tc>
        <w:tc>
          <w:tcPr>
            <w:tcW w:w="1348" w:type="pct"/>
            <w:gridSpan w:val="2"/>
            <w:tcBorders>
              <w:right w:val="double" w:sz="4" w:space="0" w:color="auto"/>
            </w:tcBorders>
          </w:tcPr>
          <w:p w14:paraId="58B66992" w14:textId="2080762F" w:rsidR="008A3C73" w:rsidRPr="00F06879" w:rsidRDefault="008A3C73" w:rsidP="008A3C73">
            <w:pPr>
              <w:rPr>
                <w:rFonts w:ascii="Arial" w:hAnsi="Arial" w:cs="Arial"/>
                <w:sz w:val="18"/>
                <w:szCs w:val="18"/>
              </w:rPr>
            </w:pPr>
            <w:r w:rsidRPr="00F06879">
              <w:rPr>
                <w:rFonts w:ascii="Arial" w:hAnsi="Arial" w:cs="Arial"/>
                <w:sz w:val="18"/>
                <w:szCs w:val="18"/>
              </w:rPr>
              <w:t xml:space="preserve">Zona </w:t>
            </w:r>
            <w:r w:rsidR="000831F5">
              <w:rPr>
                <w:rFonts w:ascii="Arial" w:hAnsi="Arial" w:cs="Arial"/>
                <w:sz w:val="18"/>
                <w:szCs w:val="18"/>
              </w:rPr>
              <w:t>m</w:t>
            </w:r>
            <w:r w:rsidRPr="00F06879">
              <w:rPr>
                <w:rFonts w:ascii="Arial" w:hAnsi="Arial" w:cs="Arial"/>
                <w:sz w:val="18"/>
                <w:szCs w:val="18"/>
              </w:rPr>
              <w:t>ilitar</w:t>
            </w:r>
          </w:p>
        </w:tc>
      </w:tr>
      <w:tr w:rsidR="008A3C73" w:rsidRPr="00F06879" w14:paraId="21EE2050" w14:textId="77777777" w:rsidTr="008A3C73">
        <w:tc>
          <w:tcPr>
            <w:tcW w:w="1149" w:type="pct"/>
            <w:tcBorders>
              <w:left w:val="double" w:sz="4" w:space="0" w:color="auto"/>
            </w:tcBorders>
          </w:tcPr>
          <w:p w14:paraId="4B478854" w14:textId="7B42B0C7" w:rsidR="008A3C73" w:rsidRPr="00F06879" w:rsidRDefault="008A3C73" w:rsidP="008A3C73">
            <w:pPr>
              <w:rPr>
                <w:rFonts w:ascii="Arial" w:hAnsi="Arial" w:cs="Arial"/>
                <w:sz w:val="18"/>
                <w:szCs w:val="18"/>
              </w:rPr>
            </w:pPr>
            <w:r w:rsidRPr="00F06879">
              <w:rPr>
                <w:rFonts w:ascii="Arial" w:hAnsi="Arial" w:cs="Arial"/>
                <w:sz w:val="18"/>
                <w:szCs w:val="18"/>
              </w:rPr>
              <w:t xml:space="preserve">Conjunto </w:t>
            </w:r>
            <w:r w:rsidR="009802C4">
              <w:rPr>
                <w:rFonts w:ascii="Arial" w:hAnsi="Arial" w:cs="Arial"/>
                <w:sz w:val="18"/>
                <w:szCs w:val="18"/>
              </w:rPr>
              <w:t>h</w:t>
            </w:r>
            <w:r w:rsidRPr="00F06879">
              <w:rPr>
                <w:rFonts w:ascii="Arial" w:hAnsi="Arial" w:cs="Arial"/>
                <w:sz w:val="18"/>
                <w:szCs w:val="18"/>
              </w:rPr>
              <w:t>abitacional</w:t>
            </w:r>
          </w:p>
        </w:tc>
        <w:tc>
          <w:tcPr>
            <w:tcW w:w="878" w:type="pct"/>
          </w:tcPr>
          <w:p w14:paraId="1245D908" w14:textId="4F4E5AA6" w:rsidR="008A3C73" w:rsidRPr="00F06879" w:rsidRDefault="008A3C73" w:rsidP="008A3C73">
            <w:pPr>
              <w:rPr>
                <w:rFonts w:ascii="Arial" w:hAnsi="Arial" w:cs="Arial"/>
                <w:sz w:val="18"/>
                <w:szCs w:val="18"/>
              </w:rPr>
            </w:pPr>
            <w:r>
              <w:rPr>
                <w:rFonts w:ascii="Arial" w:hAnsi="Arial" w:cs="Arial"/>
                <w:sz w:val="18"/>
                <w:szCs w:val="18"/>
              </w:rPr>
              <w:t xml:space="preserve">Hacienda </w:t>
            </w:r>
          </w:p>
        </w:tc>
        <w:tc>
          <w:tcPr>
            <w:tcW w:w="747" w:type="pct"/>
          </w:tcPr>
          <w:p w14:paraId="1CA3CB92" w14:textId="4427C0C8" w:rsidR="008A3C73" w:rsidRPr="00F06879" w:rsidRDefault="008A3C73" w:rsidP="008A3C73">
            <w:pPr>
              <w:rPr>
                <w:rFonts w:ascii="Arial" w:hAnsi="Arial" w:cs="Arial"/>
                <w:sz w:val="18"/>
                <w:szCs w:val="18"/>
              </w:rPr>
            </w:pPr>
            <w:r w:rsidRPr="00F06879">
              <w:rPr>
                <w:rFonts w:ascii="Arial" w:hAnsi="Arial" w:cs="Arial"/>
                <w:sz w:val="18"/>
                <w:szCs w:val="18"/>
              </w:rPr>
              <w:t>Ranchería</w:t>
            </w:r>
          </w:p>
        </w:tc>
        <w:tc>
          <w:tcPr>
            <w:tcW w:w="878" w:type="pct"/>
          </w:tcPr>
          <w:p w14:paraId="52C55457" w14:textId="7FA91645" w:rsidR="008A3C73" w:rsidRPr="00F06879" w:rsidRDefault="008A3C73" w:rsidP="008A3C73">
            <w:pPr>
              <w:rPr>
                <w:rFonts w:ascii="Arial" w:hAnsi="Arial" w:cs="Arial"/>
                <w:sz w:val="18"/>
                <w:szCs w:val="18"/>
              </w:rPr>
            </w:pPr>
            <w:r w:rsidRPr="00F06879">
              <w:rPr>
                <w:rFonts w:ascii="Arial" w:hAnsi="Arial" w:cs="Arial"/>
                <w:sz w:val="18"/>
                <w:szCs w:val="18"/>
              </w:rPr>
              <w:t>Supermanzana</w:t>
            </w:r>
          </w:p>
        </w:tc>
        <w:tc>
          <w:tcPr>
            <w:tcW w:w="1348" w:type="pct"/>
            <w:gridSpan w:val="2"/>
            <w:tcBorders>
              <w:right w:val="double" w:sz="4" w:space="0" w:color="auto"/>
            </w:tcBorders>
          </w:tcPr>
          <w:p w14:paraId="77415F33" w14:textId="07B6C8B4" w:rsidR="008A3C73" w:rsidRPr="00F06879" w:rsidRDefault="007A268D" w:rsidP="008A3C73">
            <w:pPr>
              <w:rPr>
                <w:rFonts w:ascii="Arial" w:hAnsi="Arial" w:cs="Arial"/>
                <w:sz w:val="18"/>
                <w:szCs w:val="18"/>
              </w:rPr>
            </w:pPr>
            <w:r>
              <w:rPr>
                <w:rFonts w:ascii="Arial" w:hAnsi="Arial" w:cs="Arial"/>
                <w:sz w:val="18"/>
                <w:szCs w:val="18"/>
              </w:rPr>
              <w:t>Ninguno</w:t>
            </w:r>
          </w:p>
        </w:tc>
      </w:tr>
      <w:tr w:rsidR="008A3C73" w:rsidRPr="00F06879" w14:paraId="79C3F41A" w14:textId="77777777" w:rsidTr="008A3C73">
        <w:trPr>
          <w:trHeight w:val="376"/>
        </w:trPr>
        <w:tc>
          <w:tcPr>
            <w:tcW w:w="1149" w:type="pct"/>
            <w:tcBorders>
              <w:left w:val="double" w:sz="4" w:space="0" w:color="auto"/>
              <w:bottom w:val="double" w:sz="4" w:space="0" w:color="auto"/>
            </w:tcBorders>
          </w:tcPr>
          <w:p w14:paraId="475A6F69" w14:textId="624DEEC0" w:rsidR="008A3C73" w:rsidRPr="00F06879" w:rsidRDefault="008A3C73" w:rsidP="008A3C73">
            <w:pPr>
              <w:rPr>
                <w:rFonts w:ascii="Arial" w:hAnsi="Arial" w:cs="Arial"/>
                <w:sz w:val="18"/>
                <w:szCs w:val="18"/>
              </w:rPr>
            </w:pPr>
            <w:r w:rsidRPr="00F06879">
              <w:rPr>
                <w:rFonts w:ascii="Arial" w:hAnsi="Arial" w:cs="Arial"/>
                <w:sz w:val="18"/>
                <w:szCs w:val="18"/>
              </w:rPr>
              <w:t>Coto</w:t>
            </w:r>
          </w:p>
        </w:tc>
        <w:tc>
          <w:tcPr>
            <w:tcW w:w="878" w:type="pct"/>
            <w:tcBorders>
              <w:bottom w:val="double" w:sz="4" w:space="0" w:color="auto"/>
            </w:tcBorders>
          </w:tcPr>
          <w:p w14:paraId="7370DA85" w14:textId="2FAD2F6F" w:rsidR="008A3C73" w:rsidRPr="00F06879" w:rsidRDefault="008A3C73" w:rsidP="008A3C73">
            <w:pPr>
              <w:rPr>
                <w:rFonts w:ascii="Arial" w:hAnsi="Arial" w:cs="Arial"/>
                <w:sz w:val="18"/>
                <w:szCs w:val="18"/>
              </w:rPr>
            </w:pPr>
            <w:r>
              <w:rPr>
                <w:rFonts w:ascii="Arial" w:hAnsi="Arial" w:cs="Arial"/>
                <w:sz w:val="18"/>
                <w:szCs w:val="18"/>
              </w:rPr>
              <w:t xml:space="preserve">Ingenio </w:t>
            </w:r>
          </w:p>
        </w:tc>
        <w:tc>
          <w:tcPr>
            <w:tcW w:w="747" w:type="pct"/>
            <w:tcBorders>
              <w:bottom w:val="double" w:sz="4" w:space="0" w:color="auto"/>
            </w:tcBorders>
          </w:tcPr>
          <w:p w14:paraId="4B7C162E" w14:textId="39531062" w:rsidR="008A3C73" w:rsidRPr="00F06879" w:rsidRDefault="008A3C73" w:rsidP="008A3C73">
            <w:pPr>
              <w:rPr>
                <w:rFonts w:ascii="Arial" w:hAnsi="Arial" w:cs="Arial"/>
                <w:sz w:val="18"/>
                <w:szCs w:val="18"/>
              </w:rPr>
            </w:pPr>
            <w:r w:rsidRPr="00F06879">
              <w:rPr>
                <w:rFonts w:ascii="Arial" w:hAnsi="Arial" w:cs="Arial"/>
                <w:sz w:val="18"/>
                <w:szCs w:val="18"/>
              </w:rPr>
              <w:t>Rancho</w:t>
            </w:r>
          </w:p>
        </w:tc>
        <w:tc>
          <w:tcPr>
            <w:tcW w:w="878" w:type="pct"/>
            <w:tcBorders>
              <w:bottom w:val="double" w:sz="4" w:space="0" w:color="auto"/>
            </w:tcBorders>
          </w:tcPr>
          <w:p w14:paraId="726BB1E8" w14:textId="5A8B6CDC" w:rsidR="008A3C73" w:rsidRPr="00F06879" w:rsidRDefault="008A3C73" w:rsidP="008A3C73">
            <w:pPr>
              <w:rPr>
                <w:rFonts w:ascii="Arial" w:hAnsi="Arial" w:cs="Arial"/>
                <w:sz w:val="18"/>
                <w:szCs w:val="18"/>
              </w:rPr>
            </w:pPr>
            <w:r w:rsidRPr="00F06879">
              <w:rPr>
                <w:rFonts w:ascii="Arial" w:hAnsi="Arial" w:cs="Arial"/>
                <w:sz w:val="18"/>
                <w:szCs w:val="18"/>
              </w:rPr>
              <w:t>Unidad</w:t>
            </w:r>
          </w:p>
        </w:tc>
        <w:tc>
          <w:tcPr>
            <w:tcW w:w="1348" w:type="pct"/>
            <w:gridSpan w:val="2"/>
            <w:tcBorders>
              <w:bottom w:val="double" w:sz="4" w:space="0" w:color="auto"/>
              <w:right w:val="double" w:sz="4" w:space="0" w:color="auto"/>
            </w:tcBorders>
          </w:tcPr>
          <w:p w14:paraId="28951143" w14:textId="77777777" w:rsidR="008A3C73" w:rsidRPr="00F06879" w:rsidRDefault="008A3C73" w:rsidP="008A3C73">
            <w:pPr>
              <w:rPr>
                <w:rFonts w:ascii="Arial" w:hAnsi="Arial" w:cs="Arial"/>
                <w:sz w:val="18"/>
                <w:szCs w:val="18"/>
              </w:rPr>
            </w:pPr>
          </w:p>
        </w:tc>
      </w:tr>
      <w:tr w:rsidR="008A3C73" w:rsidRPr="00F06879" w14:paraId="20FE0F33" w14:textId="77777777" w:rsidTr="003A3CF5">
        <w:trPr>
          <w:trHeight w:val="710"/>
        </w:trPr>
        <w:tc>
          <w:tcPr>
            <w:tcW w:w="5000" w:type="pct"/>
            <w:gridSpan w:val="6"/>
            <w:tcBorders>
              <w:left w:val="double" w:sz="4" w:space="0" w:color="auto"/>
              <w:bottom w:val="single" w:sz="4" w:space="0" w:color="auto"/>
              <w:right w:val="double" w:sz="4" w:space="0" w:color="auto"/>
            </w:tcBorders>
          </w:tcPr>
          <w:p w14:paraId="29A34730" w14:textId="77777777" w:rsidR="008A3C73" w:rsidRPr="00F06879" w:rsidRDefault="008A3C73" w:rsidP="008A3C73">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511A7F82" w14:textId="66716005" w:rsidR="006F7693" w:rsidRPr="003E1207" w:rsidRDefault="006F7693">
            <w:pPr>
              <w:pStyle w:val="Prrafodelista"/>
              <w:numPr>
                <w:ilvl w:val="0"/>
                <w:numId w:val="38"/>
              </w:numPr>
              <w:spacing w:after="0" w:line="240" w:lineRule="auto"/>
              <w:ind w:left="730" w:hanging="305"/>
              <w:contextualSpacing/>
              <w:rPr>
                <w:rFonts w:ascii="Arial" w:hAnsi="Arial" w:cs="Arial"/>
                <w:szCs w:val="18"/>
              </w:rPr>
            </w:pPr>
            <w:r>
              <w:rPr>
                <w:rFonts w:ascii="Arial" w:hAnsi="Arial" w:cs="Arial"/>
                <w:szCs w:val="18"/>
              </w:rPr>
              <w:t xml:space="preserve">Dato diferente de </w:t>
            </w:r>
            <w:r w:rsidRPr="003E1207">
              <w:rPr>
                <w:rFonts w:ascii="Arial" w:hAnsi="Arial" w:cs="Arial"/>
                <w:b/>
                <w:bCs/>
                <w:szCs w:val="18"/>
              </w:rPr>
              <w:t>Nulo.</w:t>
            </w:r>
          </w:p>
          <w:p w14:paraId="77EED8BF" w14:textId="7F754665" w:rsidR="008A3C73" w:rsidRPr="00F06879" w:rsidRDefault="008A3C73" w:rsidP="003E1207">
            <w:pPr>
              <w:pStyle w:val="Prrafodelista"/>
              <w:numPr>
                <w:ilvl w:val="0"/>
                <w:numId w:val="38"/>
              </w:numPr>
              <w:spacing w:after="0" w:line="240" w:lineRule="auto"/>
              <w:ind w:left="730" w:hanging="305"/>
              <w:contextualSpacing/>
              <w:rPr>
                <w:rFonts w:ascii="Arial" w:hAnsi="Arial" w:cs="Arial"/>
                <w:szCs w:val="18"/>
              </w:rPr>
            </w:pPr>
            <w:r w:rsidRPr="00F06879">
              <w:rPr>
                <w:rFonts w:ascii="Arial" w:hAnsi="Arial" w:cs="Arial"/>
                <w:b/>
                <w:bCs/>
                <w:szCs w:val="18"/>
              </w:rPr>
              <w:t>Ninguno</w:t>
            </w:r>
            <w:r w:rsidRPr="00F06879">
              <w:rPr>
                <w:rFonts w:ascii="Arial" w:hAnsi="Arial" w:cs="Arial"/>
                <w:szCs w:val="18"/>
              </w:rPr>
              <w:t xml:space="preserve"> – en ausencia del dato o bien cuando el término genérico del tipo de asentamiento humano no corresponde al dominio de valores establecido en esta Norma, el término deberá formar parte del nombre del asentamiento humano. </w:t>
            </w:r>
          </w:p>
        </w:tc>
      </w:tr>
    </w:tbl>
    <w:p w14:paraId="09E0EFB3" w14:textId="77777777" w:rsidR="005358A6" w:rsidRPr="00F06879" w:rsidRDefault="005358A6" w:rsidP="005358A6">
      <w:pPr>
        <w:rPr>
          <w:rStyle w:val="tit2Car"/>
          <w:b w:val="0"/>
          <w:bCs w:val="0"/>
        </w:rPr>
      </w:pPr>
    </w:p>
    <w:tbl>
      <w:tblPr>
        <w:tblStyle w:val="Tablaconcuadrcula"/>
        <w:tblW w:w="5000" w:type="pct"/>
        <w:tblLook w:val="04A0" w:firstRow="1" w:lastRow="0" w:firstColumn="1" w:lastColumn="0" w:noHBand="0" w:noVBand="1"/>
      </w:tblPr>
      <w:tblGrid>
        <w:gridCol w:w="5025"/>
        <w:gridCol w:w="1591"/>
        <w:gridCol w:w="1223"/>
        <w:gridCol w:w="1219"/>
      </w:tblGrid>
      <w:tr w:rsidR="00576806" w:rsidRPr="00F06879" w14:paraId="0BF5847B" w14:textId="77777777" w:rsidTr="00292C34">
        <w:tc>
          <w:tcPr>
            <w:tcW w:w="277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388CEFD" w14:textId="77777777" w:rsidR="00576806" w:rsidRPr="00F06879" w:rsidRDefault="00576806" w:rsidP="00292C34">
            <w:pPr>
              <w:contextualSpacing/>
              <w:rPr>
                <w:rFonts w:ascii="Arial" w:hAnsi="Arial" w:cs="Arial"/>
                <w:b/>
                <w:bCs/>
                <w:szCs w:val="18"/>
              </w:rPr>
            </w:pPr>
            <w:r w:rsidRPr="00905F64">
              <w:rPr>
                <w:rFonts w:ascii="Arial" w:hAnsi="Arial" w:cs="Arial"/>
                <w:b/>
                <w:bCs/>
                <w:sz w:val="18"/>
                <w:szCs w:val="18"/>
              </w:rPr>
              <w:t>7. NOMBRE DEL ASENTAMIENTO HUMANO</w:t>
            </w:r>
            <w:r w:rsidRPr="00F06879">
              <w:rPr>
                <w:rFonts w:ascii="Arial" w:hAnsi="Arial" w:cs="Arial"/>
                <w:b/>
                <w:bCs/>
                <w:szCs w:val="18"/>
              </w:rPr>
              <w:t xml:space="preserve">  </w:t>
            </w:r>
          </w:p>
        </w:tc>
        <w:tc>
          <w:tcPr>
            <w:tcW w:w="2226" w:type="pct"/>
            <w:gridSpan w:val="3"/>
            <w:tcBorders>
              <w:top w:val="double" w:sz="4" w:space="0" w:color="auto"/>
              <w:left w:val="double" w:sz="4" w:space="0" w:color="auto"/>
              <w:right w:val="double" w:sz="4" w:space="0" w:color="auto"/>
            </w:tcBorders>
            <w:shd w:val="clear" w:color="auto" w:fill="D9D9D9" w:themeFill="background1" w:themeFillShade="D9"/>
          </w:tcPr>
          <w:p w14:paraId="02798BD1" w14:textId="77777777" w:rsidR="00576806" w:rsidRPr="00F06879" w:rsidRDefault="00576806" w:rsidP="00292C34">
            <w:pPr>
              <w:jc w:val="center"/>
              <w:rPr>
                <w:rFonts w:ascii="Arial" w:hAnsi="Arial" w:cs="Arial"/>
                <w:b/>
                <w:bCs/>
                <w:sz w:val="18"/>
                <w:szCs w:val="18"/>
              </w:rPr>
            </w:pPr>
            <w:r w:rsidRPr="00F06879">
              <w:rPr>
                <w:rFonts w:ascii="Arial" w:hAnsi="Arial" w:cs="Arial"/>
                <w:b/>
                <w:bCs/>
                <w:sz w:val="18"/>
                <w:szCs w:val="18"/>
              </w:rPr>
              <w:t>ESPECIFICACIONES</w:t>
            </w:r>
          </w:p>
        </w:tc>
      </w:tr>
      <w:tr w:rsidR="00576806" w:rsidRPr="00F06879" w14:paraId="250BABC9" w14:textId="77777777" w:rsidTr="00292C34">
        <w:tc>
          <w:tcPr>
            <w:tcW w:w="2774" w:type="pct"/>
            <w:vMerge w:val="restart"/>
            <w:tcBorders>
              <w:top w:val="double" w:sz="4" w:space="0" w:color="auto"/>
              <w:left w:val="double" w:sz="4" w:space="0" w:color="auto"/>
              <w:right w:val="double" w:sz="4" w:space="0" w:color="auto"/>
            </w:tcBorders>
          </w:tcPr>
          <w:p w14:paraId="64E814F6" w14:textId="3A37559D" w:rsidR="00576806" w:rsidRPr="00F06879" w:rsidRDefault="00576806" w:rsidP="00292C34">
            <w:pPr>
              <w:rPr>
                <w:rFonts w:ascii="Arial" w:hAnsi="Arial" w:cs="Arial"/>
                <w:sz w:val="18"/>
                <w:szCs w:val="18"/>
              </w:rPr>
            </w:pPr>
            <w:r w:rsidRPr="00F06879">
              <w:rPr>
                <w:rFonts w:ascii="Arial" w:hAnsi="Arial" w:cs="Arial"/>
                <w:sz w:val="18"/>
                <w:szCs w:val="18"/>
              </w:rPr>
              <w:t>Nombre del asentamiento humano</w:t>
            </w:r>
            <w:r>
              <w:rPr>
                <w:rFonts w:ascii="Arial" w:hAnsi="Arial" w:cs="Arial"/>
                <w:sz w:val="18"/>
                <w:szCs w:val="18"/>
              </w:rPr>
              <w:t>.</w:t>
            </w:r>
          </w:p>
        </w:tc>
        <w:tc>
          <w:tcPr>
            <w:tcW w:w="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6790DA1" w14:textId="77777777" w:rsidR="00576806" w:rsidRPr="00F06879" w:rsidRDefault="00576806" w:rsidP="00292C34">
            <w:pPr>
              <w:jc w:val="center"/>
              <w:rPr>
                <w:rFonts w:ascii="Arial" w:hAnsi="Arial" w:cs="Arial"/>
                <w:b/>
                <w:bCs/>
                <w:sz w:val="18"/>
                <w:szCs w:val="18"/>
              </w:rPr>
            </w:pPr>
            <w:r w:rsidRPr="00F06879">
              <w:rPr>
                <w:rFonts w:ascii="Arial" w:hAnsi="Arial" w:cs="Arial"/>
                <w:b/>
                <w:bCs/>
                <w:sz w:val="18"/>
                <w:szCs w:val="18"/>
              </w:rPr>
              <w:t>NOMBRE</w:t>
            </w:r>
          </w:p>
        </w:tc>
        <w:tc>
          <w:tcPr>
            <w:tcW w:w="67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D0CB619" w14:textId="77777777" w:rsidR="00576806" w:rsidRPr="00F06879" w:rsidRDefault="00576806" w:rsidP="00292C34">
            <w:pPr>
              <w:jc w:val="center"/>
              <w:rPr>
                <w:rFonts w:ascii="Arial" w:hAnsi="Arial" w:cs="Arial"/>
                <w:b/>
                <w:bCs/>
                <w:sz w:val="18"/>
                <w:szCs w:val="18"/>
              </w:rPr>
            </w:pPr>
            <w:r w:rsidRPr="00F06879">
              <w:rPr>
                <w:rFonts w:ascii="Arial" w:hAnsi="Arial" w:cs="Arial"/>
                <w:b/>
                <w:bCs/>
                <w:sz w:val="18"/>
                <w:szCs w:val="18"/>
              </w:rPr>
              <w:t>TIPO</w:t>
            </w:r>
          </w:p>
        </w:tc>
        <w:tc>
          <w:tcPr>
            <w:tcW w:w="67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BB2CA67" w14:textId="77777777" w:rsidR="00576806" w:rsidRPr="00F06879" w:rsidRDefault="00576806" w:rsidP="00292C34">
            <w:pPr>
              <w:jc w:val="center"/>
              <w:rPr>
                <w:rFonts w:ascii="Arial" w:hAnsi="Arial" w:cs="Arial"/>
                <w:b/>
                <w:bCs/>
                <w:sz w:val="18"/>
                <w:szCs w:val="18"/>
              </w:rPr>
            </w:pPr>
            <w:r w:rsidRPr="00F06879">
              <w:rPr>
                <w:rFonts w:ascii="Arial" w:hAnsi="Arial" w:cs="Arial"/>
                <w:b/>
                <w:bCs/>
                <w:sz w:val="18"/>
                <w:szCs w:val="18"/>
              </w:rPr>
              <w:t>LONGITUD</w:t>
            </w:r>
          </w:p>
        </w:tc>
      </w:tr>
      <w:tr w:rsidR="00576806" w:rsidRPr="00F06879" w14:paraId="5E95CD73" w14:textId="77777777" w:rsidTr="00292C34">
        <w:tc>
          <w:tcPr>
            <w:tcW w:w="2774" w:type="pct"/>
            <w:vMerge/>
            <w:tcBorders>
              <w:left w:val="double" w:sz="4" w:space="0" w:color="auto"/>
              <w:bottom w:val="double" w:sz="4" w:space="0" w:color="auto"/>
              <w:right w:val="double" w:sz="4" w:space="0" w:color="auto"/>
            </w:tcBorders>
          </w:tcPr>
          <w:p w14:paraId="4BC9F3BE" w14:textId="77777777" w:rsidR="00576806" w:rsidRPr="00F06879" w:rsidRDefault="00576806" w:rsidP="00292C34">
            <w:pPr>
              <w:rPr>
                <w:rFonts w:ascii="Arial" w:hAnsi="Arial" w:cs="Arial"/>
                <w:sz w:val="18"/>
                <w:szCs w:val="18"/>
              </w:rPr>
            </w:pPr>
          </w:p>
        </w:tc>
        <w:tc>
          <w:tcPr>
            <w:tcW w:w="878" w:type="pct"/>
            <w:tcBorders>
              <w:top w:val="double" w:sz="4" w:space="0" w:color="auto"/>
              <w:left w:val="double" w:sz="4" w:space="0" w:color="auto"/>
              <w:bottom w:val="double" w:sz="4" w:space="0" w:color="auto"/>
              <w:right w:val="double" w:sz="4" w:space="0" w:color="auto"/>
            </w:tcBorders>
          </w:tcPr>
          <w:p w14:paraId="1D98A2EE" w14:textId="77777777" w:rsidR="00576806" w:rsidRPr="00F06879" w:rsidRDefault="00576806" w:rsidP="00292C34">
            <w:pPr>
              <w:jc w:val="center"/>
              <w:rPr>
                <w:rFonts w:ascii="Arial" w:hAnsi="Arial" w:cs="Arial"/>
                <w:sz w:val="18"/>
                <w:szCs w:val="18"/>
              </w:rPr>
            </w:pPr>
            <w:r w:rsidRPr="00F06879">
              <w:rPr>
                <w:rFonts w:ascii="Arial" w:hAnsi="Arial" w:cs="Arial"/>
                <w:sz w:val="18"/>
                <w:szCs w:val="18"/>
              </w:rPr>
              <w:t>NOMASEN</w:t>
            </w:r>
          </w:p>
        </w:tc>
        <w:tc>
          <w:tcPr>
            <w:tcW w:w="675" w:type="pct"/>
            <w:tcBorders>
              <w:top w:val="double" w:sz="4" w:space="0" w:color="auto"/>
              <w:left w:val="double" w:sz="4" w:space="0" w:color="auto"/>
              <w:bottom w:val="double" w:sz="4" w:space="0" w:color="auto"/>
              <w:right w:val="double" w:sz="4" w:space="0" w:color="auto"/>
            </w:tcBorders>
          </w:tcPr>
          <w:p w14:paraId="03AF5550" w14:textId="77777777" w:rsidR="00576806" w:rsidRPr="00F06879" w:rsidRDefault="00576806" w:rsidP="00292C34">
            <w:pPr>
              <w:jc w:val="center"/>
              <w:rPr>
                <w:rFonts w:ascii="Arial" w:hAnsi="Arial" w:cs="Arial"/>
                <w:sz w:val="18"/>
                <w:szCs w:val="18"/>
              </w:rPr>
            </w:pPr>
            <w:r w:rsidRPr="00F06879">
              <w:rPr>
                <w:rFonts w:ascii="Arial" w:hAnsi="Arial" w:cs="Arial"/>
                <w:sz w:val="18"/>
                <w:szCs w:val="18"/>
              </w:rPr>
              <w:t>TEXTO</w:t>
            </w:r>
          </w:p>
        </w:tc>
        <w:tc>
          <w:tcPr>
            <w:tcW w:w="673" w:type="pct"/>
            <w:tcBorders>
              <w:top w:val="double" w:sz="4" w:space="0" w:color="auto"/>
              <w:left w:val="double" w:sz="4" w:space="0" w:color="auto"/>
              <w:bottom w:val="double" w:sz="4" w:space="0" w:color="auto"/>
              <w:right w:val="double" w:sz="4" w:space="0" w:color="auto"/>
            </w:tcBorders>
          </w:tcPr>
          <w:p w14:paraId="78689129" w14:textId="77777777" w:rsidR="00576806" w:rsidRPr="00F06879" w:rsidRDefault="00576806" w:rsidP="00292C34">
            <w:pPr>
              <w:jc w:val="center"/>
              <w:rPr>
                <w:rFonts w:ascii="Arial" w:hAnsi="Arial" w:cs="Arial"/>
                <w:sz w:val="18"/>
                <w:szCs w:val="18"/>
              </w:rPr>
            </w:pPr>
            <w:r w:rsidRPr="00F06879">
              <w:rPr>
                <w:rFonts w:ascii="Arial" w:hAnsi="Arial" w:cs="Arial"/>
                <w:sz w:val="18"/>
                <w:szCs w:val="18"/>
              </w:rPr>
              <w:t>255</w:t>
            </w:r>
          </w:p>
        </w:tc>
      </w:tr>
      <w:tr w:rsidR="00576806" w:rsidRPr="00F06879" w14:paraId="3E2F3227" w14:textId="77777777" w:rsidTr="00292C34">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33F7A2D9" w14:textId="77777777" w:rsidR="00576806" w:rsidRPr="00F06879" w:rsidRDefault="00576806" w:rsidP="00292C34">
            <w:pPr>
              <w:jc w:val="center"/>
              <w:rPr>
                <w:rFonts w:ascii="Arial" w:hAnsi="Arial" w:cs="Arial"/>
                <w:b/>
                <w:bCs/>
                <w:sz w:val="18"/>
                <w:szCs w:val="18"/>
              </w:rPr>
            </w:pPr>
            <w:r w:rsidRPr="00F06879">
              <w:rPr>
                <w:rFonts w:ascii="Arial" w:hAnsi="Arial" w:cs="Arial"/>
                <w:b/>
                <w:bCs/>
                <w:sz w:val="18"/>
                <w:szCs w:val="18"/>
              </w:rPr>
              <w:t>DOMINIO DE VALORES</w:t>
            </w:r>
          </w:p>
        </w:tc>
      </w:tr>
      <w:tr w:rsidR="00576806" w:rsidRPr="00F06879" w14:paraId="30250B6F" w14:textId="77777777" w:rsidTr="00292C34">
        <w:tc>
          <w:tcPr>
            <w:tcW w:w="5000" w:type="pct"/>
            <w:gridSpan w:val="4"/>
            <w:tcBorders>
              <w:top w:val="double" w:sz="4" w:space="0" w:color="auto"/>
              <w:left w:val="double" w:sz="4" w:space="0" w:color="auto"/>
              <w:bottom w:val="double" w:sz="4" w:space="0" w:color="auto"/>
              <w:right w:val="double" w:sz="4" w:space="0" w:color="auto"/>
            </w:tcBorders>
          </w:tcPr>
          <w:p w14:paraId="33A3DB69" w14:textId="77777777" w:rsidR="00576806" w:rsidRPr="00F06879" w:rsidRDefault="00576806" w:rsidP="00292C34">
            <w:pPr>
              <w:rPr>
                <w:rFonts w:ascii="Arial" w:hAnsi="Arial" w:cs="Arial"/>
                <w:sz w:val="18"/>
                <w:szCs w:val="18"/>
              </w:rPr>
            </w:pPr>
            <w:r w:rsidRPr="00F06879">
              <w:rPr>
                <w:rFonts w:ascii="Arial" w:hAnsi="Arial" w:cs="Arial"/>
                <w:sz w:val="18"/>
                <w:szCs w:val="18"/>
              </w:rPr>
              <w:t xml:space="preserve">Indeterminado </w:t>
            </w:r>
          </w:p>
        </w:tc>
      </w:tr>
      <w:tr w:rsidR="00576806" w:rsidRPr="00F06879" w14:paraId="49CA039B" w14:textId="77777777" w:rsidTr="00292C34">
        <w:trPr>
          <w:trHeight w:val="516"/>
        </w:trPr>
        <w:tc>
          <w:tcPr>
            <w:tcW w:w="5000" w:type="pct"/>
            <w:gridSpan w:val="4"/>
            <w:tcBorders>
              <w:top w:val="double" w:sz="4" w:space="0" w:color="auto"/>
              <w:left w:val="double" w:sz="4" w:space="0" w:color="auto"/>
              <w:bottom w:val="double" w:sz="4" w:space="0" w:color="auto"/>
              <w:right w:val="double" w:sz="4" w:space="0" w:color="auto"/>
            </w:tcBorders>
          </w:tcPr>
          <w:p w14:paraId="18347552" w14:textId="77777777" w:rsidR="00576806" w:rsidRPr="00F06879" w:rsidRDefault="00576806" w:rsidP="00292C34">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2F859605" w14:textId="77777777" w:rsidR="00576806" w:rsidRPr="00292C34" w:rsidRDefault="00576806" w:rsidP="003E1207">
            <w:pPr>
              <w:pStyle w:val="Prrafodelista"/>
              <w:numPr>
                <w:ilvl w:val="0"/>
                <w:numId w:val="24"/>
              </w:numPr>
              <w:spacing w:after="0"/>
              <w:rPr>
                <w:rFonts w:ascii="Arial" w:hAnsi="Arial" w:cs="Arial"/>
                <w:szCs w:val="18"/>
              </w:rPr>
            </w:pPr>
            <w:r w:rsidRPr="006F7693">
              <w:rPr>
                <w:rFonts w:ascii="Arial" w:hAnsi="Arial" w:cs="Arial"/>
                <w:szCs w:val="18"/>
              </w:rPr>
              <w:t xml:space="preserve">Dato diferente de </w:t>
            </w:r>
            <w:r w:rsidRPr="00292C34">
              <w:rPr>
                <w:rFonts w:ascii="Arial" w:hAnsi="Arial" w:cs="Arial"/>
                <w:b/>
                <w:bCs/>
                <w:szCs w:val="18"/>
              </w:rPr>
              <w:t>Nulo</w:t>
            </w:r>
            <w:r w:rsidRPr="006F7693">
              <w:rPr>
                <w:rFonts w:ascii="Arial" w:hAnsi="Arial" w:cs="Arial"/>
                <w:szCs w:val="18"/>
              </w:rPr>
              <w:t>.</w:t>
            </w:r>
          </w:p>
          <w:p w14:paraId="32D8FF61" w14:textId="77777777" w:rsidR="00576806" w:rsidRPr="00F06879" w:rsidRDefault="00576806" w:rsidP="00576806">
            <w:pPr>
              <w:pStyle w:val="Prrafodelista"/>
              <w:numPr>
                <w:ilvl w:val="0"/>
                <w:numId w:val="24"/>
              </w:numPr>
              <w:spacing w:after="0" w:line="240" w:lineRule="auto"/>
              <w:contextualSpacing/>
              <w:jc w:val="left"/>
              <w:rPr>
                <w:rFonts w:ascii="Arial" w:hAnsi="Arial" w:cs="Arial"/>
                <w:szCs w:val="18"/>
              </w:rPr>
            </w:pPr>
            <w:r w:rsidRPr="006F7693">
              <w:rPr>
                <w:rFonts w:ascii="Arial" w:hAnsi="Arial" w:cs="Arial"/>
                <w:b/>
                <w:bCs/>
                <w:szCs w:val="18"/>
              </w:rPr>
              <w:t xml:space="preserve">Ninguno – </w:t>
            </w:r>
            <w:r w:rsidRPr="00292C34">
              <w:rPr>
                <w:rFonts w:ascii="Arial" w:hAnsi="Arial" w:cs="Arial"/>
                <w:szCs w:val="18"/>
              </w:rPr>
              <w:t>en ausencia del dato.</w:t>
            </w:r>
            <w:r w:rsidRPr="006F7693">
              <w:rPr>
                <w:rFonts w:ascii="Arial" w:hAnsi="Arial" w:cs="Arial"/>
                <w:b/>
                <w:bCs/>
                <w:szCs w:val="18"/>
              </w:rPr>
              <w:t xml:space="preserve"> </w:t>
            </w:r>
          </w:p>
        </w:tc>
      </w:tr>
    </w:tbl>
    <w:p w14:paraId="15585DA1" w14:textId="77777777" w:rsidR="005358A6" w:rsidRDefault="005358A6" w:rsidP="005358A6">
      <w:pPr>
        <w:rPr>
          <w:rStyle w:val="tit2Car"/>
          <w:b w:val="0"/>
          <w:bCs w:val="0"/>
        </w:rPr>
      </w:pPr>
    </w:p>
    <w:tbl>
      <w:tblPr>
        <w:tblStyle w:val="Tablaconcuadrcula"/>
        <w:tblW w:w="5000" w:type="pct"/>
        <w:tblLook w:val="04A0" w:firstRow="1" w:lastRow="0" w:firstColumn="1" w:lastColumn="0" w:noHBand="0" w:noVBand="1"/>
      </w:tblPr>
      <w:tblGrid>
        <w:gridCol w:w="4445"/>
        <w:gridCol w:w="2237"/>
        <w:gridCol w:w="1220"/>
        <w:gridCol w:w="1156"/>
      </w:tblGrid>
      <w:tr w:rsidR="005358A6" w:rsidRPr="00F06879" w14:paraId="4D8BFE45" w14:textId="77777777" w:rsidTr="00E43029">
        <w:tc>
          <w:tcPr>
            <w:tcW w:w="245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A0C946B" w14:textId="1B6A731B" w:rsidR="005358A6" w:rsidRPr="00F06879" w:rsidRDefault="008B00C3" w:rsidP="003E1207">
            <w:pPr>
              <w:pStyle w:val="Prrafodelista"/>
              <w:spacing w:after="0" w:line="240" w:lineRule="auto"/>
              <w:ind w:left="0" w:firstLine="0"/>
              <w:contextualSpacing/>
              <w:rPr>
                <w:rFonts w:ascii="Arial" w:hAnsi="Arial" w:cs="Arial"/>
                <w:b/>
                <w:bCs/>
                <w:szCs w:val="18"/>
              </w:rPr>
            </w:pPr>
            <w:r>
              <w:rPr>
                <w:rFonts w:ascii="Arial" w:hAnsi="Arial" w:cs="Arial"/>
                <w:b/>
                <w:bCs/>
                <w:szCs w:val="18"/>
              </w:rPr>
              <w:t>8.</w:t>
            </w:r>
            <w:r w:rsidR="00326C22">
              <w:rPr>
                <w:rFonts w:ascii="Arial" w:hAnsi="Arial" w:cs="Arial"/>
                <w:b/>
                <w:bCs/>
                <w:szCs w:val="18"/>
              </w:rPr>
              <w:t xml:space="preserve"> </w:t>
            </w:r>
            <w:r w:rsidR="005358A6" w:rsidRPr="00F06879">
              <w:rPr>
                <w:rFonts w:ascii="Arial" w:hAnsi="Arial" w:cs="Arial"/>
                <w:b/>
                <w:bCs/>
                <w:szCs w:val="18"/>
              </w:rPr>
              <w:t>CÓDIGO POSTAL</w:t>
            </w:r>
          </w:p>
        </w:tc>
        <w:tc>
          <w:tcPr>
            <w:tcW w:w="2543" w:type="pct"/>
            <w:gridSpan w:val="3"/>
            <w:tcBorders>
              <w:top w:val="double" w:sz="4" w:space="0" w:color="auto"/>
              <w:left w:val="double" w:sz="4" w:space="0" w:color="auto"/>
              <w:right w:val="double" w:sz="4" w:space="0" w:color="auto"/>
            </w:tcBorders>
            <w:shd w:val="clear" w:color="auto" w:fill="D9D9D9" w:themeFill="background1" w:themeFillShade="D9"/>
          </w:tcPr>
          <w:p w14:paraId="4FA6D025"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5EEE456F" w14:textId="77777777" w:rsidTr="003A3CF5">
        <w:tc>
          <w:tcPr>
            <w:tcW w:w="2457" w:type="pct"/>
            <w:vMerge w:val="restart"/>
            <w:tcBorders>
              <w:top w:val="double" w:sz="4" w:space="0" w:color="auto"/>
              <w:left w:val="double" w:sz="4" w:space="0" w:color="auto"/>
              <w:right w:val="double" w:sz="4" w:space="0" w:color="auto"/>
            </w:tcBorders>
          </w:tcPr>
          <w:p w14:paraId="0EA68D50" w14:textId="0EDC3736" w:rsidR="005358A6" w:rsidRPr="00F06879" w:rsidRDefault="005358A6" w:rsidP="005358A6">
            <w:pPr>
              <w:rPr>
                <w:rFonts w:ascii="Arial" w:hAnsi="Arial" w:cs="Arial"/>
                <w:sz w:val="18"/>
                <w:szCs w:val="18"/>
              </w:rPr>
            </w:pPr>
            <w:r w:rsidRPr="00F06879">
              <w:rPr>
                <w:rFonts w:ascii="Arial" w:hAnsi="Arial" w:cs="Arial"/>
                <w:sz w:val="18"/>
                <w:szCs w:val="18"/>
              </w:rPr>
              <w:t>Serie de 5 dígitos asignados por el Servicio Postal Mexicano</w:t>
            </w:r>
            <w:r w:rsidR="00576806">
              <w:rPr>
                <w:rFonts w:ascii="Arial" w:hAnsi="Arial" w:cs="Arial"/>
                <w:sz w:val="18"/>
                <w:szCs w:val="18"/>
              </w:rPr>
              <w:t>.</w:t>
            </w:r>
          </w:p>
        </w:tc>
        <w:tc>
          <w:tcPr>
            <w:tcW w:w="123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687ED4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7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7A6DE57"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2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7AC7AC2"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7FAFF61A" w14:textId="77777777" w:rsidTr="003A3CF5">
        <w:tc>
          <w:tcPr>
            <w:tcW w:w="2457" w:type="pct"/>
            <w:vMerge/>
            <w:tcBorders>
              <w:left w:val="double" w:sz="4" w:space="0" w:color="auto"/>
              <w:bottom w:val="double" w:sz="4" w:space="0" w:color="auto"/>
              <w:right w:val="double" w:sz="4" w:space="0" w:color="auto"/>
            </w:tcBorders>
          </w:tcPr>
          <w:p w14:paraId="75EA8ECF" w14:textId="77777777" w:rsidR="005358A6" w:rsidRPr="00F06879" w:rsidRDefault="005358A6" w:rsidP="005358A6">
            <w:pPr>
              <w:rPr>
                <w:rFonts w:ascii="Arial" w:hAnsi="Arial" w:cs="Arial"/>
                <w:sz w:val="18"/>
                <w:szCs w:val="18"/>
              </w:rPr>
            </w:pPr>
          </w:p>
        </w:tc>
        <w:tc>
          <w:tcPr>
            <w:tcW w:w="1238" w:type="pct"/>
            <w:tcBorders>
              <w:top w:val="double" w:sz="4" w:space="0" w:color="auto"/>
              <w:left w:val="double" w:sz="4" w:space="0" w:color="auto"/>
              <w:bottom w:val="double" w:sz="4" w:space="0" w:color="auto"/>
              <w:right w:val="double" w:sz="4" w:space="0" w:color="auto"/>
            </w:tcBorders>
          </w:tcPr>
          <w:p w14:paraId="42759316"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CP</w:t>
            </w:r>
          </w:p>
        </w:tc>
        <w:tc>
          <w:tcPr>
            <w:tcW w:w="677" w:type="pct"/>
            <w:tcBorders>
              <w:top w:val="double" w:sz="4" w:space="0" w:color="auto"/>
              <w:left w:val="double" w:sz="4" w:space="0" w:color="auto"/>
              <w:bottom w:val="double" w:sz="4" w:space="0" w:color="auto"/>
              <w:right w:val="double" w:sz="4" w:space="0" w:color="auto"/>
            </w:tcBorders>
          </w:tcPr>
          <w:p w14:paraId="33987E72"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27" w:type="pct"/>
            <w:tcBorders>
              <w:top w:val="double" w:sz="4" w:space="0" w:color="auto"/>
              <w:left w:val="double" w:sz="4" w:space="0" w:color="auto"/>
              <w:bottom w:val="double" w:sz="4" w:space="0" w:color="auto"/>
              <w:right w:val="double" w:sz="4" w:space="0" w:color="auto"/>
            </w:tcBorders>
          </w:tcPr>
          <w:p w14:paraId="7C37B1E1"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5</w:t>
            </w:r>
          </w:p>
        </w:tc>
      </w:tr>
      <w:tr w:rsidR="005358A6" w:rsidRPr="00F06879" w14:paraId="250A54B1"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1C813CE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30D1757C"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185FDDEC"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Indeterminado </w:t>
            </w:r>
          </w:p>
        </w:tc>
      </w:tr>
      <w:tr w:rsidR="005358A6" w:rsidRPr="00F06879" w14:paraId="6BC23889"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6E94EC36"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4B22B377" w14:textId="7F6E8212" w:rsidR="00576806" w:rsidRPr="003E1207" w:rsidRDefault="00576806" w:rsidP="003D0A33">
            <w:pPr>
              <w:pStyle w:val="Prrafodelista"/>
              <w:numPr>
                <w:ilvl w:val="0"/>
                <w:numId w:val="24"/>
              </w:numPr>
              <w:spacing w:after="0" w:line="240" w:lineRule="auto"/>
              <w:contextualSpacing/>
              <w:jc w:val="left"/>
              <w:rPr>
                <w:rFonts w:ascii="Arial" w:hAnsi="Arial" w:cs="Arial"/>
                <w:szCs w:val="18"/>
              </w:rPr>
            </w:pPr>
            <w:r w:rsidRPr="00576806">
              <w:rPr>
                <w:rFonts w:ascii="Arial" w:hAnsi="Arial" w:cs="Arial"/>
                <w:szCs w:val="18"/>
              </w:rPr>
              <w:t xml:space="preserve">Dato diferente de </w:t>
            </w:r>
            <w:r w:rsidRPr="003E1207">
              <w:rPr>
                <w:rFonts w:ascii="Arial" w:hAnsi="Arial" w:cs="Arial"/>
                <w:b/>
                <w:bCs/>
                <w:szCs w:val="18"/>
              </w:rPr>
              <w:t>Nulo.</w:t>
            </w:r>
          </w:p>
          <w:p w14:paraId="32F7039D" w14:textId="35B06515" w:rsidR="00576806" w:rsidRDefault="005358A6" w:rsidP="003D0A33">
            <w:pPr>
              <w:pStyle w:val="Prrafodelista"/>
              <w:numPr>
                <w:ilvl w:val="0"/>
                <w:numId w:val="24"/>
              </w:numPr>
              <w:spacing w:after="0" w:line="240" w:lineRule="auto"/>
              <w:contextualSpacing/>
              <w:jc w:val="left"/>
              <w:rPr>
                <w:rFonts w:ascii="Arial" w:hAnsi="Arial" w:cs="Arial"/>
                <w:szCs w:val="18"/>
              </w:rPr>
            </w:pPr>
            <w:r w:rsidRPr="00F06879">
              <w:rPr>
                <w:rFonts w:ascii="Arial" w:hAnsi="Arial" w:cs="Arial"/>
                <w:b/>
                <w:bCs/>
                <w:szCs w:val="18"/>
              </w:rPr>
              <w:t>00000</w:t>
            </w:r>
            <w:r w:rsidRPr="00F06879">
              <w:rPr>
                <w:rFonts w:ascii="Arial" w:hAnsi="Arial" w:cs="Arial"/>
                <w:szCs w:val="18"/>
              </w:rPr>
              <w:t>- en ausencia del dato.</w:t>
            </w:r>
          </w:p>
          <w:p w14:paraId="6236CF79" w14:textId="7C61FB6B" w:rsidR="006E5213" w:rsidRPr="003E1207" w:rsidRDefault="006E5213" w:rsidP="00576806">
            <w:pPr>
              <w:pStyle w:val="Prrafodelista"/>
              <w:numPr>
                <w:ilvl w:val="0"/>
                <w:numId w:val="24"/>
              </w:numPr>
              <w:spacing w:after="0" w:line="240" w:lineRule="auto"/>
              <w:contextualSpacing/>
              <w:jc w:val="left"/>
              <w:rPr>
                <w:rFonts w:ascii="Arial" w:hAnsi="Arial" w:cs="Arial"/>
                <w:szCs w:val="18"/>
              </w:rPr>
            </w:pPr>
            <w:r>
              <w:rPr>
                <w:rFonts w:ascii="Arial" w:hAnsi="Arial" w:cs="Arial"/>
                <w:szCs w:val="18"/>
              </w:rPr>
              <w:t>Solo dígitos</w:t>
            </w:r>
            <w:r w:rsidR="00576806">
              <w:rPr>
                <w:rFonts w:ascii="Arial" w:hAnsi="Arial" w:cs="Arial"/>
                <w:szCs w:val="18"/>
              </w:rPr>
              <w:t>.</w:t>
            </w:r>
          </w:p>
        </w:tc>
      </w:tr>
    </w:tbl>
    <w:p w14:paraId="14FFC8F9" w14:textId="77777777" w:rsidR="005358A6" w:rsidRPr="00F06879" w:rsidRDefault="005358A6" w:rsidP="005358A6">
      <w:pPr>
        <w:rPr>
          <w:rStyle w:val="tit2Car"/>
          <w:b w:val="0"/>
          <w:bCs w:val="0"/>
        </w:rPr>
      </w:pPr>
    </w:p>
    <w:p w14:paraId="33CDACD5" w14:textId="77777777" w:rsidR="005358A6" w:rsidRDefault="005358A6" w:rsidP="005358A6">
      <w:pPr>
        <w:rPr>
          <w:rStyle w:val="tit2Car"/>
          <w:b w:val="0"/>
          <w:bCs w:val="0"/>
        </w:rPr>
      </w:pPr>
    </w:p>
    <w:p w14:paraId="6984185C" w14:textId="77777777" w:rsidR="00576806" w:rsidRPr="00F06879" w:rsidRDefault="00576806" w:rsidP="005358A6">
      <w:pPr>
        <w:rPr>
          <w:rStyle w:val="tit2Car"/>
          <w:b w:val="0"/>
          <w:bCs w:val="0"/>
        </w:rPr>
      </w:pPr>
    </w:p>
    <w:tbl>
      <w:tblPr>
        <w:tblStyle w:val="Tablaconcuadrcula"/>
        <w:tblW w:w="5000" w:type="pct"/>
        <w:tblLook w:val="04A0" w:firstRow="1" w:lastRow="0" w:firstColumn="1" w:lastColumn="0" w:noHBand="0" w:noVBand="1"/>
      </w:tblPr>
      <w:tblGrid>
        <w:gridCol w:w="4558"/>
        <w:gridCol w:w="2139"/>
        <w:gridCol w:w="1187"/>
        <w:gridCol w:w="1174"/>
      </w:tblGrid>
      <w:tr w:rsidR="005358A6" w:rsidRPr="00F06879" w14:paraId="191511C7" w14:textId="77777777" w:rsidTr="00E43029">
        <w:tc>
          <w:tcPr>
            <w:tcW w:w="251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46C3FF1" w14:textId="0D668577" w:rsidR="005358A6" w:rsidRPr="00F06879" w:rsidRDefault="008B00C3" w:rsidP="00905F64">
            <w:pPr>
              <w:pStyle w:val="Prrafodelista"/>
              <w:spacing w:after="0" w:line="240" w:lineRule="auto"/>
              <w:ind w:left="0" w:firstLine="0"/>
              <w:contextualSpacing/>
              <w:rPr>
                <w:rFonts w:ascii="Arial" w:hAnsi="Arial" w:cs="Arial"/>
                <w:b/>
                <w:bCs/>
                <w:szCs w:val="18"/>
              </w:rPr>
            </w:pPr>
            <w:r>
              <w:rPr>
                <w:rFonts w:ascii="Arial" w:hAnsi="Arial" w:cs="Arial"/>
                <w:b/>
                <w:bCs/>
                <w:szCs w:val="18"/>
              </w:rPr>
              <w:lastRenderedPageBreak/>
              <w:t>9.</w:t>
            </w:r>
            <w:r w:rsidR="003D0A33">
              <w:rPr>
                <w:rFonts w:ascii="Arial" w:hAnsi="Arial" w:cs="Arial"/>
                <w:b/>
                <w:bCs/>
                <w:szCs w:val="18"/>
              </w:rPr>
              <w:t xml:space="preserve"> N</w:t>
            </w:r>
            <w:r w:rsidR="005358A6" w:rsidRPr="00F06879">
              <w:rPr>
                <w:rFonts w:ascii="Arial" w:hAnsi="Arial" w:cs="Arial"/>
                <w:b/>
                <w:bCs/>
                <w:szCs w:val="18"/>
              </w:rPr>
              <w:t xml:space="preserve">OMBRE DE LA LOCALIDAD GEOESTADÍSTICA </w:t>
            </w:r>
          </w:p>
        </w:tc>
        <w:tc>
          <w:tcPr>
            <w:tcW w:w="2484"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7DDF53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35EE6D95" w14:textId="77777777" w:rsidTr="003A3CF5">
        <w:tc>
          <w:tcPr>
            <w:tcW w:w="2516" w:type="pct"/>
            <w:vMerge w:val="restart"/>
            <w:tcBorders>
              <w:top w:val="double" w:sz="4" w:space="0" w:color="auto"/>
              <w:left w:val="double" w:sz="4" w:space="0" w:color="auto"/>
              <w:right w:val="double" w:sz="4" w:space="0" w:color="auto"/>
            </w:tcBorders>
          </w:tcPr>
          <w:p w14:paraId="5857CE31" w14:textId="3D04DB98" w:rsidR="005358A6" w:rsidRPr="00F06879" w:rsidRDefault="005358A6" w:rsidP="005358A6">
            <w:pPr>
              <w:rPr>
                <w:rFonts w:ascii="Arial" w:hAnsi="Arial" w:cs="Arial"/>
                <w:sz w:val="18"/>
                <w:szCs w:val="18"/>
              </w:rPr>
            </w:pPr>
            <w:r w:rsidRPr="00F06879">
              <w:rPr>
                <w:rFonts w:ascii="Arial" w:hAnsi="Arial" w:cs="Arial"/>
                <w:sz w:val="18"/>
                <w:szCs w:val="18"/>
              </w:rPr>
              <w:t>Nombre de la localidad geoestadística del INEGI</w:t>
            </w:r>
            <w:r w:rsidR="00576806">
              <w:rPr>
                <w:rFonts w:ascii="Arial" w:hAnsi="Arial" w:cs="Arial"/>
                <w:sz w:val="18"/>
                <w:szCs w:val="18"/>
              </w:rPr>
              <w:t>.</w:t>
            </w:r>
          </w:p>
        </w:tc>
        <w:tc>
          <w:tcPr>
            <w:tcW w:w="118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B8E11E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5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451BE8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F074BA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468AECDE" w14:textId="77777777" w:rsidTr="003A3CF5">
        <w:tc>
          <w:tcPr>
            <w:tcW w:w="2516" w:type="pct"/>
            <w:vMerge/>
            <w:tcBorders>
              <w:left w:val="double" w:sz="4" w:space="0" w:color="auto"/>
              <w:bottom w:val="double" w:sz="4" w:space="0" w:color="auto"/>
              <w:right w:val="double" w:sz="4" w:space="0" w:color="auto"/>
            </w:tcBorders>
          </w:tcPr>
          <w:p w14:paraId="16EEC925" w14:textId="77777777" w:rsidR="005358A6" w:rsidRPr="00F06879" w:rsidRDefault="005358A6" w:rsidP="005358A6">
            <w:pPr>
              <w:rPr>
                <w:rFonts w:ascii="Arial" w:hAnsi="Arial" w:cs="Arial"/>
                <w:sz w:val="18"/>
                <w:szCs w:val="18"/>
              </w:rPr>
            </w:pPr>
          </w:p>
        </w:tc>
        <w:tc>
          <w:tcPr>
            <w:tcW w:w="1181" w:type="pct"/>
            <w:tcBorders>
              <w:top w:val="double" w:sz="4" w:space="0" w:color="auto"/>
              <w:left w:val="double" w:sz="4" w:space="0" w:color="auto"/>
              <w:bottom w:val="double" w:sz="4" w:space="0" w:color="auto"/>
              <w:right w:val="double" w:sz="4" w:space="0" w:color="auto"/>
            </w:tcBorders>
          </w:tcPr>
          <w:p w14:paraId="61A74603"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NOM_LOC</w:t>
            </w:r>
          </w:p>
        </w:tc>
        <w:tc>
          <w:tcPr>
            <w:tcW w:w="655" w:type="pct"/>
            <w:tcBorders>
              <w:top w:val="double" w:sz="4" w:space="0" w:color="auto"/>
              <w:left w:val="double" w:sz="4" w:space="0" w:color="auto"/>
              <w:bottom w:val="double" w:sz="4" w:space="0" w:color="auto"/>
              <w:right w:val="double" w:sz="4" w:space="0" w:color="auto"/>
            </w:tcBorders>
          </w:tcPr>
          <w:p w14:paraId="6935DC6B"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48" w:type="pct"/>
            <w:tcBorders>
              <w:top w:val="double" w:sz="4" w:space="0" w:color="auto"/>
              <w:left w:val="double" w:sz="4" w:space="0" w:color="auto"/>
              <w:bottom w:val="double" w:sz="4" w:space="0" w:color="auto"/>
              <w:right w:val="double" w:sz="4" w:space="0" w:color="auto"/>
            </w:tcBorders>
          </w:tcPr>
          <w:p w14:paraId="5255F453"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255</w:t>
            </w:r>
          </w:p>
        </w:tc>
      </w:tr>
      <w:tr w:rsidR="005358A6" w:rsidRPr="00F06879" w14:paraId="5AFFBAF1" w14:textId="77777777" w:rsidTr="00E43029">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AADDCE2"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48D52E88" w14:textId="77777777" w:rsidTr="00E43029">
        <w:tc>
          <w:tcPr>
            <w:tcW w:w="5000" w:type="pct"/>
            <w:gridSpan w:val="4"/>
            <w:tcBorders>
              <w:top w:val="double" w:sz="4" w:space="0" w:color="auto"/>
              <w:left w:val="double" w:sz="4" w:space="0" w:color="auto"/>
              <w:bottom w:val="double" w:sz="4" w:space="0" w:color="auto"/>
              <w:right w:val="double" w:sz="4" w:space="0" w:color="auto"/>
            </w:tcBorders>
          </w:tcPr>
          <w:p w14:paraId="1FB39E86"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Indeterminado </w:t>
            </w:r>
          </w:p>
        </w:tc>
      </w:tr>
      <w:tr w:rsidR="005358A6" w:rsidRPr="00F06879" w14:paraId="49DBF365"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3566E58F"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478163BC" w14:textId="77777777" w:rsidR="005358A6" w:rsidRPr="00F06879" w:rsidRDefault="005358A6" w:rsidP="005358A6">
            <w:pPr>
              <w:pStyle w:val="Prrafodelista"/>
              <w:numPr>
                <w:ilvl w:val="0"/>
                <w:numId w:val="24"/>
              </w:numPr>
              <w:spacing w:after="0" w:line="240" w:lineRule="auto"/>
              <w:contextualSpacing/>
              <w:rPr>
                <w:rFonts w:ascii="Arial" w:hAnsi="Arial" w:cs="Arial"/>
                <w:szCs w:val="18"/>
              </w:rPr>
            </w:pPr>
            <w:r w:rsidRPr="00F06879">
              <w:rPr>
                <w:rStyle w:val="ui-provider"/>
                <w:rFonts w:ascii="Arial" w:eastAsia="Calibri" w:hAnsi="Arial" w:cs="Arial"/>
                <w:szCs w:val="18"/>
              </w:rPr>
              <w:t xml:space="preserve">Dato diferente de </w:t>
            </w:r>
            <w:r w:rsidRPr="00F06879">
              <w:rPr>
                <w:rStyle w:val="ui-provider"/>
                <w:rFonts w:ascii="Arial" w:eastAsia="Calibri" w:hAnsi="Arial" w:cs="Arial"/>
                <w:b/>
                <w:bCs/>
                <w:szCs w:val="18"/>
              </w:rPr>
              <w:t>Nulo</w:t>
            </w:r>
            <w:r w:rsidRPr="00F06879">
              <w:rPr>
                <w:rStyle w:val="ui-provider"/>
                <w:rFonts w:ascii="Arial" w:eastAsia="Calibri" w:hAnsi="Arial" w:cs="Arial"/>
                <w:szCs w:val="18"/>
              </w:rPr>
              <w:t>, consultar el Catálogo Único de Claves de Áreas Geoestadísticas Estatales, Municipales y Localidades; en caso de localidad nueva, agregar el dato del nombre de la localidad en cuestión y anotar “LOCALIDAD DE ALTA PARA SU VERIFICACIÓN” en el apartado 23. DESCRIPCIÓN DE UBICACIÓN y se procederá a enviar la documentación del caso al INEGI para su verificación y registro.</w:t>
            </w:r>
          </w:p>
        </w:tc>
      </w:tr>
    </w:tbl>
    <w:p w14:paraId="16154A34" w14:textId="77777777" w:rsidR="005358A6" w:rsidRPr="00F06879" w:rsidRDefault="005358A6" w:rsidP="005358A6">
      <w:pPr>
        <w:rPr>
          <w:rStyle w:val="tit2Car"/>
          <w:b w:val="0"/>
          <w:bCs w:val="0"/>
        </w:rPr>
      </w:pPr>
    </w:p>
    <w:p w14:paraId="7C4A5772" w14:textId="77777777" w:rsidR="005358A6" w:rsidRDefault="005358A6" w:rsidP="005358A6">
      <w:pPr>
        <w:rPr>
          <w:rStyle w:val="tit2Car"/>
          <w:b w:val="0"/>
          <w:bCs w:val="0"/>
        </w:rPr>
      </w:pPr>
    </w:p>
    <w:tbl>
      <w:tblPr>
        <w:tblStyle w:val="Tablaconcuadrcula"/>
        <w:tblW w:w="5000" w:type="pct"/>
        <w:tblLook w:val="04A0" w:firstRow="1" w:lastRow="0" w:firstColumn="1" w:lastColumn="0" w:noHBand="0" w:noVBand="1"/>
      </w:tblPr>
      <w:tblGrid>
        <w:gridCol w:w="4572"/>
        <w:gridCol w:w="2127"/>
        <w:gridCol w:w="1187"/>
        <w:gridCol w:w="1172"/>
      </w:tblGrid>
      <w:tr w:rsidR="005358A6" w:rsidRPr="00F06879" w14:paraId="78C70891" w14:textId="77777777" w:rsidTr="00E43029">
        <w:tc>
          <w:tcPr>
            <w:tcW w:w="252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054CAED" w14:textId="0084377C" w:rsidR="005358A6" w:rsidRPr="00F06879" w:rsidRDefault="005358A6" w:rsidP="00905F64">
            <w:pPr>
              <w:pStyle w:val="Prrafodelista"/>
              <w:numPr>
                <w:ilvl w:val="0"/>
                <w:numId w:val="37"/>
              </w:numPr>
              <w:spacing w:after="0" w:line="240" w:lineRule="auto"/>
              <w:ind w:left="0" w:firstLine="0"/>
              <w:contextualSpacing/>
              <w:rPr>
                <w:rFonts w:ascii="Arial" w:hAnsi="Arial" w:cs="Arial"/>
                <w:b/>
                <w:bCs/>
                <w:szCs w:val="18"/>
              </w:rPr>
            </w:pPr>
            <w:r w:rsidRPr="00F06879">
              <w:rPr>
                <w:rFonts w:ascii="Arial" w:hAnsi="Arial" w:cs="Arial"/>
                <w:b/>
                <w:bCs/>
                <w:szCs w:val="18"/>
              </w:rPr>
              <w:t xml:space="preserve">CLAVE GEOESTADÍSTICA DE LOCALIDAD </w:t>
            </w:r>
          </w:p>
        </w:tc>
        <w:tc>
          <w:tcPr>
            <w:tcW w:w="2476" w:type="pct"/>
            <w:gridSpan w:val="3"/>
            <w:tcBorders>
              <w:top w:val="double" w:sz="4" w:space="0" w:color="auto"/>
              <w:left w:val="double" w:sz="4" w:space="0" w:color="auto"/>
              <w:right w:val="double" w:sz="4" w:space="0" w:color="auto"/>
            </w:tcBorders>
            <w:shd w:val="clear" w:color="auto" w:fill="D9D9D9" w:themeFill="background1" w:themeFillShade="D9"/>
          </w:tcPr>
          <w:p w14:paraId="0FF9AF4E"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66277498" w14:textId="77777777" w:rsidTr="003A3CF5">
        <w:tc>
          <w:tcPr>
            <w:tcW w:w="2524" w:type="pct"/>
            <w:vMerge w:val="restart"/>
            <w:tcBorders>
              <w:top w:val="double" w:sz="4" w:space="0" w:color="auto"/>
              <w:left w:val="double" w:sz="4" w:space="0" w:color="auto"/>
              <w:right w:val="double" w:sz="4" w:space="0" w:color="auto"/>
            </w:tcBorders>
          </w:tcPr>
          <w:p w14:paraId="06A09C97" w14:textId="5E84BFDA" w:rsidR="005358A6" w:rsidRPr="00F06879" w:rsidRDefault="005358A6" w:rsidP="005358A6">
            <w:pPr>
              <w:rPr>
                <w:rFonts w:ascii="Arial" w:hAnsi="Arial" w:cs="Arial"/>
                <w:sz w:val="18"/>
                <w:szCs w:val="18"/>
              </w:rPr>
            </w:pPr>
            <w:r w:rsidRPr="00F06879">
              <w:rPr>
                <w:rFonts w:ascii="Arial" w:hAnsi="Arial" w:cs="Arial"/>
                <w:sz w:val="18"/>
                <w:szCs w:val="18"/>
              </w:rPr>
              <w:t>Clave geoestadística de localidad del INEGI</w:t>
            </w:r>
            <w:r w:rsidR="00576806">
              <w:rPr>
                <w:rFonts w:ascii="Arial" w:hAnsi="Arial" w:cs="Arial"/>
                <w:sz w:val="18"/>
                <w:szCs w:val="18"/>
              </w:rPr>
              <w:t>.</w:t>
            </w:r>
          </w:p>
        </w:tc>
        <w:tc>
          <w:tcPr>
            <w:tcW w:w="117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AA3EE5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5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DFBAD9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B3F4ADB"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60EC4267" w14:textId="77777777" w:rsidTr="003A3CF5">
        <w:tc>
          <w:tcPr>
            <w:tcW w:w="2524" w:type="pct"/>
            <w:vMerge/>
            <w:tcBorders>
              <w:left w:val="double" w:sz="4" w:space="0" w:color="auto"/>
              <w:bottom w:val="double" w:sz="4" w:space="0" w:color="auto"/>
              <w:right w:val="double" w:sz="4" w:space="0" w:color="auto"/>
            </w:tcBorders>
          </w:tcPr>
          <w:p w14:paraId="12B0DE89" w14:textId="77777777" w:rsidR="005358A6" w:rsidRPr="00F06879" w:rsidRDefault="005358A6" w:rsidP="005358A6">
            <w:pPr>
              <w:rPr>
                <w:rFonts w:ascii="Arial" w:hAnsi="Arial" w:cs="Arial"/>
                <w:sz w:val="18"/>
                <w:szCs w:val="18"/>
              </w:rPr>
            </w:pPr>
          </w:p>
        </w:tc>
        <w:tc>
          <w:tcPr>
            <w:tcW w:w="1174" w:type="pct"/>
            <w:tcBorders>
              <w:top w:val="double" w:sz="4" w:space="0" w:color="auto"/>
              <w:left w:val="double" w:sz="4" w:space="0" w:color="auto"/>
              <w:bottom w:val="double" w:sz="4" w:space="0" w:color="auto"/>
              <w:right w:val="double" w:sz="4" w:space="0" w:color="auto"/>
            </w:tcBorders>
          </w:tcPr>
          <w:p w14:paraId="2655F627"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CVE_LOC</w:t>
            </w:r>
          </w:p>
        </w:tc>
        <w:tc>
          <w:tcPr>
            <w:tcW w:w="655" w:type="pct"/>
            <w:tcBorders>
              <w:top w:val="double" w:sz="4" w:space="0" w:color="auto"/>
              <w:left w:val="double" w:sz="4" w:space="0" w:color="auto"/>
              <w:bottom w:val="double" w:sz="4" w:space="0" w:color="auto"/>
              <w:right w:val="double" w:sz="4" w:space="0" w:color="auto"/>
            </w:tcBorders>
          </w:tcPr>
          <w:p w14:paraId="4AD0FB7A"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48" w:type="pct"/>
            <w:tcBorders>
              <w:top w:val="double" w:sz="4" w:space="0" w:color="auto"/>
              <w:left w:val="double" w:sz="4" w:space="0" w:color="auto"/>
              <w:bottom w:val="double" w:sz="4" w:space="0" w:color="auto"/>
              <w:right w:val="double" w:sz="4" w:space="0" w:color="auto"/>
            </w:tcBorders>
          </w:tcPr>
          <w:p w14:paraId="4E4C51D5"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4</w:t>
            </w:r>
          </w:p>
        </w:tc>
      </w:tr>
      <w:tr w:rsidR="005358A6" w:rsidRPr="00F06879" w14:paraId="6B8CAB39"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62BC4414"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04138E20"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0E91A27F" w14:textId="77777777" w:rsidR="005358A6" w:rsidRPr="00F06879" w:rsidRDefault="005358A6" w:rsidP="005358A6">
            <w:pPr>
              <w:rPr>
                <w:rFonts w:ascii="Arial" w:hAnsi="Arial" w:cs="Arial"/>
                <w:sz w:val="18"/>
                <w:szCs w:val="18"/>
              </w:rPr>
            </w:pPr>
            <w:r w:rsidRPr="00F06879">
              <w:rPr>
                <w:rFonts w:ascii="Arial" w:hAnsi="Arial" w:cs="Arial"/>
                <w:sz w:val="18"/>
                <w:szCs w:val="18"/>
              </w:rPr>
              <w:t>0001…9999</w:t>
            </w:r>
          </w:p>
        </w:tc>
      </w:tr>
      <w:tr w:rsidR="005358A6" w:rsidRPr="00F06879" w14:paraId="1A097B78"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7D4006A3"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1C4B9114" w14:textId="43256553" w:rsidR="005358A6" w:rsidRPr="00F06879" w:rsidRDefault="005358A6" w:rsidP="005358A6">
            <w:pPr>
              <w:pStyle w:val="Prrafodelista"/>
              <w:numPr>
                <w:ilvl w:val="0"/>
                <w:numId w:val="24"/>
              </w:numPr>
              <w:spacing w:after="0" w:line="240" w:lineRule="auto"/>
              <w:contextualSpacing/>
              <w:rPr>
                <w:rFonts w:ascii="Arial" w:hAnsi="Arial" w:cs="Arial"/>
                <w:szCs w:val="18"/>
              </w:rPr>
            </w:pPr>
            <w:r w:rsidRPr="00F06879">
              <w:rPr>
                <w:rStyle w:val="ui-provider"/>
                <w:rFonts w:ascii="Arial" w:eastAsia="Calibri" w:hAnsi="Arial" w:cs="Arial"/>
                <w:szCs w:val="18"/>
              </w:rPr>
              <w:t xml:space="preserve">Dato diferente de </w:t>
            </w:r>
            <w:r w:rsidRPr="00F06879">
              <w:rPr>
                <w:rStyle w:val="Textoennegrita"/>
                <w:rFonts w:ascii="Arial" w:hAnsi="Arial" w:cs="Arial"/>
                <w:szCs w:val="18"/>
              </w:rPr>
              <w:t>Nulo</w:t>
            </w:r>
            <w:r w:rsidRPr="00F06879">
              <w:rPr>
                <w:rStyle w:val="ui-provider"/>
                <w:rFonts w:ascii="Arial" w:eastAsia="Calibri" w:hAnsi="Arial" w:cs="Arial"/>
                <w:szCs w:val="18"/>
              </w:rPr>
              <w:t>, consultar el Catálogo Único de Claves de Áreas Geoestadísticas Estatales, Municipales y Localidades; si el valor correspondiente al nombre de la localidad no se encuentra registrado en el Catálogo Único de Claves de Áreas Geoestadísticas Estatales, Municipales y Localidades publicados por el INEGI, deberá registrarse con una clave provisional que comience en 9000 y en caso de que sea necesario registrar más claves para el mismo municipio los registros deberán irse incrementando en 1 y anotar “LOCALIDAD DE ALTA PARA SU VERIFICACIÓN” en el apartado 23.DESCRIPCIÓN DE UBICACIÓN y se procederá a enviar la documentación del caso al INEGI para su verificación y registro.</w:t>
            </w:r>
          </w:p>
        </w:tc>
      </w:tr>
    </w:tbl>
    <w:p w14:paraId="78D25DD7" w14:textId="77777777" w:rsidR="005358A6" w:rsidRPr="00F06879" w:rsidRDefault="005358A6" w:rsidP="005358A6">
      <w:pPr>
        <w:pStyle w:val="Piedepgina"/>
        <w:ind w:left="720" w:right="-193"/>
        <w:jc w:val="center"/>
        <w:rPr>
          <w:rFonts w:ascii="Arial" w:hAnsi="Arial" w:cs="Arial"/>
          <w:b/>
          <w:bCs/>
          <w:sz w:val="18"/>
          <w:szCs w:val="18"/>
        </w:rPr>
      </w:pPr>
    </w:p>
    <w:tbl>
      <w:tblPr>
        <w:tblStyle w:val="Tablaconcuadrcula"/>
        <w:tblW w:w="5000" w:type="pct"/>
        <w:tblLook w:val="04A0" w:firstRow="1" w:lastRow="0" w:firstColumn="1" w:lastColumn="0" w:noHBand="0" w:noVBand="1"/>
      </w:tblPr>
      <w:tblGrid>
        <w:gridCol w:w="4489"/>
        <w:gridCol w:w="2194"/>
        <w:gridCol w:w="1201"/>
        <w:gridCol w:w="1174"/>
      </w:tblGrid>
      <w:tr w:rsidR="005358A6" w:rsidRPr="00F06879" w14:paraId="62BB1136" w14:textId="77777777" w:rsidTr="00E43029">
        <w:tc>
          <w:tcPr>
            <w:tcW w:w="24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9670A9A" w14:textId="167881E8" w:rsidR="005358A6" w:rsidRPr="00F06879" w:rsidRDefault="005358A6" w:rsidP="00905F64">
            <w:pPr>
              <w:pStyle w:val="Prrafodelista"/>
              <w:numPr>
                <w:ilvl w:val="0"/>
                <w:numId w:val="37"/>
              </w:numPr>
              <w:spacing w:after="0" w:line="240" w:lineRule="auto"/>
              <w:ind w:left="21" w:firstLine="10"/>
              <w:contextualSpacing/>
              <w:rPr>
                <w:rFonts w:ascii="Arial" w:hAnsi="Arial" w:cs="Arial"/>
                <w:b/>
                <w:bCs/>
                <w:szCs w:val="18"/>
              </w:rPr>
            </w:pPr>
            <w:r w:rsidRPr="00F06879">
              <w:rPr>
                <w:rFonts w:ascii="Arial" w:hAnsi="Arial" w:cs="Arial"/>
                <w:b/>
                <w:bCs/>
                <w:szCs w:val="18"/>
              </w:rPr>
              <w:t xml:space="preserve">NOMBRE DEL MUNICIPIO </w:t>
            </w:r>
          </w:p>
        </w:tc>
        <w:tc>
          <w:tcPr>
            <w:tcW w:w="2522" w:type="pct"/>
            <w:gridSpan w:val="3"/>
            <w:tcBorders>
              <w:top w:val="double" w:sz="4" w:space="0" w:color="auto"/>
              <w:left w:val="double" w:sz="4" w:space="0" w:color="auto"/>
              <w:right w:val="double" w:sz="4" w:space="0" w:color="auto"/>
            </w:tcBorders>
            <w:shd w:val="clear" w:color="auto" w:fill="D9D9D9" w:themeFill="background1" w:themeFillShade="D9"/>
          </w:tcPr>
          <w:p w14:paraId="410E756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7DF72C81" w14:textId="77777777" w:rsidTr="003A3CF5">
        <w:tc>
          <w:tcPr>
            <w:tcW w:w="2478" w:type="pct"/>
            <w:vMerge w:val="restart"/>
            <w:tcBorders>
              <w:top w:val="double" w:sz="4" w:space="0" w:color="auto"/>
              <w:left w:val="double" w:sz="4" w:space="0" w:color="auto"/>
              <w:right w:val="double" w:sz="4" w:space="0" w:color="auto"/>
            </w:tcBorders>
          </w:tcPr>
          <w:p w14:paraId="3D903D2D" w14:textId="77777777" w:rsidR="005358A6" w:rsidRPr="00F06879" w:rsidRDefault="005358A6" w:rsidP="005358A6">
            <w:pPr>
              <w:rPr>
                <w:rFonts w:ascii="Arial" w:hAnsi="Arial" w:cs="Arial"/>
                <w:sz w:val="18"/>
                <w:szCs w:val="18"/>
              </w:rPr>
            </w:pPr>
            <w:r w:rsidRPr="00F06879">
              <w:rPr>
                <w:rFonts w:ascii="Arial" w:hAnsi="Arial" w:cs="Arial"/>
                <w:sz w:val="18"/>
                <w:szCs w:val="18"/>
              </w:rPr>
              <w:t>Nombre del Área Geoestadística Municipal del INEGI</w:t>
            </w:r>
          </w:p>
        </w:tc>
        <w:tc>
          <w:tcPr>
            <w:tcW w:w="121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187CB27"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6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1896EE9"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070AF0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6D4765F2" w14:textId="77777777" w:rsidTr="003A3CF5">
        <w:tc>
          <w:tcPr>
            <w:tcW w:w="2478" w:type="pct"/>
            <w:vMerge/>
            <w:tcBorders>
              <w:left w:val="double" w:sz="4" w:space="0" w:color="auto"/>
              <w:bottom w:val="double" w:sz="4" w:space="0" w:color="auto"/>
              <w:right w:val="double" w:sz="4" w:space="0" w:color="auto"/>
            </w:tcBorders>
          </w:tcPr>
          <w:p w14:paraId="0E733AF7" w14:textId="77777777" w:rsidR="005358A6" w:rsidRPr="00F06879" w:rsidRDefault="005358A6" w:rsidP="005358A6">
            <w:pPr>
              <w:rPr>
                <w:rFonts w:ascii="Arial" w:hAnsi="Arial" w:cs="Arial"/>
                <w:sz w:val="18"/>
                <w:szCs w:val="18"/>
              </w:rPr>
            </w:pPr>
          </w:p>
        </w:tc>
        <w:tc>
          <w:tcPr>
            <w:tcW w:w="1211" w:type="pct"/>
            <w:tcBorders>
              <w:top w:val="double" w:sz="4" w:space="0" w:color="auto"/>
              <w:left w:val="double" w:sz="4" w:space="0" w:color="auto"/>
              <w:bottom w:val="double" w:sz="4" w:space="0" w:color="auto"/>
              <w:right w:val="double" w:sz="4" w:space="0" w:color="auto"/>
            </w:tcBorders>
          </w:tcPr>
          <w:p w14:paraId="75A9DC89"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NOM_MUN</w:t>
            </w:r>
          </w:p>
        </w:tc>
        <w:tc>
          <w:tcPr>
            <w:tcW w:w="663" w:type="pct"/>
            <w:tcBorders>
              <w:top w:val="double" w:sz="4" w:space="0" w:color="auto"/>
              <w:left w:val="double" w:sz="4" w:space="0" w:color="auto"/>
              <w:bottom w:val="double" w:sz="4" w:space="0" w:color="auto"/>
              <w:right w:val="double" w:sz="4" w:space="0" w:color="auto"/>
            </w:tcBorders>
          </w:tcPr>
          <w:p w14:paraId="107E6690"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48" w:type="pct"/>
            <w:tcBorders>
              <w:top w:val="double" w:sz="4" w:space="0" w:color="auto"/>
              <w:left w:val="double" w:sz="4" w:space="0" w:color="auto"/>
              <w:bottom w:val="double" w:sz="4" w:space="0" w:color="auto"/>
              <w:right w:val="double" w:sz="4" w:space="0" w:color="auto"/>
            </w:tcBorders>
          </w:tcPr>
          <w:p w14:paraId="5C316047"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255</w:t>
            </w:r>
          </w:p>
        </w:tc>
      </w:tr>
      <w:tr w:rsidR="005358A6" w:rsidRPr="00F06879" w14:paraId="29639502"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671EF32B"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1187B9CF"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6C584624" w14:textId="77777777" w:rsidR="005358A6" w:rsidRPr="00F06879" w:rsidRDefault="005358A6" w:rsidP="005358A6">
            <w:pPr>
              <w:rPr>
                <w:rFonts w:ascii="Arial" w:hAnsi="Arial" w:cs="Arial"/>
                <w:sz w:val="18"/>
                <w:szCs w:val="18"/>
              </w:rPr>
            </w:pPr>
            <w:r w:rsidRPr="00F06879">
              <w:rPr>
                <w:rFonts w:ascii="Arial" w:hAnsi="Arial" w:cs="Arial"/>
                <w:sz w:val="18"/>
                <w:szCs w:val="18"/>
              </w:rPr>
              <w:t>Indeterminado</w:t>
            </w:r>
          </w:p>
        </w:tc>
      </w:tr>
      <w:tr w:rsidR="005358A6" w:rsidRPr="00F06879" w14:paraId="5C2880F5"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1EEFEEE0"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75ABD573" w14:textId="2C30AA0C" w:rsidR="005358A6" w:rsidRPr="00F06879" w:rsidRDefault="005358A6" w:rsidP="005358A6">
            <w:pPr>
              <w:pStyle w:val="Prrafodelista"/>
              <w:numPr>
                <w:ilvl w:val="0"/>
                <w:numId w:val="24"/>
              </w:numPr>
              <w:spacing w:after="0" w:line="240" w:lineRule="auto"/>
              <w:contextualSpacing/>
              <w:rPr>
                <w:rFonts w:ascii="Arial" w:hAnsi="Arial" w:cs="Arial"/>
                <w:szCs w:val="18"/>
              </w:rPr>
            </w:pPr>
            <w:r w:rsidRPr="00F06879">
              <w:rPr>
                <w:rStyle w:val="ui-provider"/>
                <w:rFonts w:ascii="Arial" w:eastAsia="Calibri" w:hAnsi="Arial" w:cs="Arial"/>
                <w:szCs w:val="18"/>
              </w:rPr>
              <w:t xml:space="preserve">Dato diferente de </w:t>
            </w:r>
            <w:r w:rsidRPr="00F06879">
              <w:rPr>
                <w:rStyle w:val="Textoennegrita"/>
                <w:rFonts w:ascii="Arial" w:hAnsi="Arial" w:cs="Arial"/>
                <w:szCs w:val="18"/>
              </w:rPr>
              <w:t>Nulo</w:t>
            </w:r>
            <w:r w:rsidRPr="00F06879">
              <w:rPr>
                <w:rStyle w:val="ui-provider"/>
                <w:rFonts w:ascii="Arial" w:eastAsia="Calibri" w:hAnsi="Arial" w:cs="Arial"/>
                <w:szCs w:val="18"/>
              </w:rPr>
              <w:t xml:space="preserve">, consultar el Catálogo Único de Claves de Áreas Geoestadísticas Estatales, Municipales y Localidades; </w:t>
            </w:r>
            <w:r w:rsidR="000F185D">
              <w:rPr>
                <w:rStyle w:val="ui-provider"/>
                <w:rFonts w:ascii="Arial" w:eastAsia="Calibri" w:hAnsi="Arial" w:cs="Arial"/>
                <w:szCs w:val="18"/>
              </w:rPr>
              <w:t>e</w:t>
            </w:r>
            <w:r w:rsidR="000F185D" w:rsidRPr="000F185D">
              <w:rPr>
                <w:rStyle w:val="ui-provider"/>
                <w:rFonts w:ascii="Arial" w:eastAsia="Calibri" w:hAnsi="Arial" w:cs="Arial"/>
                <w:szCs w:val="18"/>
              </w:rPr>
              <w:t xml:space="preserve">n el caso de que se trate de municipios o demarcaciones territoriales nuevos, se debe agregar el nombre del </w:t>
            </w:r>
            <w:r w:rsidR="000F185D">
              <w:rPr>
                <w:rStyle w:val="ui-provider"/>
                <w:rFonts w:ascii="Arial" w:eastAsia="Calibri" w:hAnsi="Arial" w:cs="Arial"/>
                <w:szCs w:val="18"/>
              </w:rPr>
              <w:t>m</w:t>
            </w:r>
            <w:r w:rsidR="000F185D" w:rsidRPr="000F185D">
              <w:rPr>
                <w:rStyle w:val="ui-provider"/>
                <w:rFonts w:ascii="Arial" w:eastAsia="Calibri" w:hAnsi="Arial" w:cs="Arial"/>
                <w:szCs w:val="18"/>
              </w:rPr>
              <w:t xml:space="preserve">unicipio o </w:t>
            </w:r>
            <w:r w:rsidR="000F185D">
              <w:rPr>
                <w:rStyle w:val="ui-provider"/>
                <w:rFonts w:ascii="Arial" w:eastAsia="Calibri" w:hAnsi="Arial" w:cs="Arial"/>
                <w:szCs w:val="18"/>
              </w:rPr>
              <w:t>d</w:t>
            </w:r>
            <w:r w:rsidR="000F185D" w:rsidRPr="000F185D">
              <w:rPr>
                <w:rStyle w:val="ui-provider"/>
                <w:rFonts w:ascii="Arial" w:eastAsia="Calibri" w:hAnsi="Arial" w:cs="Arial"/>
                <w:szCs w:val="18"/>
              </w:rPr>
              <w:t xml:space="preserve">emarcación </w:t>
            </w:r>
            <w:r w:rsidR="000F185D">
              <w:rPr>
                <w:rStyle w:val="ui-provider"/>
                <w:rFonts w:ascii="Arial" w:eastAsia="Calibri" w:hAnsi="Arial" w:cs="Arial"/>
                <w:szCs w:val="18"/>
              </w:rPr>
              <w:t>t</w:t>
            </w:r>
            <w:r w:rsidR="000F185D" w:rsidRPr="000F185D">
              <w:rPr>
                <w:rStyle w:val="ui-provider"/>
                <w:rFonts w:ascii="Arial" w:eastAsia="Calibri" w:hAnsi="Arial" w:cs="Arial"/>
                <w:szCs w:val="18"/>
              </w:rPr>
              <w:t>erritorial correspondiente. Posteriormente, se debe anotar ‘MUNICIPIO DE ALTA PARA SU VERIFICACIÓN’ en el apartado 23, titulado ‘DESCRIPCIÓN DE UBICACIÓN’. Finalmente, se enviará la documentación pertinente al INEGI para su verificación y registro.”</w:t>
            </w:r>
          </w:p>
        </w:tc>
      </w:tr>
    </w:tbl>
    <w:p w14:paraId="18E80B4D" w14:textId="77777777" w:rsidR="005358A6" w:rsidRPr="00F06879" w:rsidRDefault="005358A6" w:rsidP="005358A6">
      <w:pPr>
        <w:pStyle w:val="Piedepgina"/>
        <w:ind w:left="720" w:right="-193"/>
        <w:rPr>
          <w:rFonts w:ascii="Arial" w:hAnsi="Arial" w:cs="Arial"/>
          <w:b/>
          <w:bCs/>
          <w:sz w:val="18"/>
          <w:szCs w:val="18"/>
        </w:rPr>
      </w:pPr>
    </w:p>
    <w:p w14:paraId="190649B7" w14:textId="77777777" w:rsidR="005358A6" w:rsidRPr="00F06879" w:rsidRDefault="005358A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4559"/>
        <w:gridCol w:w="2138"/>
        <w:gridCol w:w="1187"/>
        <w:gridCol w:w="1174"/>
      </w:tblGrid>
      <w:tr w:rsidR="005358A6" w:rsidRPr="00F06879" w14:paraId="3112B5BD" w14:textId="77777777" w:rsidTr="00E43029">
        <w:tc>
          <w:tcPr>
            <w:tcW w:w="251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146A290" w14:textId="70CBEDE9" w:rsidR="005358A6" w:rsidRPr="00F06879" w:rsidRDefault="005358A6" w:rsidP="00092DEB">
            <w:pPr>
              <w:pStyle w:val="Prrafodelista"/>
              <w:numPr>
                <w:ilvl w:val="0"/>
                <w:numId w:val="37"/>
              </w:numPr>
              <w:spacing w:after="0" w:line="240" w:lineRule="auto"/>
              <w:ind w:left="0" w:firstLine="10"/>
              <w:contextualSpacing/>
              <w:rPr>
                <w:rFonts w:ascii="Arial" w:hAnsi="Arial" w:cs="Arial"/>
                <w:b/>
                <w:bCs/>
                <w:szCs w:val="18"/>
              </w:rPr>
            </w:pPr>
            <w:r w:rsidRPr="00F06879">
              <w:rPr>
                <w:rFonts w:ascii="Arial" w:hAnsi="Arial" w:cs="Arial"/>
                <w:b/>
                <w:bCs/>
                <w:szCs w:val="18"/>
              </w:rPr>
              <w:t xml:space="preserve">CLAVE GEOESTADÍSTICA DEL MUNICIPIO </w:t>
            </w:r>
          </w:p>
        </w:tc>
        <w:tc>
          <w:tcPr>
            <w:tcW w:w="2483"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DD720D1"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373372B5" w14:textId="77777777" w:rsidTr="003A3CF5">
        <w:tc>
          <w:tcPr>
            <w:tcW w:w="2517" w:type="pct"/>
            <w:vMerge w:val="restart"/>
            <w:tcBorders>
              <w:top w:val="double" w:sz="4" w:space="0" w:color="auto"/>
              <w:left w:val="double" w:sz="4" w:space="0" w:color="auto"/>
              <w:right w:val="double" w:sz="4" w:space="0" w:color="auto"/>
            </w:tcBorders>
          </w:tcPr>
          <w:p w14:paraId="35D2D5E6" w14:textId="17357999" w:rsidR="005358A6" w:rsidRPr="00F06879" w:rsidRDefault="005358A6" w:rsidP="005358A6">
            <w:pPr>
              <w:rPr>
                <w:rFonts w:ascii="Arial" w:hAnsi="Arial" w:cs="Arial"/>
                <w:sz w:val="18"/>
                <w:szCs w:val="18"/>
              </w:rPr>
            </w:pPr>
            <w:r w:rsidRPr="00F06879">
              <w:rPr>
                <w:rFonts w:ascii="Arial" w:hAnsi="Arial" w:cs="Arial"/>
                <w:sz w:val="18"/>
                <w:szCs w:val="18"/>
              </w:rPr>
              <w:t>Clave del Área Geoestadística Municipal del INEGI</w:t>
            </w:r>
            <w:r w:rsidR="00576806">
              <w:rPr>
                <w:rFonts w:ascii="Arial" w:hAnsi="Arial" w:cs="Arial"/>
                <w:sz w:val="18"/>
                <w:szCs w:val="18"/>
              </w:rPr>
              <w:t>.</w:t>
            </w:r>
          </w:p>
        </w:tc>
        <w:tc>
          <w:tcPr>
            <w:tcW w:w="118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464A1E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5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3A43AD0"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4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E712F61"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5E5532BB" w14:textId="77777777" w:rsidTr="003A3CF5">
        <w:tc>
          <w:tcPr>
            <w:tcW w:w="2517" w:type="pct"/>
            <w:vMerge/>
            <w:tcBorders>
              <w:left w:val="double" w:sz="4" w:space="0" w:color="auto"/>
              <w:bottom w:val="double" w:sz="4" w:space="0" w:color="auto"/>
              <w:right w:val="double" w:sz="4" w:space="0" w:color="auto"/>
            </w:tcBorders>
          </w:tcPr>
          <w:p w14:paraId="4BC454C2" w14:textId="77777777" w:rsidR="005358A6" w:rsidRPr="00F06879" w:rsidRDefault="005358A6" w:rsidP="005358A6">
            <w:pPr>
              <w:rPr>
                <w:rFonts w:ascii="Arial" w:hAnsi="Arial" w:cs="Arial"/>
                <w:sz w:val="18"/>
                <w:szCs w:val="18"/>
              </w:rPr>
            </w:pPr>
          </w:p>
        </w:tc>
        <w:tc>
          <w:tcPr>
            <w:tcW w:w="1180" w:type="pct"/>
            <w:tcBorders>
              <w:top w:val="double" w:sz="4" w:space="0" w:color="auto"/>
              <w:left w:val="double" w:sz="4" w:space="0" w:color="auto"/>
              <w:bottom w:val="double" w:sz="4" w:space="0" w:color="auto"/>
              <w:right w:val="double" w:sz="4" w:space="0" w:color="auto"/>
            </w:tcBorders>
          </w:tcPr>
          <w:p w14:paraId="45F4697F"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CVE_MUN</w:t>
            </w:r>
          </w:p>
        </w:tc>
        <w:tc>
          <w:tcPr>
            <w:tcW w:w="655" w:type="pct"/>
            <w:tcBorders>
              <w:top w:val="double" w:sz="4" w:space="0" w:color="auto"/>
              <w:left w:val="double" w:sz="4" w:space="0" w:color="auto"/>
              <w:bottom w:val="double" w:sz="4" w:space="0" w:color="auto"/>
              <w:right w:val="double" w:sz="4" w:space="0" w:color="auto"/>
            </w:tcBorders>
          </w:tcPr>
          <w:p w14:paraId="4C8010DE"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48" w:type="pct"/>
            <w:tcBorders>
              <w:top w:val="double" w:sz="4" w:space="0" w:color="auto"/>
              <w:left w:val="double" w:sz="4" w:space="0" w:color="auto"/>
              <w:bottom w:val="double" w:sz="4" w:space="0" w:color="auto"/>
              <w:right w:val="double" w:sz="4" w:space="0" w:color="auto"/>
            </w:tcBorders>
          </w:tcPr>
          <w:p w14:paraId="6813E56B"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3</w:t>
            </w:r>
          </w:p>
        </w:tc>
      </w:tr>
      <w:tr w:rsidR="005358A6" w:rsidRPr="00F06879" w14:paraId="4ED7A382"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05880941"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7893EB0B" w14:textId="77777777" w:rsidTr="00E43029">
        <w:tc>
          <w:tcPr>
            <w:tcW w:w="5000" w:type="pct"/>
            <w:gridSpan w:val="4"/>
            <w:tcBorders>
              <w:top w:val="double" w:sz="4" w:space="0" w:color="auto"/>
              <w:left w:val="double" w:sz="4" w:space="0" w:color="auto"/>
              <w:bottom w:val="double" w:sz="4" w:space="0" w:color="auto"/>
              <w:right w:val="double" w:sz="4" w:space="0" w:color="auto"/>
            </w:tcBorders>
          </w:tcPr>
          <w:p w14:paraId="41A8821A" w14:textId="77777777" w:rsidR="005358A6" w:rsidRPr="00F06879" w:rsidRDefault="005358A6" w:rsidP="005358A6">
            <w:pPr>
              <w:rPr>
                <w:rFonts w:ascii="Arial" w:hAnsi="Arial" w:cs="Arial"/>
                <w:sz w:val="18"/>
                <w:szCs w:val="18"/>
              </w:rPr>
            </w:pPr>
            <w:r w:rsidRPr="00F06879">
              <w:rPr>
                <w:rFonts w:ascii="Arial" w:hAnsi="Arial" w:cs="Arial"/>
                <w:sz w:val="18"/>
                <w:szCs w:val="18"/>
              </w:rPr>
              <w:t>001…999.</w:t>
            </w:r>
          </w:p>
        </w:tc>
      </w:tr>
      <w:tr w:rsidR="005358A6" w:rsidRPr="00F06879" w14:paraId="3C599B80"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5DAD0FC3"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534294F7" w14:textId="3F8096C9" w:rsidR="005358A6" w:rsidRPr="00F06879" w:rsidRDefault="005358A6" w:rsidP="005358A6">
            <w:pPr>
              <w:pStyle w:val="Prrafodelista"/>
              <w:numPr>
                <w:ilvl w:val="0"/>
                <w:numId w:val="24"/>
              </w:numPr>
              <w:spacing w:after="0" w:line="240" w:lineRule="auto"/>
              <w:contextualSpacing/>
              <w:rPr>
                <w:rFonts w:ascii="Arial" w:hAnsi="Arial" w:cs="Arial"/>
                <w:szCs w:val="18"/>
              </w:rPr>
            </w:pPr>
            <w:r w:rsidRPr="00F06879">
              <w:rPr>
                <w:rStyle w:val="ui-provider"/>
                <w:rFonts w:ascii="Arial" w:eastAsia="Calibri" w:hAnsi="Arial" w:cs="Arial"/>
                <w:szCs w:val="18"/>
              </w:rPr>
              <w:t xml:space="preserve">Dato diferente de </w:t>
            </w:r>
            <w:r w:rsidRPr="003E1207">
              <w:rPr>
                <w:rStyle w:val="ui-provider"/>
                <w:rFonts w:ascii="Arial" w:eastAsia="Calibri" w:hAnsi="Arial" w:cs="Arial"/>
                <w:b/>
                <w:bCs/>
                <w:szCs w:val="18"/>
              </w:rPr>
              <w:t>Nulo,</w:t>
            </w:r>
            <w:r w:rsidRPr="00F06879">
              <w:rPr>
                <w:rStyle w:val="ui-provider"/>
                <w:rFonts w:ascii="Arial" w:eastAsia="Calibri" w:hAnsi="Arial" w:cs="Arial"/>
                <w:szCs w:val="18"/>
              </w:rPr>
              <w:t xml:space="preserve"> consultar el Catálogo Único de Claves de Áreas Geoestadísticas Estatales, Municipales y Localidades; si el valor correspondiente al nombre del municipio no se encuentra registrado en el Catálogo Único de Claves de Áreas Geoestadísticas Estatales, Municipales y Localidades publicados por el INEGI, deberá registrarse con una clave provisional que comience en </w:t>
            </w:r>
            <w:r w:rsidRPr="00F06879">
              <w:rPr>
                <w:rStyle w:val="ui-provider"/>
                <w:rFonts w:ascii="Arial" w:eastAsia="Calibri" w:hAnsi="Arial" w:cs="Arial"/>
                <w:szCs w:val="18"/>
              </w:rPr>
              <w:lastRenderedPageBreak/>
              <w:t>900 y en caso de que sea necesario registrar más claves para el mismo municipio los registros deberán irse incrementando en 1 y anotar “MUNICIPIO DE ALTA PARA SU VERIFICACIÓN” en el apartado 23.DESCRIPCIÓN DE UBICACIÓN y se procederá a enviar la documentación del caso al INEGI para su verificación y registro</w:t>
            </w:r>
            <w:r w:rsidR="00677048">
              <w:rPr>
                <w:rStyle w:val="ui-provider"/>
                <w:rFonts w:ascii="Arial" w:eastAsia="Calibri" w:hAnsi="Arial" w:cs="Arial"/>
                <w:szCs w:val="18"/>
              </w:rPr>
              <w:t>.</w:t>
            </w:r>
          </w:p>
        </w:tc>
      </w:tr>
    </w:tbl>
    <w:p w14:paraId="54AF5A2F" w14:textId="77777777" w:rsidR="005358A6" w:rsidRPr="00F06879" w:rsidRDefault="005358A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4558"/>
        <w:gridCol w:w="2163"/>
        <w:gridCol w:w="1181"/>
        <w:gridCol w:w="1156"/>
      </w:tblGrid>
      <w:tr w:rsidR="005358A6" w:rsidRPr="00F06879" w14:paraId="07DED002" w14:textId="77777777" w:rsidTr="00E43029">
        <w:tc>
          <w:tcPr>
            <w:tcW w:w="251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623B15C" w14:textId="1B80A03A" w:rsidR="005358A6" w:rsidRPr="00F06879" w:rsidRDefault="005358A6" w:rsidP="003E1207">
            <w:pPr>
              <w:pStyle w:val="Prrafodelista"/>
              <w:numPr>
                <w:ilvl w:val="0"/>
                <w:numId w:val="37"/>
              </w:numPr>
              <w:spacing w:after="0" w:line="240" w:lineRule="auto"/>
              <w:ind w:left="21" w:firstLine="10"/>
              <w:contextualSpacing/>
              <w:rPr>
                <w:rFonts w:ascii="Arial" w:hAnsi="Arial" w:cs="Arial"/>
                <w:b/>
                <w:bCs/>
                <w:szCs w:val="18"/>
              </w:rPr>
            </w:pPr>
            <w:r w:rsidRPr="00F06879">
              <w:rPr>
                <w:rFonts w:ascii="Arial" w:hAnsi="Arial" w:cs="Arial"/>
                <w:b/>
                <w:bCs/>
                <w:szCs w:val="18"/>
              </w:rPr>
              <w:t xml:space="preserve">NOMBRE DE LA ENTIDAD FEDERATIVA </w:t>
            </w:r>
          </w:p>
        </w:tc>
        <w:tc>
          <w:tcPr>
            <w:tcW w:w="2484" w:type="pct"/>
            <w:gridSpan w:val="3"/>
            <w:tcBorders>
              <w:top w:val="double" w:sz="4" w:space="0" w:color="auto"/>
              <w:left w:val="double" w:sz="4" w:space="0" w:color="auto"/>
              <w:right w:val="double" w:sz="4" w:space="0" w:color="auto"/>
            </w:tcBorders>
            <w:shd w:val="clear" w:color="auto" w:fill="D9D9D9" w:themeFill="background1" w:themeFillShade="D9"/>
          </w:tcPr>
          <w:p w14:paraId="0258130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4A2636AA" w14:textId="77777777" w:rsidTr="003A3CF5">
        <w:tc>
          <w:tcPr>
            <w:tcW w:w="2516" w:type="pct"/>
            <w:vMerge w:val="restart"/>
            <w:tcBorders>
              <w:top w:val="double" w:sz="4" w:space="0" w:color="auto"/>
              <w:left w:val="double" w:sz="4" w:space="0" w:color="auto"/>
              <w:right w:val="double" w:sz="4" w:space="0" w:color="auto"/>
            </w:tcBorders>
          </w:tcPr>
          <w:p w14:paraId="09DE95C1" w14:textId="23DC17F3" w:rsidR="005358A6" w:rsidRPr="00F06879" w:rsidRDefault="005358A6" w:rsidP="005358A6">
            <w:pPr>
              <w:rPr>
                <w:rFonts w:ascii="Arial" w:hAnsi="Arial" w:cs="Arial"/>
                <w:sz w:val="18"/>
                <w:szCs w:val="18"/>
              </w:rPr>
            </w:pPr>
            <w:r w:rsidRPr="00F06879">
              <w:rPr>
                <w:rFonts w:ascii="Arial" w:hAnsi="Arial" w:cs="Arial"/>
                <w:sz w:val="18"/>
                <w:szCs w:val="18"/>
              </w:rPr>
              <w:t>Nombre del Área Geoestadística Estatal del INEGI</w:t>
            </w:r>
            <w:r w:rsidR="00576806">
              <w:rPr>
                <w:rFonts w:ascii="Arial" w:hAnsi="Arial" w:cs="Arial"/>
                <w:sz w:val="18"/>
                <w:szCs w:val="18"/>
              </w:rPr>
              <w:t>.</w:t>
            </w:r>
          </w:p>
        </w:tc>
        <w:tc>
          <w:tcPr>
            <w:tcW w:w="119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B23B9FD"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5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4A2E1EC"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7C20AD3"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53ED4879" w14:textId="77777777" w:rsidTr="003A3CF5">
        <w:tc>
          <w:tcPr>
            <w:tcW w:w="2516" w:type="pct"/>
            <w:vMerge/>
            <w:tcBorders>
              <w:left w:val="double" w:sz="4" w:space="0" w:color="auto"/>
              <w:bottom w:val="double" w:sz="4" w:space="0" w:color="auto"/>
              <w:right w:val="double" w:sz="4" w:space="0" w:color="auto"/>
            </w:tcBorders>
          </w:tcPr>
          <w:p w14:paraId="370BF4D2" w14:textId="77777777" w:rsidR="005358A6" w:rsidRPr="00F06879" w:rsidRDefault="005358A6" w:rsidP="005358A6">
            <w:pPr>
              <w:rPr>
                <w:rFonts w:ascii="Arial" w:hAnsi="Arial" w:cs="Arial"/>
                <w:sz w:val="18"/>
                <w:szCs w:val="18"/>
              </w:rPr>
            </w:pPr>
          </w:p>
        </w:tc>
        <w:tc>
          <w:tcPr>
            <w:tcW w:w="1194" w:type="pct"/>
            <w:tcBorders>
              <w:top w:val="double" w:sz="4" w:space="0" w:color="auto"/>
              <w:left w:val="double" w:sz="4" w:space="0" w:color="auto"/>
              <w:bottom w:val="double" w:sz="4" w:space="0" w:color="auto"/>
              <w:right w:val="double" w:sz="4" w:space="0" w:color="auto"/>
            </w:tcBorders>
          </w:tcPr>
          <w:p w14:paraId="60BBE6B1"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NOM_ENT</w:t>
            </w:r>
          </w:p>
        </w:tc>
        <w:tc>
          <w:tcPr>
            <w:tcW w:w="652" w:type="pct"/>
            <w:tcBorders>
              <w:top w:val="double" w:sz="4" w:space="0" w:color="auto"/>
              <w:left w:val="double" w:sz="4" w:space="0" w:color="auto"/>
              <w:bottom w:val="double" w:sz="4" w:space="0" w:color="auto"/>
              <w:right w:val="double" w:sz="4" w:space="0" w:color="auto"/>
            </w:tcBorders>
          </w:tcPr>
          <w:p w14:paraId="238DFC4E"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37" w:type="pct"/>
            <w:tcBorders>
              <w:top w:val="double" w:sz="4" w:space="0" w:color="auto"/>
              <w:left w:val="double" w:sz="4" w:space="0" w:color="auto"/>
              <w:bottom w:val="double" w:sz="4" w:space="0" w:color="auto"/>
              <w:right w:val="double" w:sz="4" w:space="0" w:color="auto"/>
            </w:tcBorders>
          </w:tcPr>
          <w:p w14:paraId="1914F44F"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255</w:t>
            </w:r>
          </w:p>
        </w:tc>
      </w:tr>
      <w:tr w:rsidR="005358A6" w:rsidRPr="00F06879" w14:paraId="5D4336D4"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10238A0"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3D3266F4"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769B41A6"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Indeterminado </w:t>
            </w:r>
          </w:p>
        </w:tc>
      </w:tr>
      <w:tr w:rsidR="005358A6" w:rsidRPr="00F06879" w14:paraId="002FC5E4"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51A47CF9"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2E5B5099" w14:textId="77777777" w:rsidR="005358A6" w:rsidRPr="00F06879" w:rsidRDefault="005358A6" w:rsidP="005358A6">
            <w:pPr>
              <w:pStyle w:val="Prrafodelista"/>
              <w:numPr>
                <w:ilvl w:val="0"/>
                <w:numId w:val="24"/>
              </w:numPr>
              <w:spacing w:after="0" w:line="240" w:lineRule="auto"/>
              <w:contextualSpacing/>
              <w:jc w:val="left"/>
              <w:rPr>
                <w:rFonts w:ascii="Arial" w:hAnsi="Arial" w:cs="Arial"/>
                <w:szCs w:val="18"/>
              </w:rPr>
            </w:pPr>
            <w:r w:rsidRPr="00F06879">
              <w:rPr>
                <w:rFonts w:ascii="Arial" w:hAnsi="Arial" w:cs="Arial"/>
                <w:szCs w:val="18"/>
              </w:rPr>
              <w:t xml:space="preserve">Dato diferente de </w:t>
            </w:r>
            <w:r w:rsidRPr="003E1207">
              <w:rPr>
                <w:rFonts w:ascii="Arial" w:hAnsi="Arial" w:cs="Arial"/>
                <w:b/>
                <w:bCs/>
                <w:szCs w:val="18"/>
              </w:rPr>
              <w:t>Nulo</w:t>
            </w:r>
            <w:r w:rsidRPr="00F06879">
              <w:rPr>
                <w:rFonts w:ascii="Arial" w:hAnsi="Arial" w:cs="Arial"/>
                <w:szCs w:val="18"/>
              </w:rPr>
              <w:t>, consultar el Catálogo Único de Claves de Áreas Geoestadísticas Estatales, Municipales y Localidades.</w:t>
            </w:r>
          </w:p>
        </w:tc>
      </w:tr>
    </w:tbl>
    <w:p w14:paraId="43C77A2B" w14:textId="77777777" w:rsidR="005358A6" w:rsidRPr="00F06879" w:rsidRDefault="005358A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5264"/>
        <w:gridCol w:w="1568"/>
        <w:gridCol w:w="1070"/>
        <w:gridCol w:w="1156"/>
      </w:tblGrid>
      <w:tr w:rsidR="005358A6" w:rsidRPr="00F06879" w14:paraId="3DB2ACB2" w14:textId="77777777" w:rsidTr="00E43029">
        <w:tc>
          <w:tcPr>
            <w:tcW w:w="290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6A6A242" w14:textId="0C4C5282" w:rsidR="005358A6" w:rsidRPr="00F06879" w:rsidRDefault="005358A6" w:rsidP="003E1207">
            <w:pPr>
              <w:pStyle w:val="Prrafodelista"/>
              <w:numPr>
                <w:ilvl w:val="0"/>
                <w:numId w:val="37"/>
              </w:numPr>
              <w:spacing w:after="0" w:line="240" w:lineRule="auto"/>
              <w:ind w:left="0" w:firstLine="10"/>
              <w:contextualSpacing/>
              <w:rPr>
                <w:rFonts w:ascii="Arial" w:hAnsi="Arial" w:cs="Arial"/>
                <w:b/>
                <w:bCs/>
                <w:szCs w:val="18"/>
              </w:rPr>
            </w:pPr>
            <w:r w:rsidRPr="00F06879">
              <w:rPr>
                <w:rFonts w:ascii="Arial" w:hAnsi="Arial" w:cs="Arial"/>
                <w:b/>
                <w:bCs/>
                <w:szCs w:val="18"/>
              </w:rPr>
              <w:t xml:space="preserve">CLAVE GEOESTADÍSTICA DE LA ENTIDAD FEDERATIVA </w:t>
            </w:r>
          </w:p>
        </w:tc>
        <w:tc>
          <w:tcPr>
            <w:tcW w:w="2094" w:type="pct"/>
            <w:gridSpan w:val="3"/>
            <w:tcBorders>
              <w:top w:val="double" w:sz="4" w:space="0" w:color="auto"/>
              <w:left w:val="double" w:sz="4" w:space="0" w:color="auto"/>
              <w:right w:val="double" w:sz="4" w:space="0" w:color="auto"/>
            </w:tcBorders>
            <w:shd w:val="clear" w:color="auto" w:fill="D9D9D9" w:themeFill="background1" w:themeFillShade="D9"/>
          </w:tcPr>
          <w:p w14:paraId="51AB8FA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14ADF1D3" w14:textId="77777777" w:rsidTr="003A3CF5">
        <w:tc>
          <w:tcPr>
            <w:tcW w:w="2906" w:type="pct"/>
            <w:vMerge w:val="restart"/>
            <w:tcBorders>
              <w:top w:val="double" w:sz="4" w:space="0" w:color="auto"/>
              <w:left w:val="double" w:sz="4" w:space="0" w:color="auto"/>
              <w:right w:val="double" w:sz="4" w:space="0" w:color="auto"/>
            </w:tcBorders>
          </w:tcPr>
          <w:p w14:paraId="0A97F6E5" w14:textId="68313C1E" w:rsidR="005358A6" w:rsidRPr="00F06879" w:rsidRDefault="005358A6" w:rsidP="005358A6">
            <w:pPr>
              <w:rPr>
                <w:rFonts w:ascii="Arial" w:hAnsi="Arial" w:cs="Arial"/>
                <w:sz w:val="18"/>
                <w:szCs w:val="18"/>
              </w:rPr>
            </w:pPr>
            <w:r w:rsidRPr="00F06879">
              <w:rPr>
                <w:rFonts w:ascii="Arial" w:hAnsi="Arial" w:cs="Arial"/>
                <w:sz w:val="18"/>
                <w:szCs w:val="18"/>
              </w:rPr>
              <w:t>Clave del Área Geoestadística Estatal del INEGI</w:t>
            </w:r>
            <w:r w:rsidR="00576806">
              <w:rPr>
                <w:rFonts w:ascii="Arial" w:hAnsi="Arial" w:cs="Arial"/>
                <w:sz w:val="18"/>
                <w:szCs w:val="18"/>
              </w:rPr>
              <w:t>.</w:t>
            </w:r>
          </w:p>
        </w:tc>
        <w:tc>
          <w:tcPr>
            <w:tcW w:w="86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2E7549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591" w:type="pct"/>
            <w:tcBorders>
              <w:top w:val="double" w:sz="4" w:space="0" w:color="auto"/>
              <w:left w:val="double" w:sz="4" w:space="0" w:color="auto"/>
              <w:right w:val="double" w:sz="4" w:space="0" w:color="auto"/>
            </w:tcBorders>
            <w:shd w:val="clear" w:color="auto" w:fill="D9D9D9" w:themeFill="background1" w:themeFillShade="D9"/>
          </w:tcPr>
          <w:p w14:paraId="7FA4A41A"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A3880B1"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5BF2FE24" w14:textId="77777777" w:rsidTr="003A3CF5">
        <w:tc>
          <w:tcPr>
            <w:tcW w:w="2906" w:type="pct"/>
            <w:vMerge/>
            <w:tcBorders>
              <w:left w:val="double" w:sz="4" w:space="0" w:color="auto"/>
              <w:bottom w:val="double" w:sz="4" w:space="0" w:color="auto"/>
              <w:right w:val="double" w:sz="4" w:space="0" w:color="auto"/>
            </w:tcBorders>
          </w:tcPr>
          <w:p w14:paraId="7022F83A" w14:textId="77777777" w:rsidR="005358A6" w:rsidRPr="00F06879" w:rsidRDefault="005358A6" w:rsidP="005358A6">
            <w:pPr>
              <w:rPr>
                <w:rFonts w:ascii="Arial" w:hAnsi="Arial" w:cs="Arial"/>
                <w:sz w:val="18"/>
                <w:szCs w:val="18"/>
              </w:rPr>
            </w:pPr>
          </w:p>
        </w:tc>
        <w:tc>
          <w:tcPr>
            <w:tcW w:w="866" w:type="pct"/>
            <w:tcBorders>
              <w:top w:val="double" w:sz="4" w:space="0" w:color="auto"/>
              <w:left w:val="double" w:sz="4" w:space="0" w:color="auto"/>
              <w:bottom w:val="double" w:sz="4" w:space="0" w:color="auto"/>
              <w:right w:val="double" w:sz="4" w:space="0" w:color="auto"/>
            </w:tcBorders>
          </w:tcPr>
          <w:p w14:paraId="0899BB57"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CVE_ENT</w:t>
            </w:r>
          </w:p>
        </w:tc>
        <w:tc>
          <w:tcPr>
            <w:tcW w:w="591" w:type="pct"/>
            <w:tcBorders>
              <w:left w:val="double" w:sz="4" w:space="0" w:color="auto"/>
              <w:bottom w:val="double" w:sz="4" w:space="0" w:color="auto"/>
              <w:right w:val="double" w:sz="4" w:space="0" w:color="auto"/>
            </w:tcBorders>
          </w:tcPr>
          <w:p w14:paraId="0CB4AC3C"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37" w:type="pct"/>
            <w:tcBorders>
              <w:top w:val="double" w:sz="4" w:space="0" w:color="auto"/>
              <w:left w:val="double" w:sz="4" w:space="0" w:color="auto"/>
              <w:bottom w:val="double" w:sz="4" w:space="0" w:color="auto"/>
              <w:right w:val="double" w:sz="4" w:space="0" w:color="auto"/>
            </w:tcBorders>
          </w:tcPr>
          <w:p w14:paraId="0A40330C"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w:t>
            </w:r>
          </w:p>
        </w:tc>
      </w:tr>
      <w:tr w:rsidR="005358A6" w:rsidRPr="00F06879" w14:paraId="4372ED95"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140CA06B"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4E5B669B"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2B113643" w14:textId="77777777" w:rsidR="005358A6" w:rsidRPr="00F06879" w:rsidRDefault="005358A6" w:rsidP="005358A6">
            <w:pPr>
              <w:rPr>
                <w:rFonts w:ascii="Arial" w:hAnsi="Arial" w:cs="Arial"/>
                <w:b/>
                <w:bCs/>
                <w:sz w:val="18"/>
                <w:szCs w:val="18"/>
              </w:rPr>
            </w:pPr>
            <w:r w:rsidRPr="00F06879">
              <w:rPr>
                <w:rFonts w:ascii="Arial" w:hAnsi="Arial" w:cs="Arial"/>
                <w:b/>
                <w:bCs/>
                <w:sz w:val="18"/>
                <w:szCs w:val="18"/>
              </w:rPr>
              <w:t>01 …32</w:t>
            </w:r>
          </w:p>
        </w:tc>
      </w:tr>
      <w:tr w:rsidR="005358A6" w:rsidRPr="00F06879" w14:paraId="11E16BE2" w14:textId="77777777" w:rsidTr="003A3CF5">
        <w:trPr>
          <w:trHeight w:val="710"/>
        </w:trPr>
        <w:tc>
          <w:tcPr>
            <w:tcW w:w="5000" w:type="pct"/>
            <w:gridSpan w:val="4"/>
            <w:tcBorders>
              <w:top w:val="double" w:sz="4" w:space="0" w:color="auto"/>
              <w:left w:val="double" w:sz="4" w:space="0" w:color="auto"/>
              <w:bottom w:val="double" w:sz="4" w:space="0" w:color="auto"/>
              <w:right w:val="double" w:sz="4" w:space="0" w:color="auto"/>
            </w:tcBorders>
          </w:tcPr>
          <w:p w14:paraId="237C1FFA"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6BE3813A" w14:textId="77777777" w:rsidR="005358A6" w:rsidRPr="00F06879" w:rsidRDefault="005358A6" w:rsidP="005358A6">
            <w:pPr>
              <w:pStyle w:val="Prrafodelista"/>
              <w:numPr>
                <w:ilvl w:val="0"/>
                <w:numId w:val="24"/>
              </w:numPr>
              <w:spacing w:after="0" w:line="240" w:lineRule="auto"/>
              <w:contextualSpacing/>
              <w:jc w:val="left"/>
              <w:rPr>
                <w:rFonts w:ascii="Arial" w:hAnsi="Arial" w:cs="Arial"/>
                <w:szCs w:val="18"/>
              </w:rPr>
            </w:pPr>
            <w:r w:rsidRPr="00F06879">
              <w:rPr>
                <w:rFonts w:ascii="Arial" w:hAnsi="Arial" w:cs="Arial"/>
                <w:szCs w:val="18"/>
              </w:rPr>
              <w:t xml:space="preserve">Dato diferente de </w:t>
            </w:r>
            <w:r w:rsidRPr="003E1207">
              <w:rPr>
                <w:rFonts w:ascii="Arial" w:hAnsi="Arial" w:cs="Arial"/>
                <w:b/>
                <w:bCs/>
                <w:szCs w:val="18"/>
              </w:rPr>
              <w:t>Nulo,</w:t>
            </w:r>
            <w:r w:rsidRPr="00F06879">
              <w:rPr>
                <w:rFonts w:ascii="Arial" w:hAnsi="Arial" w:cs="Arial"/>
                <w:szCs w:val="18"/>
              </w:rPr>
              <w:t xml:space="preserve"> consultar el Catálogo Único de Claves de Áreas Geoestadísticas Estatales, Municipales y Localidades.</w:t>
            </w:r>
          </w:p>
        </w:tc>
      </w:tr>
    </w:tbl>
    <w:p w14:paraId="0FF48077" w14:textId="77777777" w:rsidR="005358A6" w:rsidRPr="00F06879" w:rsidRDefault="005358A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1819"/>
        <w:gridCol w:w="1576"/>
        <w:gridCol w:w="1835"/>
        <w:gridCol w:w="1605"/>
        <w:gridCol w:w="951"/>
        <w:gridCol w:w="1272"/>
      </w:tblGrid>
      <w:tr w:rsidR="005358A6" w:rsidRPr="00F06879" w14:paraId="1315797B" w14:textId="77777777" w:rsidTr="00026EC2">
        <w:tc>
          <w:tcPr>
            <w:tcW w:w="2887"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1F11406" w14:textId="29A74C85" w:rsidR="005358A6" w:rsidRPr="00F06879" w:rsidRDefault="005358A6" w:rsidP="003E1207">
            <w:pPr>
              <w:pStyle w:val="Prrafodelista"/>
              <w:numPr>
                <w:ilvl w:val="0"/>
                <w:numId w:val="37"/>
              </w:numPr>
              <w:spacing w:after="0" w:line="240" w:lineRule="auto"/>
              <w:ind w:left="21" w:firstLine="10"/>
              <w:contextualSpacing/>
              <w:rPr>
                <w:rFonts w:ascii="Arial" w:hAnsi="Arial" w:cs="Arial"/>
                <w:b/>
                <w:bCs/>
                <w:szCs w:val="18"/>
              </w:rPr>
            </w:pPr>
            <w:r w:rsidRPr="00F06879">
              <w:rPr>
                <w:rFonts w:ascii="Arial" w:hAnsi="Arial" w:cs="Arial"/>
                <w:b/>
                <w:bCs/>
                <w:szCs w:val="18"/>
              </w:rPr>
              <w:t>TIPO DE ENTRE</w:t>
            </w:r>
            <w:r w:rsidR="00947E5C">
              <w:rPr>
                <w:rFonts w:ascii="Arial" w:hAnsi="Arial" w:cs="Arial"/>
                <w:b/>
                <w:bCs/>
                <w:szCs w:val="18"/>
              </w:rPr>
              <w:t xml:space="preserve"> </w:t>
            </w:r>
            <w:r w:rsidRPr="00F06879">
              <w:rPr>
                <w:rFonts w:ascii="Arial" w:hAnsi="Arial" w:cs="Arial"/>
                <w:b/>
                <w:bCs/>
                <w:szCs w:val="18"/>
              </w:rPr>
              <w:t>VIALIDAD 1</w:t>
            </w:r>
          </w:p>
        </w:tc>
        <w:tc>
          <w:tcPr>
            <w:tcW w:w="2113" w:type="pct"/>
            <w:gridSpan w:val="3"/>
            <w:tcBorders>
              <w:top w:val="double" w:sz="4" w:space="0" w:color="auto"/>
              <w:left w:val="double" w:sz="4" w:space="0" w:color="auto"/>
              <w:right w:val="double" w:sz="4" w:space="0" w:color="auto"/>
            </w:tcBorders>
            <w:shd w:val="clear" w:color="auto" w:fill="D9D9D9" w:themeFill="background1" w:themeFillShade="D9"/>
          </w:tcPr>
          <w:p w14:paraId="0899E5E7"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7224BEA4" w14:textId="77777777" w:rsidTr="00026EC2">
        <w:tc>
          <w:tcPr>
            <w:tcW w:w="2887" w:type="pct"/>
            <w:gridSpan w:val="3"/>
            <w:vMerge w:val="restart"/>
            <w:tcBorders>
              <w:top w:val="double" w:sz="4" w:space="0" w:color="auto"/>
              <w:left w:val="double" w:sz="4" w:space="0" w:color="auto"/>
              <w:right w:val="double" w:sz="4" w:space="0" w:color="auto"/>
            </w:tcBorders>
          </w:tcPr>
          <w:p w14:paraId="39E21DC1" w14:textId="5B493764" w:rsidR="005358A6" w:rsidRPr="00F06879" w:rsidRDefault="00617A09" w:rsidP="005358A6">
            <w:pPr>
              <w:jc w:val="both"/>
              <w:rPr>
                <w:rFonts w:ascii="Arial" w:hAnsi="Arial" w:cs="Arial"/>
                <w:sz w:val="18"/>
                <w:szCs w:val="18"/>
              </w:rPr>
            </w:pPr>
            <w:r w:rsidRPr="00617A09">
              <w:rPr>
                <w:rFonts w:ascii="Arial" w:hAnsi="Arial" w:cs="Arial"/>
                <w:sz w:val="18"/>
                <w:szCs w:val="18"/>
              </w:rPr>
              <w:t xml:space="preserve">Término que define el tipo de la primera de las vialidades que delimita a aquella donde se ubica el Domicilio Geográfico de interés y que se localiza, estando de frente al predio o inmueble, </w:t>
            </w:r>
            <w:r w:rsidR="00277F18" w:rsidRPr="00277F18">
              <w:rPr>
                <w:rFonts w:ascii="Arial" w:hAnsi="Arial" w:cs="Arial"/>
                <w:sz w:val="18"/>
                <w:szCs w:val="18"/>
              </w:rPr>
              <w:t>en el lado izquierdo</w:t>
            </w:r>
            <w:r w:rsidRPr="00617A09">
              <w:rPr>
                <w:rFonts w:ascii="Arial" w:hAnsi="Arial" w:cs="Arial"/>
                <w:sz w:val="18"/>
                <w:szCs w:val="18"/>
              </w:rPr>
              <w:t>.</w:t>
            </w:r>
          </w:p>
        </w:tc>
        <w:tc>
          <w:tcPr>
            <w:tcW w:w="88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29C4630"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52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03D6772"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70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EB6493F"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07EDE5F1" w14:textId="77777777" w:rsidTr="00026EC2">
        <w:tc>
          <w:tcPr>
            <w:tcW w:w="2887" w:type="pct"/>
            <w:gridSpan w:val="3"/>
            <w:vMerge/>
            <w:tcBorders>
              <w:left w:val="double" w:sz="4" w:space="0" w:color="auto"/>
              <w:bottom w:val="double" w:sz="4" w:space="0" w:color="auto"/>
              <w:right w:val="double" w:sz="4" w:space="0" w:color="auto"/>
            </w:tcBorders>
          </w:tcPr>
          <w:p w14:paraId="06B281BB" w14:textId="77777777" w:rsidR="005358A6" w:rsidRPr="00F06879" w:rsidRDefault="005358A6" w:rsidP="005358A6">
            <w:pPr>
              <w:rPr>
                <w:rFonts w:ascii="Arial" w:hAnsi="Arial" w:cs="Arial"/>
                <w:sz w:val="18"/>
                <w:szCs w:val="18"/>
              </w:rPr>
            </w:pPr>
          </w:p>
        </w:tc>
        <w:tc>
          <w:tcPr>
            <w:tcW w:w="886" w:type="pct"/>
            <w:tcBorders>
              <w:top w:val="double" w:sz="4" w:space="0" w:color="auto"/>
              <w:left w:val="double" w:sz="4" w:space="0" w:color="auto"/>
              <w:bottom w:val="double" w:sz="4" w:space="0" w:color="auto"/>
              <w:right w:val="double" w:sz="4" w:space="0" w:color="auto"/>
            </w:tcBorders>
          </w:tcPr>
          <w:p w14:paraId="0927A8FF"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TIPOREF1</w:t>
            </w:r>
          </w:p>
        </w:tc>
        <w:tc>
          <w:tcPr>
            <w:tcW w:w="525" w:type="pct"/>
            <w:tcBorders>
              <w:top w:val="double" w:sz="4" w:space="0" w:color="auto"/>
              <w:left w:val="double" w:sz="4" w:space="0" w:color="auto"/>
              <w:bottom w:val="double" w:sz="4" w:space="0" w:color="auto"/>
              <w:right w:val="double" w:sz="4" w:space="0" w:color="auto"/>
            </w:tcBorders>
          </w:tcPr>
          <w:p w14:paraId="518AEBBE"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702" w:type="pct"/>
            <w:tcBorders>
              <w:top w:val="double" w:sz="4" w:space="0" w:color="auto"/>
              <w:left w:val="double" w:sz="4" w:space="0" w:color="auto"/>
              <w:bottom w:val="double" w:sz="4" w:space="0" w:color="auto"/>
              <w:right w:val="double" w:sz="4" w:space="0" w:color="auto"/>
            </w:tcBorders>
          </w:tcPr>
          <w:p w14:paraId="5982BF33" w14:textId="494E9EEE" w:rsidR="005358A6" w:rsidRPr="00F06879" w:rsidRDefault="00702A16" w:rsidP="005358A6">
            <w:pPr>
              <w:jc w:val="center"/>
              <w:rPr>
                <w:rFonts w:ascii="Arial" w:hAnsi="Arial" w:cs="Arial"/>
                <w:sz w:val="18"/>
                <w:szCs w:val="18"/>
              </w:rPr>
            </w:pPr>
            <w:r>
              <w:rPr>
                <w:rFonts w:ascii="Arial" w:hAnsi="Arial" w:cs="Arial"/>
                <w:sz w:val="18"/>
                <w:szCs w:val="18"/>
              </w:rPr>
              <w:t>27</w:t>
            </w:r>
          </w:p>
        </w:tc>
      </w:tr>
      <w:tr w:rsidR="005358A6" w:rsidRPr="00F06879" w14:paraId="70E62102" w14:textId="77777777" w:rsidTr="003A3CF5">
        <w:tc>
          <w:tcPr>
            <w:tcW w:w="5000" w:type="pct"/>
            <w:gridSpan w:val="6"/>
            <w:tcBorders>
              <w:left w:val="double" w:sz="4" w:space="0" w:color="auto"/>
              <w:bottom w:val="double" w:sz="4" w:space="0" w:color="auto"/>
              <w:right w:val="double" w:sz="4" w:space="0" w:color="auto"/>
            </w:tcBorders>
            <w:shd w:val="clear" w:color="auto" w:fill="D9D9D9" w:themeFill="background1" w:themeFillShade="D9"/>
          </w:tcPr>
          <w:p w14:paraId="4C9AFCEE"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313E69BB" w14:textId="77777777" w:rsidTr="00026EC2">
        <w:tc>
          <w:tcPr>
            <w:tcW w:w="1004" w:type="pct"/>
            <w:tcBorders>
              <w:top w:val="double" w:sz="4" w:space="0" w:color="auto"/>
              <w:left w:val="double" w:sz="4" w:space="0" w:color="auto"/>
            </w:tcBorders>
          </w:tcPr>
          <w:p w14:paraId="478D2ECE" w14:textId="77777777" w:rsidR="005358A6" w:rsidRPr="00F06879" w:rsidRDefault="005358A6" w:rsidP="005358A6">
            <w:pPr>
              <w:rPr>
                <w:rFonts w:ascii="Arial" w:hAnsi="Arial" w:cs="Arial"/>
                <w:sz w:val="18"/>
                <w:szCs w:val="18"/>
              </w:rPr>
            </w:pPr>
            <w:r w:rsidRPr="00F06879">
              <w:rPr>
                <w:rFonts w:ascii="Arial" w:hAnsi="Arial" w:cs="Arial"/>
                <w:sz w:val="18"/>
                <w:szCs w:val="18"/>
              </w:rPr>
              <w:t>Andador</w:t>
            </w:r>
          </w:p>
        </w:tc>
        <w:tc>
          <w:tcPr>
            <w:tcW w:w="870" w:type="pct"/>
            <w:tcBorders>
              <w:top w:val="double" w:sz="4" w:space="0" w:color="auto"/>
            </w:tcBorders>
          </w:tcPr>
          <w:p w14:paraId="0E497007" w14:textId="77777777" w:rsidR="005358A6" w:rsidRPr="00F06879" w:rsidRDefault="005358A6" w:rsidP="005358A6">
            <w:pPr>
              <w:rPr>
                <w:rFonts w:ascii="Arial" w:hAnsi="Arial" w:cs="Arial"/>
                <w:sz w:val="18"/>
                <w:szCs w:val="18"/>
              </w:rPr>
            </w:pPr>
            <w:r w:rsidRPr="00F06879">
              <w:rPr>
                <w:rFonts w:ascii="Arial" w:hAnsi="Arial" w:cs="Arial"/>
                <w:sz w:val="18"/>
                <w:szCs w:val="18"/>
              </w:rPr>
              <w:t>Calle</w:t>
            </w:r>
          </w:p>
        </w:tc>
        <w:tc>
          <w:tcPr>
            <w:tcW w:w="1013" w:type="pct"/>
            <w:tcBorders>
              <w:top w:val="double" w:sz="4" w:space="0" w:color="auto"/>
            </w:tcBorders>
          </w:tcPr>
          <w:p w14:paraId="325B7231" w14:textId="77777777" w:rsidR="005358A6" w:rsidRPr="00F06879" w:rsidRDefault="005358A6" w:rsidP="005358A6">
            <w:pPr>
              <w:rPr>
                <w:rFonts w:ascii="Arial" w:hAnsi="Arial" w:cs="Arial"/>
                <w:sz w:val="18"/>
                <w:szCs w:val="18"/>
              </w:rPr>
            </w:pPr>
            <w:r w:rsidRPr="00F06879">
              <w:rPr>
                <w:rFonts w:ascii="Arial" w:hAnsi="Arial" w:cs="Arial"/>
                <w:sz w:val="18"/>
                <w:szCs w:val="18"/>
              </w:rPr>
              <w:t>Ciclovía</w:t>
            </w:r>
          </w:p>
        </w:tc>
        <w:tc>
          <w:tcPr>
            <w:tcW w:w="886" w:type="pct"/>
            <w:tcBorders>
              <w:top w:val="double" w:sz="4" w:space="0" w:color="auto"/>
            </w:tcBorders>
          </w:tcPr>
          <w:p w14:paraId="79389DBC" w14:textId="22DEE639" w:rsidR="005358A6" w:rsidRPr="00F06879" w:rsidRDefault="005358A6" w:rsidP="005358A6">
            <w:pPr>
              <w:rPr>
                <w:rFonts w:ascii="Arial" w:hAnsi="Arial" w:cs="Arial"/>
                <w:sz w:val="18"/>
                <w:szCs w:val="18"/>
              </w:rPr>
            </w:pPr>
            <w:r w:rsidRPr="00F06879">
              <w:rPr>
                <w:rFonts w:ascii="Arial" w:hAnsi="Arial" w:cs="Arial"/>
                <w:sz w:val="18"/>
                <w:szCs w:val="18"/>
              </w:rPr>
              <w:t xml:space="preserve">Línea de costa </w:t>
            </w:r>
            <w:r w:rsidR="009802C4">
              <w:rPr>
                <w:rFonts w:ascii="Arial" w:hAnsi="Arial" w:cs="Arial"/>
                <w:sz w:val="18"/>
                <w:szCs w:val="18"/>
              </w:rPr>
              <w:t>i</w:t>
            </w:r>
            <w:r w:rsidRPr="00F06879">
              <w:rPr>
                <w:rFonts w:ascii="Arial" w:hAnsi="Arial" w:cs="Arial"/>
                <w:sz w:val="18"/>
                <w:szCs w:val="18"/>
              </w:rPr>
              <w:t>nsular</w:t>
            </w:r>
          </w:p>
        </w:tc>
        <w:tc>
          <w:tcPr>
            <w:tcW w:w="1227" w:type="pct"/>
            <w:gridSpan w:val="2"/>
            <w:tcBorders>
              <w:top w:val="double" w:sz="4" w:space="0" w:color="auto"/>
              <w:right w:val="double" w:sz="4" w:space="0" w:color="auto"/>
            </w:tcBorders>
          </w:tcPr>
          <w:p w14:paraId="0C0830A2" w14:textId="77777777" w:rsidR="005358A6" w:rsidRPr="00F06879" w:rsidRDefault="005358A6" w:rsidP="005358A6">
            <w:pPr>
              <w:rPr>
                <w:rFonts w:ascii="Arial" w:hAnsi="Arial" w:cs="Arial"/>
                <w:sz w:val="18"/>
                <w:szCs w:val="18"/>
              </w:rPr>
            </w:pPr>
            <w:r w:rsidRPr="00F06879">
              <w:rPr>
                <w:rFonts w:ascii="Arial" w:hAnsi="Arial" w:cs="Arial"/>
                <w:sz w:val="18"/>
                <w:szCs w:val="18"/>
              </w:rPr>
              <w:t>Retorno</w:t>
            </w:r>
          </w:p>
        </w:tc>
      </w:tr>
      <w:tr w:rsidR="005358A6" w:rsidRPr="00F06879" w14:paraId="064DA938" w14:textId="77777777" w:rsidTr="00026EC2">
        <w:tc>
          <w:tcPr>
            <w:tcW w:w="1004" w:type="pct"/>
            <w:tcBorders>
              <w:left w:val="double" w:sz="4" w:space="0" w:color="auto"/>
            </w:tcBorders>
          </w:tcPr>
          <w:p w14:paraId="426AEB39" w14:textId="77777777" w:rsidR="005358A6" w:rsidRPr="00F06879" w:rsidRDefault="005358A6" w:rsidP="005358A6">
            <w:pPr>
              <w:rPr>
                <w:rFonts w:ascii="Arial" w:hAnsi="Arial" w:cs="Arial"/>
                <w:sz w:val="18"/>
                <w:szCs w:val="18"/>
              </w:rPr>
            </w:pPr>
            <w:r w:rsidRPr="00F06879">
              <w:rPr>
                <w:rFonts w:ascii="Arial" w:hAnsi="Arial" w:cs="Arial"/>
                <w:sz w:val="18"/>
                <w:szCs w:val="18"/>
              </w:rPr>
              <w:t>Acuática</w:t>
            </w:r>
          </w:p>
        </w:tc>
        <w:tc>
          <w:tcPr>
            <w:tcW w:w="870" w:type="pct"/>
          </w:tcPr>
          <w:p w14:paraId="1ACEBDB4"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Callejón </w:t>
            </w:r>
          </w:p>
        </w:tc>
        <w:tc>
          <w:tcPr>
            <w:tcW w:w="1013" w:type="pct"/>
          </w:tcPr>
          <w:p w14:paraId="08506D9F" w14:textId="77777777" w:rsidR="005358A6" w:rsidRPr="00F06879" w:rsidRDefault="005358A6" w:rsidP="005358A6">
            <w:pPr>
              <w:ind w:left="-135" w:firstLine="135"/>
              <w:rPr>
                <w:rFonts w:ascii="Arial" w:hAnsi="Arial" w:cs="Arial"/>
                <w:sz w:val="18"/>
                <w:szCs w:val="18"/>
              </w:rPr>
            </w:pPr>
            <w:r w:rsidRPr="00F06879">
              <w:rPr>
                <w:rFonts w:ascii="Arial" w:hAnsi="Arial" w:cs="Arial"/>
                <w:sz w:val="18"/>
                <w:szCs w:val="18"/>
              </w:rPr>
              <w:t>Circuito</w:t>
            </w:r>
          </w:p>
        </w:tc>
        <w:tc>
          <w:tcPr>
            <w:tcW w:w="886" w:type="pct"/>
          </w:tcPr>
          <w:p w14:paraId="108A2E54" w14:textId="77777777" w:rsidR="005358A6" w:rsidRPr="00F06879" w:rsidRDefault="005358A6" w:rsidP="005358A6">
            <w:pPr>
              <w:rPr>
                <w:rFonts w:ascii="Arial" w:hAnsi="Arial" w:cs="Arial"/>
                <w:sz w:val="18"/>
                <w:szCs w:val="18"/>
              </w:rPr>
            </w:pPr>
            <w:r w:rsidRPr="00F06879">
              <w:rPr>
                <w:rFonts w:ascii="Arial" w:hAnsi="Arial" w:cs="Arial"/>
                <w:sz w:val="18"/>
                <w:szCs w:val="18"/>
              </w:rPr>
              <w:t>Marítima</w:t>
            </w:r>
          </w:p>
        </w:tc>
        <w:tc>
          <w:tcPr>
            <w:tcW w:w="1227" w:type="pct"/>
            <w:gridSpan w:val="2"/>
            <w:tcBorders>
              <w:right w:val="double" w:sz="4" w:space="0" w:color="auto"/>
            </w:tcBorders>
          </w:tcPr>
          <w:p w14:paraId="201FFD85" w14:textId="77777777" w:rsidR="005358A6" w:rsidRPr="00F06879" w:rsidRDefault="005358A6" w:rsidP="005358A6">
            <w:pPr>
              <w:rPr>
                <w:rFonts w:ascii="Arial" w:hAnsi="Arial" w:cs="Arial"/>
                <w:sz w:val="18"/>
                <w:szCs w:val="18"/>
              </w:rPr>
            </w:pPr>
            <w:r w:rsidRPr="00F06879">
              <w:rPr>
                <w:rFonts w:ascii="Arial" w:hAnsi="Arial" w:cs="Arial"/>
                <w:sz w:val="18"/>
                <w:szCs w:val="18"/>
              </w:rPr>
              <w:t>Río</w:t>
            </w:r>
          </w:p>
        </w:tc>
      </w:tr>
      <w:tr w:rsidR="005358A6" w:rsidRPr="00F06879" w14:paraId="4E1CFEDF" w14:textId="77777777" w:rsidTr="00026EC2">
        <w:tc>
          <w:tcPr>
            <w:tcW w:w="1004" w:type="pct"/>
            <w:tcBorders>
              <w:left w:val="double" w:sz="4" w:space="0" w:color="auto"/>
            </w:tcBorders>
          </w:tcPr>
          <w:p w14:paraId="6C616AE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Arroyo </w:t>
            </w:r>
          </w:p>
        </w:tc>
        <w:tc>
          <w:tcPr>
            <w:tcW w:w="870" w:type="pct"/>
          </w:tcPr>
          <w:p w14:paraId="704F54DE" w14:textId="77777777" w:rsidR="005358A6" w:rsidRPr="00F06879" w:rsidRDefault="005358A6" w:rsidP="005358A6">
            <w:pPr>
              <w:rPr>
                <w:rFonts w:ascii="Arial" w:hAnsi="Arial" w:cs="Arial"/>
                <w:sz w:val="18"/>
                <w:szCs w:val="18"/>
              </w:rPr>
            </w:pPr>
            <w:r w:rsidRPr="00F06879">
              <w:rPr>
                <w:rFonts w:ascii="Arial" w:hAnsi="Arial" w:cs="Arial"/>
                <w:sz w:val="18"/>
                <w:szCs w:val="18"/>
              </w:rPr>
              <w:t>Calzada</w:t>
            </w:r>
          </w:p>
        </w:tc>
        <w:tc>
          <w:tcPr>
            <w:tcW w:w="1013" w:type="pct"/>
          </w:tcPr>
          <w:p w14:paraId="2E77BBF7" w14:textId="77777777" w:rsidR="005358A6" w:rsidRPr="00F06879" w:rsidRDefault="005358A6" w:rsidP="005358A6">
            <w:pPr>
              <w:rPr>
                <w:rFonts w:ascii="Arial" w:hAnsi="Arial" w:cs="Arial"/>
                <w:sz w:val="18"/>
                <w:szCs w:val="18"/>
              </w:rPr>
            </w:pPr>
            <w:r w:rsidRPr="00F06879">
              <w:rPr>
                <w:rFonts w:ascii="Arial" w:hAnsi="Arial" w:cs="Arial"/>
                <w:sz w:val="18"/>
                <w:szCs w:val="18"/>
              </w:rPr>
              <w:t>Circunvalación</w:t>
            </w:r>
          </w:p>
        </w:tc>
        <w:tc>
          <w:tcPr>
            <w:tcW w:w="886" w:type="pct"/>
          </w:tcPr>
          <w:p w14:paraId="4272BB30" w14:textId="77777777" w:rsidR="005358A6" w:rsidRPr="00F06879" w:rsidRDefault="005358A6" w:rsidP="005358A6">
            <w:pPr>
              <w:rPr>
                <w:rFonts w:ascii="Arial" w:hAnsi="Arial" w:cs="Arial"/>
                <w:sz w:val="18"/>
                <w:szCs w:val="18"/>
              </w:rPr>
            </w:pPr>
            <w:r w:rsidRPr="00F06879">
              <w:rPr>
                <w:rFonts w:ascii="Arial" w:hAnsi="Arial" w:cs="Arial"/>
                <w:sz w:val="18"/>
                <w:szCs w:val="18"/>
              </w:rPr>
              <w:t>Pasaje</w:t>
            </w:r>
          </w:p>
        </w:tc>
        <w:tc>
          <w:tcPr>
            <w:tcW w:w="1227" w:type="pct"/>
            <w:gridSpan w:val="2"/>
            <w:tcBorders>
              <w:right w:val="double" w:sz="4" w:space="0" w:color="auto"/>
            </w:tcBorders>
          </w:tcPr>
          <w:p w14:paraId="4683ECB7" w14:textId="77777777" w:rsidR="005358A6" w:rsidRPr="00F06879" w:rsidRDefault="005358A6" w:rsidP="005358A6">
            <w:pPr>
              <w:rPr>
                <w:rFonts w:ascii="Arial" w:hAnsi="Arial" w:cs="Arial"/>
                <w:sz w:val="18"/>
                <w:szCs w:val="18"/>
              </w:rPr>
            </w:pPr>
            <w:r w:rsidRPr="00F06879">
              <w:rPr>
                <w:rFonts w:ascii="Arial" w:hAnsi="Arial" w:cs="Arial"/>
                <w:sz w:val="18"/>
                <w:szCs w:val="18"/>
              </w:rPr>
              <w:t>Terracería</w:t>
            </w:r>
          </w:p>
        </w:tc>
      </w:tr>
      <w:tr w:rsidR="005358A6" w:rsidRPr="00F06879" w14:paraId="4D6A5B26" w14:textId="77777777" w:rsidTr="00026EC2">
        <w:tc>
          <w:tcPr>
            <w:tcW w:w="1004" w:type="pct"/>
            <w:tcBorders>
              <w:left w:val="double" w:sz="4" w:space="0" w:color="auto"/>
            </w:tcBorders>
          </w:tcPr>
          <w:p w14:paraId="496A9B6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Autopista </w:t>
            </w:r>
          </w:p>
        </w:tc>
        <w:tc>
          <w:tcPr>
            <w:tcW w:w="870" w:type="pct"/>
          </w:tcPr>
          <w:p w14:paraId="19D8E24A" w14:textId="77777777" w:rsidR="005358A6" w:rsidRPr="00F06879" w:rsidRDefault="005358A6" w:rsidP="005358A6">
            <w:pPr>
              <w:rPr>
                <w:rFonts w:ascii="Arial" w:hAnsi="Arial" w:cs="Arial"/>
                <w:sz w:val="18"/>
                <w:szCs w:val="18"/>
              </w:rPr>
            </w:pPr>
            <w:r w:rsidRPr="00F06879">
              <w:rPr>
                <w:rFonts w:ascii="Arial" w:hAnsi="Arial" w:cs="Arial"/>
                <w:sz w:val="18"/>
                <w:szCs w:val="18"/>
              </w:rPr>
              <w:t>Camino</w:t>
            </w:r>
          </w:p>
        </w:tc>
        <w:tc>
          <w:tcPr>
            <w:tcW w:w="1013" w:type="pct"/>
          </w:tcPr>
          <w:p w14:paraId="306DEDE0"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Corredor </w:t>
            </w:r>
          </w:p>
        </w:tc>
        <w:tc>
          <w:tcPr>
            <w:tcW w:w="886" w:type="pct"/>
          </w:tcPr>
          <w:p w14:paraId="044B7EAC"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Peatonal </w:t>
            </w:r>
          </w:p>
        </w:tc>
        <w:tc>
          <w:tcPr>
            <w:tcW w:w="1227" w:type="pct"/>
            <w:gridSpan w:val="2"/>
            <w:tcBorders>
              <w:right w:val="double" w:sz="4" w:space="0" w:color="auto"/>
            </w:tcBorders>
          </w:tcPr>
          <w:p w14:paraId="5F474D39" w14:textId="77777777" w:rsidR="005358A6" w:rsidRPr="00F06879" w:rsidRDefault="005358A6" w:rsidP="005358A6">
            <w:pPr>
              <w:rPr>
                <w:rFonts w:ascii="Arial" w:hAnsi="Arial" w:cs="Arial"/>
                <w:sz w:val="18"/>
                <w:szCs w:val="18"/>
              </w:rPr>
            </w:pPr>
            <w:r w:rsidRPr="00F06879">
              <w:rPr>
                <w:rFonts w:ascii="Arial" w:hAnsi="Arial" w:cs="Arial"/>
                <w:sz w:val="18"/>
                <w:szCs w:val="18"/>
              </w:rPr>
              <w:t>Vereda</w:t>
            </w:r>
          </w:p>
        </w:tc>
      </w:tr>
      <w:tr w:rsidR="005358A6" w:rsidRPr="00F06879" w14:paraId="6E5BE5F9" w14:textId="77777777" w:rsidTr="00026EC2">
        <w:tc>
          <w:tcPr>
            <w:tcW w:w="1004" w:type="pct"/>
            <w:tcBorders>
              <w:left w:val="double" w:sz="4" w:space="0" w:color="auto"/>
            </w:tcBorders>
          </w:tcPr>
          <w:p w14:paraId="043799AC" w14:textId="77777777" w:rsidR="005358A6" w:rsidRPr="00F06879" w:rsidRDefault="005358A6" w:rsidP="005358A6">
            <w:pPr>
              <w:rPr>
                <w:rFonts w:ascii="Arial" w:hAnsi="Arial" w:cs="Arial"/>
                <w:sz w:val="18"/>
                <w:szCs w:val="18"/>
              </w:rPr>
            </w:pPr>
            <w:r w:rsidRPr="00F06879">
              <w:rPr>
                <w:rFonts w:ascii="Arial" w:hAnsi="Arial" w:cs="Arial"/>
                <w:sz w:val="18"/>
                <w:szCs w:val="18"/>
              </w:rPr>
              <w:t>Avenida</w:t>
            </w:r>
          </w:p>
        </w:tc>
        <w:tc>
          <w:tcPr>
            <w:tcW w:w="870" w:type="pct"/>
          </w:tcPr>
          <w:p w14:paraId="640F1F4B" w14:textId="77777777" w:rsidR="005358A6" w:rsidRPr="00F06879" w:rsidRDefault="005358A6" w:rsidP="005358A6">
            <w:pPr>
              <w:rPr>
                <w:rFonts w:ascii="Arial" w:hAnsi="Arial" w:cs="Arial"/>
                <w:sz w:val="18"/>
                <w:szCs w:val="18"/>
              </w:rPr>
            </w:pPr>
            <w:r w:rsidRPr="00F06879">
              <w:rPr>
                <w:rFonts w:ascii="Arial" w:hAnsi="Arial" w:cs="Arial"/>
                <w:sz w:val="18"/>
                <w:szCs w:val="18"/>
              </w:rPr>
              <w:t>Canal</w:t>
            </w:r>
          </w:p>
        </w:tc>
        <w:tc>
          <w:tcPr>
            <w:tcW w:w="1013" w:type="pct"/>
          </w:tcPr>
          <w:p w14:paraId="333068D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Diagonal </w:t>
            </w:r>
          </w:p>
        </w:tc>
        <w:tc>
          <w:tcPr>
            <w:tcW w:w="886" w:type="pct"/>
          </w:tcPr>
          <w:p w14:paraId="6333162F"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Periférico </w:t>
            </w:r>
          </w:p>
        </w:tc>
        <w:tc>
          <w:tcPr>
            <w:tcW w:w="1227" w:type="pct"/>
            <w:gridSpan w:val="2"/>
            <w:tcBorders>
              <w:bottom w:val="single" w:sz="4" w:space="0" w:color="auto"/>
              <w:right w:val="double" w:sz="4" w:space="0" w:color="auto"/>
            </w:tcBorders>
          </w:tcPr>
          <w:p w14:paraId="39E7029C"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Viaducto </w:t>
            </w:r>
          </w:p>
        </w:tc>
      </w:tr>
      <w:tr w:rsidR="005358A6" w:rsidRPr="00F06879" w14:paraId="4FCDC68A" w14:textId="77777777" w:rsidTr="00026EC2">
        <w:tc>
          <w:tcPr>
            <w:tcW w:w="1004" w:type="pct"/>
            <w:tcBorders>
              <w:left w:val="double" w:sz="4" w:space="0" w:color="auto"/>
            </w:tcBorders>
          </w:tcPr>
          <w:p w14:paraId="5692705A" w14:textId="77777777" w:rsidR="005358A6" w:rsidRPr="00F06879" w:rsidRDefault="005358A6" w:rsidP="005358A6">
            <w:pPr>
              <w:rPr>
                <w:rFonts w:ascii="Arial" w:hAnsi="Arial" w:cs="Arial"/>
                <w:sz w:val="18"/>
                <w:szCs w:val="18"/>
              </w:rPr>
            </w:pPr>
            <w:r w:rsidRPr="00F06879">
              <w:rPr>
                <w:rFonts w:ascii="Arial" w:hAnsi="Arial" w:cs="Arial"/>
                <w:sz w:val="18"/>
                <w:szCs w:val="18"/>
              </w:rPr>
              <w:t>Boulevard</w:t>
            </w:r>
          </w:p>
        </w:tc>
        <w:tc>
          <w:tcPr>
            <w:tcW w:w="870" w:type="pct"/>
          </w:tcPr>
          <w:p w14:paraId="4AECFFF1" w14:textId="77777777" w:rsidR="005358A6" w:rsidRPr="00F06879" w:rsidRDefault="005358A6" w:rsidP="005358A6">
            <w:pPr>
              <w:rPr>
                <w:rFonts w:ascii="Arial" w:hAnsi="Arial" w:cs="Arial"/>
                <w:sz w:val="18"/>
                <w:szCs w:val="18"/>
              </w:rPr>
            </w:pPr>
            <w:r w:rsidRPr="00F06879">
              <w:rPr>
                <w:rFonts w:ascii="Arial" w:hAnsi="Arial" w:cs="Arial"/>
                <w:sz w:val="18"/>
                <w:szCs w:val="18"/>
              </w:rPr>
              <w:t>Carretera</w:t>
            </w:r>
          </w:p>
        </w:tc>
        <w:tc>
          <w:tcPr>
            <w:tcW w:w="1013" w:type="pct"/>
          </w:tcPr>
          <w:p w14:paraId="012392D4" w14:textId="77777777" w:rsidR="005358A6" w:rsidRPr="00F06879" w:rsidRDefault="005358A6" w:rsidP="005358A6">
            <w:pPr>
              <w:rPr>
                <w:rFonts w:ascii="Arial" w:hAnsi="Arial" w:cs="Arial"/>
                <w:sz w:val="18"/>
                <w:szCs w:val="18"/>
              </w:rPr>
            </w:pPr>
            <w:r w:rsidRPr="00F06879">
              <w:rPr>
                <w:rFonts w:ascii="Arial" w:hAnsi="Arial" w:cs="Arial"/>
                <w:sz w:val="18"/>
                <w:szCs w:val="18"/>
              </w:rPr>
              <w:t>Eje vial</w:t>
            </w:r>
          </w:p>
        </w:tc>
        <w:tc>
          <w:tcPr>
            <w:tcW w:w="886" w:type="pct"/>
          </w:tcPr>
          <w:p w14:paraId="4CC46D10"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Privada </w:t>
            </w:r>
          </w:p>
        </w:tc>
        <w:tc>
          <w:tcPr>
            <w:tcW w:w="1227" w:type="pct"/>
            <w:gridSpan w:val="2"/>
            <w:tcBorders>
              <w:top w:val="single" w:sz="4" w:space="0" w:color="auto"/>
              <w:right w:val="double" w:sz="4" w:space="0" w:color="auto"/>
            </w:tcBorders>
          </w:tcPr>
          <w:p w14:paraId="2698D26F" w14:textId="784A0166" w:rsidR="005358A6" w:rsidRPr="00F06879" w:rsidRDefault="006E5213" w:rsidP="005358A6">
            <w:pPr>
              <w:rPr>
                <w:rFonts w:ascii="Arial" w:hAnsi="Arial" w:cs="Arial"/>
                <w:sz w:val="18"/>
                <w:szCs w:val="18"/>
              </w:rPr>
            </w:pPr>
            <w:r>
              <w:rPr>
                <w:rFonts w:ascii="Arial" w:hAnsi="Arial" w:cs="Arial"/>
                <w:sz w:val="18"/>
                <w:szCs w:val="18"/>
              </w:rPr>
              <w:t>Ninguno</w:t>
            </w:r>
          </w:p>
        </w:tc>
      </w:tr>
      <w:tr w:rsidR="005358A6" w:rsidRPr="00F06879" w14:paraId="7B274331" w14:textId="77777777" w:rsidTr="00026EC2">
        <w:tc>
          <w:tcPr>
            <w:tcW w:w="1004" w:type="pct"/>
            <w:tcBorders>
              <w:left w:val="double" w:sz="4" w:space="0" w:color="auto"/>
              <w:bottom w:val="double" w:sz="4" w:space="0" w:color="auto"/>
            </w:tcBorders>
          </w:tcPr>
          <w:p w14:paraId="24466A49" w14:textId="77777777" w:rsidR="005358A6" w:rsidRPr="00F06879" w:rsidRDefault="005358A6" w:rsidP="005358A6">
            <w:pPr>
              <w:rPr>
                <w:rFonts w:ascii="Arial" w:hAnsi="Arial" w:cs="Arial"/>
                <w:sz w:val="18"/>
                <w:szCs w:val="18"/>
              </w:rPr>
            </w:pPr>
            <w:r w:rsidRPr="00F06879">
              <w:rPr>
                <w:rFonts w:ascii="Arial" w:hAnsi="Arial" w:cs="Arial"/>
                <w:sz w:val="18"/>
                <w:szCs w:val="18"/>
              </w:rPr>
              <w:t>Brecha</w:t>
            </w:r>
          </w:p>
        </w:tc>
        <w:tc>
          <w:tcPr>
            <w:tcW w:w="870" w:type="pct"/>
            <w:tcBorders>
              <w:bottom w:val="double" w:sz="4" w:space="0" w:color="auto"/>
            </w:tcBorders>
          </w:tcPr>
          <w:p w14:paraId="3C68374E"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Cerrada </w:t>
            </w:r>
          </w:p>
        </w:tc>
        <w:tc>
          <w:tcPr>
            <w:tcW w:w="1013" w:type="pct"/>
            <w:tcBorders>
              <w:bottom w:val="double" w:sz="4" w:space="0" w:color="auto"/>
            </w:tcBorders>
          </w:tcPr>
          <w:p w14:paraId="051E7B70" w14:textId="5C32EBF3" w:rsidR="005358A6" w:rsidRPr="00F06879" w:rsidRDefault="005358A6" w:rsidP="005358A6">
            <w:pPr>
              <w:rPr>
                <w:rFonts w:ascii="Arial" w:hAnsi="Arial" w:cs="Arial"/>
                <w:sz w:val="18"/>
                <w:szCs w:val="18"/>
              </w:rPr>
            </w:pPr>
            <w:r w:rsidRPr="00F06879">
              <w:rPr>
                <w:rFonts w:ascii="Arial" w:hAnsi="Arial" w:cs="Arial"/>
                <w:sz w:val="18"/>
                <w:szCs w:val="18"/>
              </w:rPr>
              <w:t xml:space="preserve">Línea de costa </w:t>
            </w:r>
            <w:r w:rsidR="009802C4">
              <w:rPr>
                <w:rFonts w:ascii="Arial" w:hAnsi="Arial" w:cs="Arial"/>
                <w:sz w:val="18"/>
                <w:szCs w:val="18"/>
              </w:rPr>
              <w:t>c</w:t>
            </w:r>
            <w:r w:rsidRPr="00F06879">
              <w:rPr>
                <w:rFonts w:ascii="Arial" w:hAnsi="Arial" w:cs="Arial"/>
                <w:sz w:val="18"/>
                <w:szCs w:val="18"/>
              </w:rPr>
              <w:t xml:space="preserve">ontinental </w:t>
            </w:r>
          </w:p>
        </w:tc>
        <w:tc>
          <w:tcPr>
            <w:tcW w:w="886" w:type="pct"/>
            <w:tcBorders>
              <w:bottom w:val="double" w:sz="4" w:space="0" w:color="auto"/>
            </w:tcBorders>
          </w:tcPr>
          <w:p w14:paraId="7D7231D4"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Prolongación </w:t>
            </w:r>
          </w:p>
        </w:tc>
        <w:tc>
          <w:tcPr>
            <w:tcW w:w="1227" w:type="pct"/>
            <w:gridSpan w:val="2"/>
            <w:tcBorders>
              <w:bottom w:val="double" w:sz="4" w:space="0" w:color="auto"/>
              <w:right w:val="double" w:sz="4" w:space="0" w:color="auto"/>
            </w:tcBorders>
          </w:tcPr>
          <w:p w14:paraId="20EE906C" w14:textId="77777777" w:rsidR="005358A6" w:rsidRPr="00F06879" w:rsidRDefault="005358A6" w:rsidP="005358A6">
            <w:pPr>
              <w:rPr>
                <w:rFonts w:ascii="Arial" w:hAnsi="Arial" w:cs="Arial"/>
                <w:sz w:val="18"/>
                <w:szCs w:val="18"/>
              </w:rPr>
            </w:pPr>
          </w:p>
        </w:tc>
      </w:tr>
      <w:tr w:rsidR="005358A6" w:rsidRPr="00F06879" w14:paraId="072C1582" w14:textId="77777777" w:rsidTr="003A3CF5">
        <w:trPr>
          <w:trHeight w:val="710"/>
        </w:trPr>
        <w:tc>
          <w:tcPr>
            <w:tcW w:w="5000" w:type="pct"/>
            <w:gridSpan w:val="6"/>
            <w:tcBorders>
              <w:left w:val="double" w:sz="4" w:space="0" w:color="auto"/>
              <w:bottom w:val="double" w:sz="4" w:space="0" w:color="auto"/>
              <w:right w:val="double" w:sz="4" w:space="0" w:color="auto"/>
            </w:tcBorders>
          </w:tcPr>
          <w:p w14:paraId="2C49A557"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6B804B66" w14:textId="77777777" w:rsidR="005358A6" w:rsidRDefault="005358A6" w:rsidP="005358A6">
            <w:pPr>
              <w:pStyle w:val="Prrafodelista"/>
              <w:numPr>
                <w:ilvl w:val="0"/>
                <w:numId w:val="21"/>
              </w:numPr>
              <w:spacing w:after="0" w:line="240" w:lineRule="auto"/>
              <w:contextualSpacing/>
              <w:jc w:val="left"/>
              <w:rPr>
                <w:rFonts w:ascii="Arial" w:hAnsi="Arial" w:cs="Arial"/>
                <w:szCs w:val="18"/>
              </w:rPr>
            </w:pPr>
            <w:r w:rsidRPr="00F06879">
              <w:rPr>
                <w:rFonts w:ascii="Arial" w:hAnsi="Arial" w:cs="Arial"/>
                <w:b/>
                <w:bCs/>
                <w:szCs w:val="18"/>
              </w:rPr>
              <w:t>Ninguno</w:t>
            </w:r>
            <w:r w:rsidRPr="00F06879">
              <w:rPr>
                <w:rFonts w:ascii="Arial" w:hAnsi="Arial" w:cs="Arial"/>
                <w:szCs w:val="18"/>
              </w:rPr>
              <w:t xml:space="preserve"> –. </w:t>
            </w:r>
            <w:r w:rsidR="006E5213">
              <w:rPr>
                <w:rFonts w:ascii="Arial" w:hAnsi="Arial" w:cs="Arial"/>
                <w:szCs w:val="18"/>
              </w:rPr>
              <w:t>Cuando</w:t>
            </w:r>
            <w:r w:rsidR="006E5213" w:rsidRPr="00F06879">
              <w:rPr>
                <w:rFonts w:ascii="Arial" w:hAnsi="Arial" w:cs="Arial"/>
                <w:szCs w:val="18"/>
              </w:rPr>
              <w:t xml:space="preserve"> </w:t>
            </w:r>
            <w:r w:rsidR="00895C58">
              <w:rPr>
                <w:rFonts w:ascii="Arial" w:hAnsi="Arial" w:cs="Arial"/>
                <w:szCs w:val="18"/>
              </w:rPr>
              <w:t xml:space="preserve">el termino genérico de tipo de vialidad </w:t>
            </w:r>
            <w:r w:rsidR="006E5213" w:rsidRPr="00F06879">
              <w:rPr>
                <w:rFonts w:ascii="Arial" w:hAnsi="Arial" w:cs="Arial"/>
                <w:szCs w:val="18"/>
              </w:rPr>
              <w:t>no corresponde al dominio de valores establecido en esta Norma, el término deberá formar parte del nombre de la vialidad.</w:t>
            </w:r>
          </w:p>
          <w:p w14:paraId="2058BBDF" w14:textId="1969C476" w:rsidR="00895C58" w:rsidRPr="00F06879" w:rsidRDefault="00895C58" w:rsidP="005358A6">
            <w:pPr>
              <w:pStyle w:val="Prrafodelista"/>
              <w:numPr>
                <w:ilvl w:val="0"/>
                <w:numId w:val="21"/>
              </w:numPr>
              <w:spacing w:after="0" w:line="240" w:lineRule="auto"/>
              <w:contextualSpacing/>
              <w:jc w:val="left"/>
              <w:rPr>
                <w:rFonts w:ascii="Arial" w:hAnsi="Arial" w:cs="Arial"/>
                <w:szCs w:val="18"/>
              </w:rPr>
            </w:pPr>
            <w:r w:rsidRPr="003E1207">
              <w:rPr>
                <w:rFonts w:ascii="Arial" w:hAnsi="Arial" w:cs="Arial"/>
                <w:b/>
                <w:bCs/>
                <w:szCs w:val="18"/>
              </w:rPr>
              <w:t>Nulo</w:t>
            </w:r>
            <w:r w:rsidRPr="00895C58">
              <w:rPr>
                <w:rFonts w:ascii="Arial" w:hAnsi="Arial" w:cs="Arial"/>
                <w:szCs w:val="18"/>
              </w:rPr>
              <w:t>- en ausencia o desconocimiento del dato.</w:t>
            </w:r>
          </w:p>
        </w:tc>
      </w:tr>
    </w:tbl>
    <w:p w14:paraId="64A1A64B" w14:textId="3F5ECC0E" w:rsidR="00F06879" w:rsidRDefault="00F06879" w:rsidP="00576806"/>
    <w:tbl>
      <w:tblPr>
        <w:tblStyle w:val="Tablaconcuadrcula"/>
        <w:tblW w:w="5000" w:type="pct"/>
        <w:tblLook w:val="04A0" w:firstRow="1" w:lastRow="0" w:firstColumn="1" w:lastColumn="0" w:noHBand="0" w:noVBand="1"/>
      </w:tblPr>
      <w:tblGrid>
        <w:gridCol w:w="5217"/>
        <w:gridCol w:w="1585"/>
        <w:gridCol w:w="1069"/>
        <w:gridCol w:w="1187"/>
      </w:tblGrid>
      <w:tr w:rsidR="005358A6" w:rsidRPr="00F06879" w14:paraId="05C034B8" w14:textId="77777777" w:rsidTr="00225A7A">
        <w:tc>
          <w:tcPr>
            <w:tcW w:w="288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F7FACBD" w14:textId="7C061616" w:rsidR="005358A6" w:rsidRPr="00F06879" w:rsidRDefault="005358A6" w:rsidP="003E1207">
            <w:pPr>
              <w:pStyle w:val="Prrafodelista"/>
              <w:numPr>
                <w:ilvl w:val="0"/>
                <w:numId w:val="37"/>
              </w:numPr>
              <w:spacing w:after="0" w:line="240" w:lineRule="auto"/>
              <w:ind w:left="0" w:firstLine="10"/>
              <w:contextualSpacing/>
              <w:rPr>
                <w:rFonts w:ascii="Arial" w:hAnsi="Arial" w:cs="Arial"/>
                <w:b/>
                <w:bCs/>
                <w:szCs w:val="18"/>
              </w:rPr>
            </w:pPr>
            <w:r w:rsidRPr="00F06879">
              <w:rPr>
                <w:rFonts w:ascii="Arial" w:hAnsi="Arial" w:cs="Arial"/>
                <w:b/>
                <w:bCs/>
                <w:szCs w:val="18"/>
              </w:rPr>
              <w:t>NOMBRE DE ENTRE VIALIDAD 1</w:t>
            </w:r>
          </w:p>
        </w:tc>
        <w:tc>
          <w:tcPr>
            <w:tcW w:w="2120"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012A13C"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5E30ADC3" w14:textId="77777777" w:rsidTr="00225A7A">
        <w:tc>
          <w:tcPr>
            <w:tcW w:w="2880" w:type="pct"/>
            <w:vMerge w:val="restart"/>
            <w:tcBorders>
              <w:top w:val="double" w:sz="4" w:space="0" w:color="auto"/>
              <w:left w:val="double" w:sz="4" w:space="0" w:color="auto"/>
              <w:right w:val="double" w:sz="4" w:space="0" w:color="auto"/>
            </w:tcBorders>
          </w:tcPr>
          <w:p w14:paraId="39B339FB" w14:textId="2892C1EA" w:rsidR="005358A6" w:rsidRPr="00F06879" w:rsidRDefault="00617A09" w:rsidP="005358A6">
            <w:pPr>
              <w:jc w:val="both"/>
              <w:rPr>
                <w:rFonts w:ascii="Arial" w:hAnsi="Arial" w:cs="Arial"/>
                <w:sz w:val="18"/>
                <w:szCs w:val="18"/>
              </w:rPr>
            </w:pPr>
            <w:r w:rsidRPr="00617A09">
              <w:rPr>
                <w:rFonts w:ascii="Arial" w:hAnsi="Arial" w:cs="Arial"/>
                <w:sz w:val="18"/>
                <w:szCs w:val="18"/>
              </w:rPr>
              <w:t xml:space="preserve">Término que define el </w:t>
            </w:r>
            <w:r>
              <w:rPr>
                <w:rFonts w:ascii="Arial" w:hAnsi="Arial" w:cs="Arial"/>
                <w:sz w:val="18"/>
                <w:szCs w:val="18"/>
              </w:rPr>
              <w:t>nombre</w:t>
            </w:r>
            <w:r w:rsidRPr="00617A09">
              <w:rPr>
                <w:rFonts w:ascii="Arial" w:hAnsi="Arial" w:cs="Arial"/>
                <w:sz w:val="18"/>
                <w:szCs w:val="18"/>
              </w:rPr>
              <w:t xml:space="preserve"> de la primera de las vialidades que delimita a aquella donde se ubica el Domicilio Geográfico de interés y que se localiza, estando de frente al predio o inmueble, </w:t>
            </w:r>
            <w:r w:rsidR="00AD676E" w:rsidRPr="00AD676E">
              <w:rPr>
                <w:rFonts w:ascii="Arial" w:hAnsi="Arial" w:cs="Arial"/>
                <w:sz w:val="18"/>
                <w:szCs w:val="18"/>
              </w:rPr>
              <w:t>en el lado izquierdo</w:t>
            </w:r>
            <w:r w:rsidRPr="00617A09">
              <w:rPr>
                <w:rFonts w:ascii="Arial" w:hAnsi="Arial" w:cs="Arial"/>
                <w:sz w:val="18"/>
                <w:szCs w:val="18"/>
              </w:rPr>
              <w:t>.</w:t>
            </w:r>
          </w:p>
        </w:tc>
        <w:tc>
          <w:tcPr>
            <w:tcW w:w="87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2BC4226F"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59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E69C46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56"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AA09994"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53329E13" w14:textId="77777777" w:rsidTr="00225A7A">
        <w:tc>
          <w:tcPr>
            <w:tcW w:w="2880" w:type="pct"/>
            <w:vMerge/>
            <w:tcBorders>
              <w:left w:val="double" w:sz="4" w:space="0" w:color="auto"/>
              <w:bottom w:val="double" w:sz="4" w:space="0" w:color="auto"/>
              <w:right w:val="double" w:sz="4" w:space="0" w:color="auto"/>
            </w:tcBorders>
          </w:tcPr>
          <w:p w14:paraId="0C86FA5E" w14:textId="77777777" w:rsidR="005358A6" w:rsidRPr="00F06879" w:rsidRDefault="005358A6" w:rsidP="005358A6">
            <w:pPr>
              <w:rPr>
                <w:rFonts w:ascii="Arial" w:hAnsi="Arial" w:cs="Arial"/>
                <w:sz w:val="18"/>
                <w:szCs w:val="18"/>
              </w:rPr>
            </w:pPr>
          </w:p>
        </w:tc>
        <w:tc>
          <w:tcPr>
            <w:tcW w:w="875" w:type="pct"/>
            <w:tcBorders>
              <w:top w:val="double" w:sz="4" w:space="0" w:color="auto"/>
              <w:left w:val="double" w:sz="4" w:space="0" w:color="auto"/>
              <w:bottom w:val="double" w:sz="4" w:space="0" w:color="auto"/>
              <w:right w:val="double" w:sz="4" w:space="0" w:color="auto"/>
            </w:tcBorders>
          </w:tcPr>
          <w:p w14:paraId="313FAA89"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NOMREF1</w:t>
            </w:r>
          </w:p>
        </w:tc>
        <w:tc>
          <w:tcPr>
            <w:tcW w:w="590" w:type="pct"/>
            <w:tcBorders>
              <w:top w:val="double" w:sz="4" w:space="0" w:color="auto"/>
              <w:left w:val="double" w:sz="4" w:space="0" w:color="auto"/>
              <w:bottom w:val="double" w:sz="4" w:space="0" w:color="auto"/>
              <w:right w:val="double" w:sz="4" w:space="0" w:color="auto"/>
            </w:tcBorders>
          </w:tcPr>
          <w:p w14:paraId="727E210F"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56" w:type="pct"/>
            <w:tcBorders>
              <w:top w:val="double" w:sz="4" w:space="0" w:color="auto"/>
              <w:left w:val="double" w:sz="4" w:space="0" w:color="auto"/>
              <w:bottom w:val="double" w:sz="4" w:space="0" w:color="auto"/>
              <w:right w:val="double" w:sz="4" w:space="0" w:color="auto"/>
            </w:tcBorders>
          </w:tcPr>
          <w:p w14:paraId="6BC72DBD"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255</w:t>
            </w:r>
          </w:p>
        </w:tc>
      </w:tr>
      <w:tr w:rsidR="005358A6" w:rsidRPr="00F06879" w14:paraId="59C96A61"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7E726D4"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51AA0D6E"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1F030380" w14:textId="77777777" w:rsidR="005358A6" w:rsidRPr="00F06879" w:rsidRDefault="005358A6" w:rsidP="005358A6">
            <w:pPr>
              <w:rPr>
                <w:rFonts w:ascii="Arial" w:hAnsi="Arial" w:cs="Arial"/>
                <w:sz w:val="18"/>
                <w:szCs w:val="18"/>
              </w:rPr>
            </w:pPr>
            <w:r w:rsidRPr="00F06879">
              <w:rPr>
                <w:rFonts w:ascii="Arial" w:hAnsi="Arial" w:cs="Arial"/>
                <w:sz w:val="18"/>
                <w:szCs w:val="18"/>
              </w:rPr>
              <w:t>Indeterminado</w:t>
            </w:r>
          </w:p>
        </w:tc>
      </w:tr>
      <w:tr w:rsidR="005358A6" w:rsidRPr="00F06879" w14:paraId="2B71EFD7" w14:textId="77777777" w:rsidTr="003E1207">
        <w:trPr>
          <w:trHeight w:val="485"/>
        </w:trPr>
        <w:tc>
          <w:tcPr>
            <w:tcW w:w="5000" w:type="pct"/>
            <w:gridSpan w:val="4"/>
            <w:tcBorders>
              <w:top w:val="double" w:sz="4" w:space="0" w:color="auto"/>
              <w:left w:val="double" w:sz="4" w:space="0" w:color="auto"/>
              <w:bottom w:val="double" w:sz="4" w:space="0" w:color="auto"/>
              <w:right w:val="double" w:sz="4" w:space="0" w:color="auto"/>
            </w:tcBorders>
          </w:tcPr>
          <w:p w14:paraId="03D21D31"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2EB68751" w14:textId="07A0D4E0" w:rsidR="008E3B3E" w:rsidRPr="00F06879" w:rsidRDefault="008E3B3E" w:rsidP="003E1207">
            <w:pPr>
              <w:pStyle w:val="Prrafodelista"/>
              <w:numPr>
                <w:ilvl w:val="0"/>
                <w:numId w:val="21"/>
              </w:numPr>
              <w:spacing w:after="0" w:line="240" w:lineRule="auto"/>
              <w:contextualSpacing/>
              <w:jc w:val="left"/>
              <w:rPr>
                <w:rFonts w:ascii="Arial" w:hAnsi="Arial" w:cs="Arial"/>
                <w:szCs w:val="18"/>
              </w:rPr>
            </w:pPr>
            <w:r>
              <w:rPr>
                <w:rFonts w:ascii="Arial" w:hAnsi="Arial" w:cs="Arial"/>
                <w:b/>
                <w:bCs/>
                <w:szCs w:val="18"/>
              </w:rPr>
              <w:t xml:space="preserve">Nulo- </w:t>
            </w:r>
            <w:r w:rsidRPr="003E1207">
              <w:rPr>
                <w:rFonts w:ascii="Arial" w:hAnsi="Arial" w:cs="Arial"/>
                <w:szCs w:val="18"/>
              </w:rPr>
              <w:t>en ausencia o desconocimiento del dato.</w:t>
            </w:r>
          </w:p>
        </w:tc>
      </w:tr>
    </w:tbl>
    <w:p w14:paraId="4D0AD489" w14:textId="77777777" w:rsidR="005358A6" w:rsidRPr="00F06879" w:rsidRDefault="005358A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1819"/>
        <w:gridCol w:w="1576"/>
        <w:gridCol w:w="1558"/>
        <w:gridCol w:w="1415"/>
        <w:gridCol w:w="1275"/>
        <w:gridCol w:w="1415"/>
      </w:tblGrid>
      <w:tr w:rsidR="005358A6" w:rsidRPr="00F06879" w14:paraId="136E27ED" w14:textId="77777777" w:rsidTr="00342B1A">
        <w:tc>
          <w:tcPr>
            <w:tcW w:w="2734"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38865E9" w14:textId="7FDCC458" w:rsidR="005358A6" w:rsidRPr="00F06879" w:rsidRDefault="005358A6" w:rsidP="003E1207">
            <w:pPr>
              <w:pStyle w:val="Prrafodelista"/>
              <w:numPr>
                <w:ilvl w:val="0"/>
                <w:numId w:val="37"/>
              </w:numPr>
              <w:spacing w:after="0" w:line="240" w:lineRule="auto"/>
              <w:ind w:left="0" w:firstLine="10"/>
              <w:contextualSpacing/>
              <w:rPr>
                <w:rFonts w:ascii="Arial" w:hAnsi="Arial" w:cs="Arial"/>
                <w:b/>
                <w:bCs/>
                <w:szCs w:val="18"/>
              </w:rPr>
            </w:pPr>
            <w:r w:rsidRPr="00F06879">
              <w:rPr>
                <w:rFonts w:ascii="Arial" w:hAnsi="Arial" w:cs="Arial"/>
                <w:b/>
                <w:bCs/>
                <w:szCs w:val="18"/>
              </w:rPr>
              <w:t>TIPO DE ENTRE</w:t>
            </w:r>
            <w:r w:rsidR="00947E5C">
              <w:rPr>
                <w:rFonts w:ascii="Arial" w:hAnsi="Arial" w:cs="Arial"/>
                <w:b/>
                <w:bCs/>
                <w:szCs w:val="18"/>
              </w:rPr>
              <w:t xml:space="preserve"> </w:t>
            </w:r>
            <w:r w:rsidRPr="00F06879">
              <w:rPr>
                <w:rFonts w:ascii="Arial" w:hAnsi="Arial" w:cs="Arial"/>
                <w:b/>
                <w:bCs/>
                <w:szCs w:val="18"/>
              </w:rPr>
              <w:t>VIALIDAD 2</w:t>
            </w:r>
          </w:p>
        </w:tc>
        <w:tc>
          <w:tcPr>
            <w:tcW w:w="2266" w:type="pct"/>
            <w:gridSpan w:val="3"/>
            <w:tcBorders>
              <w:top w:val="double" w:sz="4" w:space="0" w:color="auto"/>
              <w:left w:val="double" w:sz="4" w:space="0" w:color="auto"/>
              <w:right w:val="double" w:sz="4" w:space="0" w:color="auto"/>
            </w:tcBorders>
            <w:shd w:val="clear" w:color="auto" w:fill="D9D9D9" w:themeFill="background1" w:themeFillShade="D9"/>
          </w:tcPr>
          <w:p w14:paraId="12BA62D4"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21BA5AE6" w14:textId="77777777" w:rsidTr="003A3CF5">
        <w:tc>
          <w:tcPr>
            <w:tcW w:w="2734" w:type="pct"/>
            <w:gridSpan w:val="3"/>
            <w:vMerge w:val="restart"/>
            <w:tcBorders>
              <w:top w:val="double" w:sz="4" w:space="0" w:color="auto"/>
              <w:left w:val="double" w:sz="4" w:space="0" w:color="auto"/>
              <w:right w:val="double" w:sz="4" w:space="0" w:color="auto"/>
            </w:tcBorders>
          </w:tcPr>
          <w:p w14:paraId="03FE5876" w14:textId="1942C671" w:rsidR="005358A6" w:rsidRPr="00F06879" w:rsidRDefault="00EC5A17" w:rsidP="005358A6">
            <w:pPr>
              <w:jc w:val="both"/>
              <w:rPr>
                <w:rFonts w:ascii="Arial" w:hAnsi="Arial" w:cs="Arial"/>
                <w:sz w:val="18"/>
                <w:szCs w:val="18"/>
              </w:rPr>
            </w:pPr>
            <w:r w:rsidRPr="00EC5A17">
              <w:rPr>
                <w:rFonts w:ascii="Arial" w:hAnsi="Arial" w:cs="Arial"/>
                <w:sz w:val="18"/>
                <w:szCs w:val="18"/>
              </w:rPr>
              <w:t xml:space="preserve">Término que define el tipo de la </w:t>
            </w:r>
            <w:r w:rsidR="00BC451D">
              <w:rPr>
                <w:rFonts w:ascii="Arial" w:hAnsi="Arial" w:cs="Arial"/>
                <w:sz w:val="18"/>
                <w:szCs w:val="18"/>
              </w:rPr>
              <w:t>segunda</w:t>
            </w:r>
            <w:r w:rsidRPr="00EC5A17">
              <w:rPr>
                <w:rFonts w:ascii="Arial" w:hAnsi="Arial" w:cs="Arial"/>
                <w:sz w:val="18"/>
                <w:szCs w:val="18"/>
              </w:rPr>
              <w:t xml:space="preserve"> de las vialidades que delimita a aquella donde se ubica el Domicilio Geográfico de interés y que se localiza, estando de frente al predio o inmueble, </w:t>
            </w:r>
            <w:r w:rsidR="004E2B4E" w:rsidRPr="004E2B4E">
              <w:rPr>
                <w:rFonts w:ascii="Arial" w:hAnsi="Arial" w:cs="Arial"/>
                <w:sz w:val="18"/>
                <w:szCs w:val="18"/>
              </w:rPr>
              <w:t>en el lado</w:t>
            </w:r>
            <w:r w:rsidR="004E2B4E" w:rsidRPr="004E2B4E" w:rsidDel="004E2B4E">
              <w:rPr>
                <w:rFonts w:ascii="Arial" w:hAnsi="Arial" w:cs="Arial"/>
                <w:sz w:val="18"/>
                <w:szCs w:val="18"/>
              </w:rPr>
              <w:t xml:space="preserve"> </w:t>
            </w:r>
            <w:r w:rsidR="008579FA">
              <w:rPr>
                <w:rFonts w:ascii="Arial" w:hAnsi="Arial" w:cs="Arial"/>
                <w:sz w:val="18"/>
                <w:szCs w:val="18"/>
              </w:rPr>
              <w:t>derecho.</w:t>
            </w:r>
          </w:p>
        </w:tc>
        <w:tc>
          <w:tcPr>
            <w:tcW w:w="78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F94648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70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AE1A20E"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78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0D12B51A"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2883EA46" w14:textId="77777777" w:rsidTr="003A3CF5">
        <w:tc>
          <w:tcPr>
            <w:tcW w:w="2734" w:type="pct"/>
            <w:gridSpan w:val="3"/>
            <w:vMerge/>
            <w:tcBorders>
              <w:left w:val="double" w:sz="4" w:space="0" w:color="auto"/>
              <w:bottom w:val="double" w:sz="4" w:space="0" w:color="auto"/>
              <w:right w:val="double" w:sz="4" w:space="0" w:color="auto"/>
            </w:tcBorders>
          </w:tcPr>
          <w:p w14:paraId="053DE2BB" w14:textId="77777777" w:rsidR="005358A6" w:rsidRPr="00F06879" w:rsidRDefault="005358A6" w:rsidP="005358A6">
            <w:pPr>
              <w:rPr>
                <w:rFonts w:ascii="Arial" w:hAnsi="Arial" w:cs="Arial"/>
                <w:sz w:val="18"/>
                <w:szCs w:val="18"/>
              </w:rPr>
            </w:pPr>
          </w:p>
        </w:tc>
        <w:tc>
          <w:tcPr>
            <w:tcW w:w="781" w:type="pct"/>
            <w:tcBorders>
              <w:top w:val="double" w:sz="4" w:space="0" w:color="auto"/>
              <w:left w:val="double" w:sz="4" w:space="0" w:color="auto"/>
              <w:bottom w:val="double" w:sz="4" w:space="0" w:color="auto"/>
              <w:right w:val="double" w:sz="4" w:space="0" w:color="auto"/>
            </w:tcBorders>
          </w:tcPr>
          <w:p w14:paraId="322FC3C0"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TIPOREF2</w:t>
            </w:r>
          </w:p>
        </w:tc>
        <w:tc>
          <w:tcPr>
            <w:tcW w:w="704" w:type="pct"/>
            <w:tcBorders>
              <w:top w:val="double" w:sz="4" w:space="0" w:color="auto"/>
              <w:left w:val="double" w:sz="4" w:space="0" w:color="auto"/>
              <w:bottom w:val="double" w:sz="4" w:space="0" w:color="auto"/>
              <w:right w:val="double" w:sz="4" w:space="0" w:color="auto"/>
            </w:tcBorders>
          </w:tcPr>
          <w:p w14:paraId="6D756FD8"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781" w:type="pct"/>
            <w:tcBorders>
              <w:top w:val="double" w:sz="4" w:space="0" w:color="auto"/>
              <w:left w:val="double" w:sz="4" w:space="0" w:color="auto"/>
              <w:bottom w:val="double" w:sz="4" w:space="0" w:color="auto"/>
              <w:right w:val="double" w:sz="4" w:space="0" w:color="auto"/>
            </w:tcBorders>
          </w:tcPr>
          <w:p w14:paraId="4D509C2B" w14:textId="60EA604B" w:rsidR="005358A6" w:rsidRPr="00F06879" w:rsidRDefault="006704B7" w:rsidP="005358A6">
            <w:pPr>
              <w:jc w:val="center"/>
              <w:rPr>
                <w:rFonts w:ascii="Arial" w:hAnsi="Arial" w:cs="Arial"/>
                <w:sz w:val="18"/>
                <w:szCs w:val="18"/>
              </w:rPr>
            </w:pPr>
            <w:r>
              <w:rPr>
                <w:rFonts w:ascii="Arial" w:hAnsi="Arial" w:cs="Arial"/>
                <w:sz w:val="18"/>
                <w:szCs w:val="18"/>
              </w:rPr>
              <w:t>27</w:t>
            </w:r>
          </w:p>
        </w:tc>
      </w:tr>
      <w:tr w:rsidR="005358A6" w:rsidRPr="00F06879" w14:paraId="31C529C4" w14:textId="77777777" w:rsidTr="003A3CF5">
        <w:tc>
          <w:tcPr>
            <w:tcW w:w="5000" w:type="pct"/>
            <w:gridSpan w:val="6"/>
            <w:tcBorders>
              <w:left w:val="double" w:sz="4" w:space="0" w:color="auto"/>
              <w:right w:val="double" w:sz="4" w:space="0" w:color="auto"/>
            </w:tcBorders>
            <w:shd w:val="clear" w:color="auto" w:fill="D9D9D9" w:themeFill="background1" w:themeFillShade="D9"/>
          </w:tcPr>
          <w:p w14:paraId="67BF524C"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458FB350" w14:textId="77777777" w:rsidTr="003A3CF5">
        <w:tc>
          <w:tcPr>
            <w:tcW w:w="1004" w:type="pct"/>
            <w:tcBorders>
              <w:top w:val="double" w:sz="4" w:space="0" w:color="auto"/>
              <w:left w:val="double" w:sz="4" w:space="0" w:color="auto"/>
            </w:tcBorders>
            <w:vAlign w:val="center"/>
          </w:tcPr>
          <w:p w14:paraId="73E01D37" w14:textId="77777777" w:rsidR="005358A6" w:rsidRPr="00F06879" w:rsidRDefault="005358A6" w:rsidP="005358A6">
            <w:pPr>
              <w:rPr>
                <w:rFonts w:ascii="Arial" w:hAnsi="Arial" w:cs="Arial"/>
                <w:sz w:val="18"/>
                <w:szCs w:val="18"/>
              </w:rPr>
            </w:pPr>
            <w:r w:rsidRPr="00F06879">
              <w:rPr>
                <w:rFonts w:ascii="Arial" w:hAnsi="Arial" w:cs="Arial"/>
                <w:sz w:val="18"/>
                <w:szCs w:val="18"/>
              </w:rPr>
              <w:t>Andador</w:t>
            </w:r>
          </w:p>
        </w:tc>
        <w:tc>
          <w:tcPr>
            <w:tcW w:w="870" w:type="pct"/>
            <w:tcBorders>
              <w:top w:val="double" w:sz="4" w:space="0" w:color="auto"/>
            </w:tcBorders>
            <w:vAlign w:val="center"/>
          </w:tcPr>
          <w:p w14:paraId="77CDBF16" w14:textId="77777777" w:rsidR="005358A6" w:rsidRPr="00F06879" w:rsidRDefault="005358A6" w:rsidP="005358A6">
            <w:pPr>
              <w:rPr>
                <w:rFonts w:ascii="Arial" w:hAnsi="Arial" w:cs="Arial"/>
                <w:sz w:val="18"/>
                <w:szCs w:val="18"/>
              </w:rPr>
            </w:pPr>
            <w:r w:rsidRPr="00F06879">
              <w:rPr>
                <w:rFonts w:ascii="Arial" w:hAnsi="Arial" w:cs="Arial"/>
                <w:sz w:val="18"/>
                <w:szCs w:val="18"/>
              </w:rPr>
              <w:t>Calle</w:t>
            </w:r>
          </w:p>
        </w:tc>
        <w:tc>
          <w:tcPr>
            <w:tcW w:w="860" w:type="pct"/>
            <w:tcBorders>
              <w:top w:val="double" w:sz="4" w:space="0" w:color="auto"/>
            </w:tcBorders>
            <w:vAlign w:val="center"/>
          </w:tcPr>
          <w:p w14:paraId="2B28B5CA" w14:textId="77777777" w:rsidR="005358A6" w:rsidRPr="00F06879" w:rsidRDefault="005358A6" w:rsidP="005358A6">
            <w:pPr>
              <w:rPr>
                <w:rFonts w:ascii="Arial" w:hAnsi="Arial" w:cs="Arial"/>
                <w:sz w:val="18"/>
                <w:szCs w:val="18"/>
              </w:rPr>
            </w:pPr>
            <w:r w:rsidRPr="00F06879">
              <w:rPr>
                <w:rFonts w:ascii="Arial" w:hAnsi="Arial" w:cs="Arial"/>
                <w:sz w:val="18"/>
                <w:szCs w:val="18"/>
              </w:rPr>
              <w:t>Ciclovía</w:t>
            </w:r>
          </w:p>
        </w:tc>
        <w:tc>
          <w:tcPr>
            <w:tcW w:w="781" w:type="pct"/>
            <w:tcBorders>
              <w:top w:val="double" w:sz="4" w:space="0" w:color="auto"/>
            </w:tcBorders>
            <w:vAlign w:val="center"/>
          </w:tcPr>
          <w:p w14:paraId="53D2D787" w14:textId="2125F26B" w:rsidR="005358A6" w:rsidRPr="00F06879" w:rsidRDefault="005358A6" w:rsidP="005358A6">
            <w:pPr>
              <w:rPr>
                <w:rFonts w:ascii="Arial" w:hAnsi="Arial" w:cs="Arial"/>
                <w:sz w:val="18"/>
                <w:szCs w:val="18"/>
              </w:rPr>
            </w:pPr>
            <w:r w:rsidRPr="00F06879">
              <w:rPr>
                <w:rFonts w:ascii="Arial" w:hAnsi="Arial" w:cs="Arial"/>
                <w:sz w:val="18"/>
                <w:szCs w:val="18"/>
              </w:rPr>
              <w:t xml:space="preserve">Línea de costa </w:t>
            </w:r>
            <w:r w:rsidR="009802C4">
              <w:rPr>
                <w:rFonts w:ascii="Arial" w:hAnsi="Arial" w:cs="Arial"/>
                <w:sz w:val="18"/>
                <w:szCs w:val="18"/>
              </w:rPr>
              <w:t>i</w:t>
            </w:r>
            <w:r w:rsidRPr="00F06879">
              <w:rPr>
                <w:rFonts w:ascii="Arial" w:hAnsi="Arial" w:cs="Arial"/>
                <w:sz w:val="18"/>
                <w:szCs w:val="18"/>
              </w:rPr>
              <w:t>nsular</w:t>
            </w:r>
          </w:p>
        </w:tc>
        <w:tc>
          <w:tcPr>
            <w:tcW w:w="1485" w:type="pct"/>
            <w:gridSpan w:val="2"/>
            <w:tcBorders>
              <w:top w:val="double" w:sz="4" w:space="0" w:color="auto"/>
              <w:right w:val="double" w:sz="4" w:space="0" w:color="auto"/>
            </w:tcBorders>
            <w:vAlign w:val="center"/>
          </w:tcPr>
          <w:p w14:paraId="5AA34B61" w14:textId="77777777" w:rsidR="005358A6" w:rsidRPr="00F06879" w:rsidRDefault="005358A6" w:rsidP="005358A6">
            <w:pPr>
              <w:rPr>
                <w:rFonts w:ascii="Arial" w:hAnsi="Arial" w:cs="Arial"/>
                <w:sz w:val="18"/>
                <w:szCs w:val="18"/>
              </w:rPr>
            </w:pPr>
            <w:r w:rsidRPr="00F06879">
              <w:rPr>
                <w:rFonts w:ascii="Arial" w:hAnsi="Arial" w:cs="Arial"/>
                <w:sz w:val="18"/>
                <w:szCs w:val="18"/>
              </w:rPr>
              <w:t>Retorno</w:t>
            </w:r>
          </w:p>
        </w:tc>
      </w:tr>
      <w:tr w:rsidR="005358A6" w:rsidRPr="00F06879" w14:paraId="6392BFB9" w14:textId="77777777" w:rsidTr="003A3CF5">
        <w:tc>
          <w:tcPr>
            <w:tcW w:w="1004" w:type="pct"/>
            <w:tcBorders>
              <w:left w:val="double" w:sz="4" w:space="0" w:color="auto"/>
              <w:bottom w:val="single" w:sz="4" w:space="0" w:color="auto"/>
            </w:tcBorders>
            <w:vAlign w:val="center"/>
          </w:tcPr>
          <w:p w14:paraId="34DECD32" w14:textId="77777777" w:rsidR="005358A6" w:rsidRPr="00F06879" w:rsidRDefault="005358A6" w:rsidP="005358A6">
            <w:pPr>
              <w:rPr>
                <w:rFonts w:ascii="Arial" w:hAnsi="Arial" w:cs="Arial"/>
                <w:sz w:val="18"/>
                <w:szCs w:val="18"/>
              </w:rPr>
            </w:pPr>
            <w:r w:rsidRPr="00F06879">
              <w:rPr>
                <w:rFonts w:ascii="Arial" w:hAnsi="Arial" w:cs="Arial"/>
                <w:sz w:val="18"/>
                <w:szCs w:val="18"/>
              </w:rPr>
              <w:t>Acuática</w:t>
            </w:r>
          </w:p>
        </w:tc>
        <w:tc>
          <w:tcPr>
            <w:tcW w:w="870" w:type="pct"/>
            <w:vAlign w:val="center"/>
          </w:tcPr>
          <w:p w14:paraId="6272B56D"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Callejón </w:t>
            </w:r>
          </w:p>
        </w:tc>
        <w:tc>
          <w:tcPr>
            <w:tcW w:w="860" w:type="pct"/>
            <w:vAlign w:val="center"/>
          </w:tcPr>
          <w:p w14:paraId="65A714A0" w14:textId="77777777" w:rsidR="005358A6" w:rsidRPr="00F06879" w:rsidRDefault="005358A6" w:rsidP="005358A6">
            <w:pPr>
              <w:ind w:left="-135" w:firstLine="135"/>
              <w:rPr>
                <w:rFonts w:ascii="Arial" w:hAnsi="Arial" w:cs="Arial"/>
                <w:sz w:val="18"/>
                <w:szCs w:val="18"/>
              </w:rPr>
            </w:pPr>
            <w:r w:rsidRPr="00F06879">
              <w:rPr>
                <w:rFonts w:ascii="Arial" w:hAnsi="Arial" w:cs="Arial"/>
                <w:sz w:val="18"/>
                <w:szCs w:val="18"/>
              </w:rPr>
              <w:t>Circuito</w:t>
            </w:r>
          </w:p>
        </w:tc>
        <w:tc>
          <w:tcPr>
            <w:tcW w:w="781" w:type="pct"/>
            <w:vAlign w:val="center"/>
          </w:tcPr>
          <w:p w14:paraId="55CF2BE5" w14:textId="77777777" w:rsidR="005358A6" w:rsidRPr="00F06879" w:rsidRDefault="005358A6" w:rsidP="005358A6">
            <w:pPr>
              <w:rPr>
                <w:rFonts w:ascii="Arial" w:hAnsi="Arial" w:cs="Arial"/>
                <w:sz w:val="18"/>
                <w:szCs w:val="18"/>
              </w:rPr>
            </w:pPr>
            <w:r w:rsidRPr="00F06879">
              <w:rPr>
                <w:rFonts w:ascii="Arial" w:hAnsi="Arial" w:cs="Arial"/>
                <w:sz w:val="18"/>
                <w:szCs w:val="18"/>
              </w:rPr>
              <w:t>Marítima</w:t>
            </w:r>
          </w:p>
        </w:tc>
        <w:tc>
          <w:tcPr>
            <w:tcW w:w="1485" w:type="pct"/>
            <w:gridSpan w:val="2"/>
            <w:tcBorders>
              <w:right w:val="double" w:sz="4" w:space="0" w:color="auto"/>
            </w:tcBorders>
            <w:vAlign w:val="center"/>
          </w:tcPr>
          <w:p w14:paraId="07D3CE01" w14:textId="77777777" w:rsidR="005358A6" w:rsidRPr="00F06879" w:rsidRDefault="005358A6" w:rsidP="005358A6">
            <w:pPr>
              <w:rPr>
                <w:rFonts w:ascii="Arial" w:hAnsi="Arial" w:cs="Arial"/>
                <w:sz w:val="18"/>
                <w:szCs w:val="18"/>
              </w:rPr>
            </w:pPr>
            <w:r w:rsidRPr="00F06879">
              <w:rPr>
                <w:rFonts w:ascii="Arial" w:hAnsi="Arial" w:cs="Arial"/>
                <w:sz w:val="18"/>
                <w:szCs w:val="18"/>
              </w:rPr>
              <w:t>Río</w:t>
            </w:r>
          </w:p>
        </w:tc>
      </w:tr>
      <w:tr w:rsidR="005358A6" w:rsidRPr="00F06879" w14:paraId="2FE70523" w14:textId="77777777" w:rsidTr="003A3CF5">
        <w:tc>
          <w:tcPr>
            <w:tcW w:w="1004" w:type="pct"/>
            <w:tcBorders>
              <w:top w:val="single" w:sz="4" w:space="0" w:color="auto"/>
              <w:left w:val="double" w:sz="4" w:space="0" w:color="auto"/>
            </w:tcBorders>
            <w:vAlign w:val="center"/>
          </w:tcPr>
          <w:p w14:paraId="0FD2015D"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Arroyo </w:t>
            </w:r>
          </w:p>
        </w:tc>
        <w:tc>
          <w:tcPr>
            <w:tcW w:w="870" w:type="pct"/>
            <w:vAlign w:val="center"/>
          </w:tcPr>
          <w:p w14:paraId="068B0882" w14:textId="77777777" w:rsidR="005358A6" w:rsidRPr="00F06879" w:rsidRDefault="005358A6" w:rsidP="005358A6">
            <w:pPr>
              <w:rPr>
                <w:rFonts w:ascii="Arial" w:hAnsi="Arial" w:cs="Arial"/>
                <w:sz w:val="18"/>
                <w:szCs w:val="18"/>
              </w:rPr>
            </w:pPr>
            <w:r w:rsidRPr="00F06879">
              <w:rPr>
                <w:rFonts w:ascii="Arial" w:hAnsi="Arial" w:cs="Arial"/>
                <w:sz w:val="18"/>
                <w:szCs w:val="18"/>
              </w:rPr>
              <w:t>Calzada</w:t>
            </w:r>
          </w:p>
        </w:tc>
        <w:tc>
          <w:tcPr>
            <w:tcW w:w="860" w:type="pct"/>
            <w:vAlign w:val="center"/>
          </w:tcPr>
          <w:p w14:paraId="1ED20DCA" w14:textId="77777777" w:rsidR="005358A6" w:rsidRPr="00F06879" w:rsidRDefault="005358A6" w:rsidP="005358A6">
            <w:pPr>
              <w:rPr>
                <w:rFonts w:ascii="Arial" w:hAnsi="Arial" w:cs="Arial"/>
                <w:sz w:val="18"/>
                <w:szCs w:val="18"/>
              </w:rPr>
            </w:pPr>
            <w:r w:rsidRPr="00F06879">
              <w:rPr>
                <w:rFonts w:ascii="Arial" w:hAnsi="Arial" w:cs="Arial"/>
                <w:sz w:val="18"/>
                <w:szCs w:val="18"/>
              </w:rPr>
              <w:t>Circunvalación</w:t>
            </w:r>
          </w:p>
        </w:tc>
        <w:tc>
          <w:tcPr>
            <w:tcW w:w="781" w:type="pct"/>
            <w:vAlign w:val="center"/>
          </w:tcPr>
          <w:p w14:paraId="7B67B873" w14:textId="77777777" w:rsidR="005358A6" w:rsidRPr="00F06879" w:rsidRDefault="005358A6" w:rsidP="005358A6">
            <w:pPr>
              <w:rPr>
                <w:rFonts w:ascii="Arial" w:hAnsi="Arial" w:cs="Arial"/>
                <w:sz w:val="18"/>
                <w:szCs w:val="18"/>
              </w:rPr>
            </w:pPr>
            <w:r w:rsidRPr="00F06879">
              <w:rPr>
                <w:rFonts w:ascii="Arial" w:hAnsi="Arial" w:cs="Arial"/>
                <w:sz w:val="18"/>
                <w:szCs w:val="18"/>
              </w:rPr>
              <w:t>Pasaje</w:t>
            </w:r>
          </w:p>
        </w:tc>
        <w:tc>
          <w:tcPr>
            <w:tcW w:w="1485" w:type="pct"/>
            <w:gridSpan w:val="2"/>
            <w:tcBorders>
              <w:right w:val="double" w:sz="4" w:space="0" w:color="auto"/>
            </w:tcBorders>
            <w:vAlign w:val="center"/>
          </w:tcPr>
          <w:p w14:paraId="551C0B36" w14:textId="77777777" w:rsidR="005358A6" w:rsidRPr="00F06879" w:rsidRDefault="005358A6" w:rsidP="005358A6">
            <w:pPr>
              <w:rPr>
                <w:rFonts w:ascii="Arial" w:hAnsi="Arial" w:cs="Arial"/>
                <w:sz w:val="18"/>
                <w:szCs w:val="18"/>
              </w:rPr>
            </w:pPr>
            <w:r w:rsidRPr="00F06879">
              <w:rPr>
                <w:rFonts w:ascii="Arial" w:hAnsi="Arial" w:cs="Arial"/>
                <w:sz w:val="18"/>
                <w:szCs w:val="18"/>
              </w:rPr>
              <w:t>Terracería</w:t>
            </w:r>
          </w:p>
        </w:tc>
      </w:tr>
      <w:tr w:rsidR="005358A6" w:rsidRPr="00F06879" w14:paraId="57EA9E2C" w14:textId="77777777" w:rsidTr="003A3CF5">
        <w:tc>
          <w:tcPr>
            <w:tcW w:w="1004" w:type="pct"/>
            <w:tcBorders>
              <w:left w:val="double" w:sz="4" w:space="0" w:color="auto"/>
            </w:tcBorders>
            <w:vAlign w:val="center"/>
          </w:tcPr>
          <w:p w14:paraId="4CBCE67B"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Autopista </w:t>
            </w:r>
          </w:p>
        </w:tc>
        <w:tc>
          <w:tcPr>
            <w:tcW w:w="870" w:type="pct"/>
            <w:vAlign w:val="center"/>
          </w:tcPr>
          <w:p w14:paraId="05E2E390" w14:textId="77777777" w:rsidR="005358A6" w:rsidRPr="00F06879" w:rsidRDefault="005358A6" w:rsidP="005358A6">
            <w:pPr>
              <w:rPr>
                <w:rFonts w:ascii="Arial" w:hAnsi="Arial" w:cs="Arial"/>
                <w:sz w:val="18"/>
                <w:szCs w:val="18"/>
              </w:rPr>
            </w:pPr>
            <w:r w:rsidRPr="00F06879">
              <w:rPr>
                <w:rFonts w:ascii="Arial" w:hAnsi="Arial" w:cs="Arial"/>
                <w:sz w:val="18"/>
                <w:szCs w:val="18"/>
              </w:rPr>
              <w:t>Camino</w:t>
            </w:r>
          </w:p>
        </w:tc>
        <w:tc>
          <w:tcPr>
            <w:tcW w:w="860" w:type="pct"/>
            <w:vAlign w:val="center"/>
          </w:tcPr>
          <w:p w14:paraId="6C40CDD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Corredor </w:t>
            </w:r>
          </w:p>
        </w:tc>
        <w:tc>
          <w:tcPr>
            <w:tcW w:w="781" w:type="pct"/>
            <w:vAlign w:val="center"/>
          </w:tcPr>
          <w:p w14:paraId="0D25E310"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Peatonal </w:t>
            </w:r>
          </w:p>
        </w:tc>
        <w:tc>
          <w:tcPr>
            <w:tcW w:w="1485" w:type="pct"/>
            <w:gridSpan w:val="2"/>
            <w:tcBorders>
              <w:right w:val="double" w:sz="4" w:space="0" w:color="auto"/>
            </w:tcBorders>
            <w:vAlign w:val="center"/>
          </w:tcPr>
          <w:p w14:paraId="01849F94" w14:textId="77777777" w:rsidR="005358A6" w:rsidRPr="00F06879" w:rsidRDefault="005358A6" w:rsidP="005358A6">
            <w:pPr>
              <w:rPr>
                <w:rFonts w:ascii="Arial" w:hAnsi="Arial" w:cs="Arial"/>
                <w:sz w:val="18"/>
                <w:szCs w:val="18"/>
              </w:rPr>
            </w:pPr>
            <w:r w:rsidRPr="00F06879">
              <w:rPr>
                <w:rFonts w:ascii="Arial" w:hAnsi="Arial" w:cs="Arial"/>
                <w:sz w:val="18"/>
                <w:szCs w:val="18"/>
              </w:rPr>
              <w:t>Vereda</w:t>
            </w:r>
          </w:p>
        </w:tc>
      </w:tr>
      <w:tr w:rsidR="005358A6" w:rsidRPr="00F06879" w14:paraId="27F55D3F" w14:textId="77777777" w:rsidTr="003A3CF5">
        <w:tc>
          <w:tcPr>
            <w:tcW w:w="1004" w:type="pct"/>
            <w:tcBorders>
              <w:left w:val="double" w:sz="4" w:space="0" w:color="auto"/>
            </w:tcBorders>
            <w:vAlign w:val="center"/>
          </w:tcPr>
          <w:p w14:paraId="5EC2DAAC" w14:textId="77777777" w:rsidR="005358A6" w:rsidRPr="00F06879" w:rsidRDefault="005358A6" w:rsidP="005358A6">
            <w:pPr>
              <w:rPr>
                <w:rFonts w:ascii="Arial" w:hAnsi="Arial" w:cs="Arial"/>
                <w:sz w:val="18"/>
                <w:szCs w:val="18"/>
              </w:rPr>
            </w:pPr>
            <w:r w:rsidRPr="00F06879">
              <w:rPr>
                <w:rFonts w:ascii="Arial" w:hAnsi="Arial" w:cs="Arial"/>
                <w:sz w:val="18"/>
                <w:szCs w:val="18"/>
              </w:rPr>
              <w:t>Avenida</w:t>
            </w:r>
          </w:p>
        </w:tc>
        <w:tc>
          <w:tcPr>
            <w:tcW w:w="870" w:type="pct"/>
            <w:vAlign w:val="center"/>
          </w:tcPr>
          <w:p w14:paraId="744BD1DF" w14:textId="77777777" w:rsidR="005358A6" w:rsidRPr="00F06879" w:rsidRDefault="005358A6" w:rsidP="005358A6">
            <w:pPr>
              <w:rPr>
                <w:rFonts w:ascii="Arial" w:hAnsi="Arial" w:cs="Arial"/>
                <w:sz w:val="18"/>
                <w:szCs w:val="18"/>
              </w:rPr>
            </w:pPr>
            <w:r w:rsidRPr="00F06879">
              <w:rPr>
                <w:rFonts w:ascii="Arial" w:hAnsi="Arial" w:cs="Arial"/>
                <w:sz w:val="18"/>
                <w:szCs w:val="18"/>
              </w:rPr>
              <w:t>Canal</w:t>
            </w:r>
          </w:p>
        </w:tc>
        <w:tc>
          <w:tcPr>
            <w:tcW w:w="860" w:type="pct"/>
            <w:vAlign w:val="center"/>
          </w:tcPr>
          <w:p w14:paraId="1BBF4C9A"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Diagonal </w:t>
            </w:r>
          </w:p>
        </w:tc>
        <w:tc>
          <w:tcPr>
            <w:tcW w:w="781" w:type="pct"/>
            <w:vAlign w:val="center"/>
          </w:tcPr>
          <w:p w14:paraId="14EA7BB3"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Periférico </w:t>
            </w:r>
          </w:p>
        </w:tc>
        <w:tc>
          <w:tcPr>
            <w:tcW w:w="1485" w:type="pct"/>
            <w:gridSpan w:val="2"/>
            <w:tcBorders>
              <w:right w:val="double" w:sz="4" w:space="0" w:color="auto"/>
            </w:tcBorders>
            <w:vAlign w:val="center"/>
          </w:tcPr>
          <w:p w14:paraId="02984E02"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Viaducto </w:t>
            </w:r>
          </w:p>
        </w:tc>
      </w:tr>
      <w:tr w:rsidR="005358A6" w:rsidRPr="00F06879" w14:paraId="46578820" w14:textId="77777777" w:rsidTr="003A3CF5">
        <w:tc>
          <w:tcPr>
            <w:tcW w:w="1004" w:type="pct"/>
            <w:tcBorders>
              <w:left w:val="double" w:sz="4" w:space="0" w:color="auto"/>
            </w:tcBorders>
            <w:vAlign w:val="center"/>
          </w:tcPr>
          <w:p w14:paraId="0B070E69" w14:textId="77777777" w:rsidR="005358A6" w:rsidRPr="00F06879" w:rsidRDefault="005358A6" w:rsidP="005358A6">
            <w:pPr>
              <w:rPr>
                <w:rFonts w:ascii="Arial" w:hAnsi="Arial" w:cs="Arial"/>
                <w:sz w:val="18"/>
                <w:szCs w:val="18"/>
              </w:rPr>
            </w:pPr>
            <w:r w:rsidRPr="00F06879">
              <w:rPr>
                <w:rFonts w:ascii="Arial" w:hAnsi="Arial" w:cs="Arial"/>
                <w:sz w:val="18"/>
                <w:szCs w:val="18"/>
              </w:rPr>
              <w:t>Boulevard</w:t>
            </w:r>
          </w:p>
        </w:tc>
        <w:tc>
          <w:tcPr>
            <w:tcW w:w="870" w:type="pct"/>
            <w:vAlign w:val="center"/>
          </w:tcPr>
          <w:p w14:paraId="28C0986E" w14:textId="77777777" w:rsidR="005358A6" w:rsidRPr="00F06879" w:rsidRDefault="005358A6" w:rsidP="005358A6">
            <w:pPr>
              <w:rPr>
                <w:rFonts w:ascii="Arial" w:hAnsi="Arial" w:cs="Arial"/>
                <w:sz w:val="18"/>
                <w:szCs w:val="18"/>
              </w:rPr>
            </w:pPr>
            <w:r w:rsidRPr="00F06879">
              <w:rPr>
                <w:rFonts w:ascii="Arial" w:hAnsi="Arial" w:cs="Arial"/>
                <w:sz w:val="18"/>
                <w:szCs w:val="18"/>
              </w:rPr>
              <w:t>Carretera</w:t>
            </w:r>
          </w:p>
        </w:tc>
        <w:tc>
          <w:tcPr>
            <w:tcW w:w="860" w:type="pct"/>
            <w:vAlign w:val="center"/>
          </w:tcPr>
          <w:p w14:paraId="7FA475F8" w14:textId="77777777" w:rsidR="005358A6" w:rsidRPr="00F06879" w:rsidRDefault="005358A6" w:rsidP="005358A6">
            <w:pPr>
              <w:rPr>
                <w:rFonts w:ascii="Arial" w:hAnsi="Arial" w:cs="Arial"/>
                <w:sz w:val="18"/>
                <w:szCs w:val="18"/>
              </w:rPr>
            </w:pPr>
            <w:r w:rsidRPr="00F06879">
              <w:rPr>
                <w:rFonts w:ascii="Arial" w:hAnsi="Arial" w:cs="Arial"/>
                <w:sz w:val="18"/>
                <w:szCs w:val="18"/>
              </w:rPr>
              <w:t>Eje vial</w:t>
            </w:r>
          </w:p>
        </w:tc>
        <w:tc>
          <w:tcPr>
            <w:tcW w:w="781" w:type="pct"/>
            <w:vAlign w:val="center"/>
          </w:tcPr>
          <w:p w14:paraId="634EAC45"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Privada </w:t>
            </w:r>
          </w:p>
        </w:tc>
        <w:tc>
          <w:tcPr>
            <w:tcW w:w="1485" w:type="pct"/>
            <w:gridSpan w:val="2"/>
            <w:tcBorders>
              <w:right w:val="double" w:sz="4" w:space="0" w:color="auto"/>
            </w:tcBorders>
            <w:vAlign w:val="center"/>
          </w:tcPr>
          <w:p w14:paraId="5C33B299" w14:textId="18B6AB4F" w:rsidR="005358A6" w:rsidRPr="00F06879" w:rsidRDefault="008E3B3E" w:rsidP="005358A6">
            <w:pPr>
              <w:rPr>
                <w:rFonts w:ascii="Arial" w:hAnsi="Arial" w:cs="Arial"/>
                <w:sz w:val="18"/>
                <w:szCs w:val="18"/>
              </w:rPr>
            </w:pPr>
            <w:r>
              <w:rPr>
                <w:rFonts w:ascii="Arial" w:hAnsi="Arial" w:cs="Arial"/>
                <w:sz w:val="18"/>
                <w:szCs w:val="18"/>
              </w:rPr>
              <w:t>Ninguno</w:t>
            </w:r>
          </w:p>
        </w:tc>
      </w:tr>
      <w:tr w:rsidR="005358A6" w:rsidRPr="00F06879" w14:paraId="41360A56" w14:textId="77777777" w:rsidTr="003A3CF5">
        <w:tc>
          <w:tcPr>
            <w:tcW w:w="1004" w:type="pct"/>
            <w:tcBorders>
              <w:left w:val="double" w:sz="4" w:space="0" w:color="auto"/>
              <w:bottom w:val="double" w:sz="4" w:space="0" w:color="auto"/>
            </w:tcBorders>
            <w:vAlign w:val="center"/>
          </w:tcPr>
          <w:p w14:paraId="270E06B9" w14:textId="77777777" w:rsidR="005358A6" w:rsidRPr="00F06879" w:rsidRDefault="005358A6" w:rsidP="005358A6">
            <w:pPr>
              <w:rPr>
                <w:rFonts w:ascii="Arial" w:hAnsi="Arial" w:cs="Arial"/>
                <w:sz w:val="18"/>
                <w:szCs w:val="18"/>
              </w:rPr>
            </w:pPr>
            <w:r w:rsidRPr="00F06879">
              <w:rPr>
                <w:rFonts w:ascii="Arial" w:hAnsi="Arial" w:cs="Arial"/>
                <w:sz w:val="18"/>
                <w:szCs w:val="18"/>
              </w:rPr>
              <w:t>Brecha</w:t>
            </w:r>
          </w:p>
        </w:tc>
        <w:tc>
          <w:tcPr>
            <w:tcW w:w="870" w:type="pct"/>
            <w:tcBorders>
              <w:bottom w:val="double" w:sz="4" w:space="0" w:color="auto"/>
            </w:tcBorders>
            <w:vAlign w:val="center"/>
          </w:tcPr>
          <w:p w14:paraId="6024AB8A"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Cerrada </w:t>
            </w:r>
          </w:p>
        </w:tc>
        <w:tc>
          <w:tcPr>
            <w:tcW w:w="860" w:type="pct"/>
            <w:tcBorders>
              <w:bottom w:val="double" w:sz="4" w:space="0" w:color="auto"/>
            </w:tcBorders>
            <w:vAlign w:val="center"/>
          </w:tcPr>
          <w:p w14:paraId="79D5C025" w14:textId="47D1C67E" w:rsidR="005358A6" w:rsidRPr="00F06879" w:rsidRDefault="005358A6" w:rsidP="005358A6">
            <w:pPr>
              <w:rPr>
                <w:rFonts w:ascii="Arial" w:hAnsi="Arial" w:cs="Arial"/>
                <w:sz w:val="18"/>
                <w:szCs w:val="18"/>
              </w:rPr>
            </w:pPr>
            <w:r w:rsidRPr="00F06879">
              <w:rPr>
                <w:rFonts w:ascii="Arial" w:hAnsi="Arial" w:cs="Arial"/>
                <w:sz w:val="18"/>
                <w:szCs w:val="18"/>
              </w:rPr>
              <w:t xml:space="preserve">Línea de costa </w:t>
            </w:r>
            <w:r w:rsidR="009802C4">
              <w:rPr>
                <w:rFonts w:ascii="Arial" w:hAnsi="Arial" w:cs="Arial"/>
                <w:sz w:val="18"/>
                <w:szCs w:val="18"/>
              </w:rPr>
              <w:t>c</w:t>
            </w:r>
            <w:r w:rsidRPr="00F06879">
              <w:rPr>
                <w:rFonts w:ascii="Arial" w:hAnsi="Arial" w:cs="Arial"/>
                <w:sz w:val="18"/>
                <w:szCs w:val="18"/>
              </w:rPr>
              <w:t xml:space="preserve">ontinental </w:t>
            </w:r>
          </w:p>
        </w:tc>
        <w:tc>
          <w:tcPr>
            <w:tcW w:w="781" w:type="pct"/>
            <w:tcBorders>
              <w:bottom w:val="double" w:sz="4" w:space="0" w:color="auto"/>
            </w:tcBorders>
            <w:vAlign w:val="center"/>
          </w:tcPr>
          <w:p w14:paraId="183944AE"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Prolongación </w:t>
            </w:r>
          </w:p>
        </w:tc>
        <w:tc>
          <w:tcPr>
            <w:tcW w:w="1485" w:type="pct"/>
            <w:gridSpan w:val="2"/>
            <w:tcBorders>
              <w:bottom w:val="double" w:sz="4" w:space="0" w:color="auto"/>
              <w:right w:val="double" w:sz="4" w:space="0" w:color="auto"/>
            </w:tcBorders>
            <w:vAlign w:val="center"/>
          </w:tcPr>
          <w:p w14:paraId="680C76CA" w14:textId="77777777" w:rsidR="005358A6" w:rsidRPr="00F06879" w:rsidRDefault="005358A6" w:rsidP="005358A6">
            <w:pPr>
              <w:rPr>
                <w:rFonts w:ascii="Arial" w:hAnsi="Arial" w:cs="Arial"/>
                <w:sz w:val="18"/>
                <w:szCs w:val="18"/>
              </w:rPr>
            </w:pPr>
          </w:p>
        </w:tc>
      </w:tr>
      <w:tr w:rsidR="005358A6" w:rsidRPr="00F06879" w14:paraId="6D358932" w14:textId="77777777" w:rsidTr="00E43029">
        <w:trPr>
          <w:trHeight w:val="710"/>
        </w:trPr>
        <w:tc>
          <w:tcPr>
            <w:tcW w:w="5000" w:type="pct"/>
            <w:gridSpan w:val="6"/>
            <w:tcBorders>
              <w:left w:val="double" w:sz="4" w:space="0" w:color="auto"/>
              <w:bottom w:val="double" w:sz="4" w:space="0" w:color="auto"/>
              <w:right w:val="double" w:sz="4" w:space="0" w:color="auto"/>
            </w:tcBorders>
          </w:tcPr>
          <w:p w14:paraId="51374EBF"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2A52160C" w14:textId="77777777" w:rsidR="00895C58" w:rsidRPr="00895C58" w:rsidRDefault="00895C58" w:rsidP="00895C58">
            <w:pPr>
              <w:pStyle w:val="Prrafodelista"/>
              <w:numPr>
                <w:ilvl w:val="0"/>
                <w:numId w:val="21"/>
              </w:numPr>
              <w:contextualSpacing/>
              <w:rPr>
                <w:rFonts w:ascii="Arial" w:hAnsi="Arial" w:cs="Arial"/>
                <w:b/>
                <w:bCs/>
                <w:szCs w:val="18"/>
              </w:rPr>
            </w:pPr>
            <w:r w:rsidRPr="00895C58">
              <w:rPr>
                <w:rFonts w:ascii="Arial" w:hAnsi="Arial" w:cs="Arial"/>
                <w:b/>
                <w:bCs/>
                <w:szCs w:val="18"/>
              </w:rPr>
              <w:t xml:space="preserve">Ninguno –. </w:t>
            </w:r>
            <w:r w:rsidRPr="003E1207">
              <w:rPr>
                <w:rFonts w:ascii="Arial" w:hAnsi="Arial" w:cs="Arial"/>
                <w:szCs w:val="18"/>
              </w:rPr>
              <w:t>Cuando el termino genérico de tipo de vialidad no corresponde al dominio de valores establecido en esta Norma, el término deberá formar parte del nombre de la vialidad</w:t>
            </w:r>
            <w:r w:rsidRPr="00895C58">
              <w:rPr>
                <w:rFonts w:ascii="Arial" w:hAnsi="Arial" w:cs="Arial"/>
                <w:b/>
                <w:bCs/>
                <w:szCs w:val="18"/>
              </w:rPr>
              <w:t>.</w:t>
            </w:r>
          </w:p>
          <w:p w14:paraId="51D4D67E" w14:textId="7A0E8F6C" w:rsidR="005358A6" w:rsidRPr="00F06879" w:rsidRDefault="00895C58" w:rsidP="00895C58">
            <w:pPr>
              <w:pStyle w:val="Prrafodelista"/>
              <w:numPr>
                <w:ilvl w:val="0"/>
                <w:numId w:val="21"/>
              </w:numPr>
              <w:spacing w:after="0" w:line="240" w:lineRule="auto"/>
              <w:contextualSpacing/>
              <w:rPr>
                <w:rFonts w:ascii="Arial" w:hAnsi="Arial" w:cs="Arial"/>
                <w:szCs w:val="18"/>
              </w:rPr>
            </w:pPr>
            <w:r w:rsidRPr="00895C58">
              <w:rPr>
                <w:rFonts w:ascii="Arial" w:hAnsi="Arial" w:cs="Arial"/>
                <w:b/>
                <w:bCs/>
                <w:szCs w:val="18"/>
              </w:rPr>
              <w:t xml:space="preserve">Nulo- </w:t>
            </w:r>
            <w:r w:rsidRPr="003E1207">
              <w:rPr>
                <w:rFonts w:ascii="Arial" w:hAnsi="Arial" w:cs="Arial"/>
                <w:szCs w:val="18"/>
              </w:rPr>
              <w:t>en ausencia o desconocimiento del dato</w:t>
            </w:r>
            <w:r w:rsidRPr="00895C58">
              <w:rPr>
                <w:rFonts w:ascii="Arial" w:hAnsi="Arial" w:cs="Arial"/>
                <w:b/>
                <w:bCs/>
                <w:szCs w:val="18"/>
              </w:rPr>
              <w:t>.</w:t>
            </w:r>
          </w:p>
        </w:tc>
      </w:tr>
    </w:tbl>
    <w:p w14:paraId="39DD32CF" w14:textId="77777777" w:rsidR="005358A6" w:rsidRPr="00F06879" w:rsidRDefault="005358A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4833"/>
        <w:gridCol w:w="1540"/>
        <w:gridCol w:w="1529"/>
        <w:gridCol w:w="1156"/>
      </w:tblGrid>
      <w:tr w:rsidR="005358A6" w:rsidRPr="00F06879" w14:paraId="4646938E" w14:textId="77777777" w:rsidTr="00E43029">
        <w:tc>
          <w:tcPr>
            <w:tcW w:w="266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5F2FB8C" w14:textId="655E716B" w:rsidR="005358A6" w:rsidRPr="00F06879" w:rsidRDefault="005358A6" w:rsidP="003E1207">
            <w:pPr>
              <w:pStyle w:val="Prrafodelista"/>
              <w:numPr>
                <w:ilvl w:val="0"/>
                <w:numId w:val="37"/>
              </w:numPr>
              <w:spacing w:after="0" w:line="240" w:lineRule="auto"/>
              <w:ind w:left="21" w:firstLine="10"/>
              <w:contextualSpacing/>
              <w:rPr>
                <w:rFonts w:ascii="Arial" w:hAnsi="Arial" w:cs="Arial"/>
                <w:b/>
                <w:bCs/>
                <w:szCs w:val="18"/>
              </w:rPr>
            </w:pPr>
            <w:r w:rsidRPr="00F06879">
              <w:rPr>
                <w:rFonts w:ascii="Arial" w:hAnsi="Arial" w:cs="Arial"/>
                <w:b/>
                <w:bCs/>
                <w:szCs w:val="18"/>
              </w:rPr>
              <w:t>NOMBRE DE ENTRE VIALIDAD 2</w:t>
            </w:r>
          </w:p>
        </w:tc>
        <w:tc>
          <w:tcPr>
            <w:tcW w:w="2332" w:type="pct"/>
            <w:gridSpan w:val="3"/>
            <w:tcBorders>
              <w:top w:val="double" w:sz="4" w:space="0" w:color="auto"/>
              <w:left w:val="double" w:sz="4" w:space="0" w:color="auto"/>
              <w:right w:val="double" w:sz="4" w:space="0" w:color="auto"/>
            </w:tcBorders>
            <w:shd w:val="clear" w:color="auto" w:fill="D9D9D9" w:themeFill="background1" w:themeFillShade="D9"/>
          </w:tcPr>
          <w:p w14:paraId="05A92D9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6F70F0E1" w14:textId="77777777" w:rsidTr="0089018A">
        <w:tc>
          <w:tcPr>
            <w:tcW w:w="2668" w:type="pct"/>
            <w:vMerge w:val="restart"/>
            <w:tcBorders>
              <w:top w:val="double" w:sz="4" w:space="0" w:color="auto"/>
              <w:left w:val="double" w:sz="4" w:space="0" w:color="auto"/>
              <w:right w:val="double" w:sz="4" w:space="0" w:color="auto"/>
            </w:tcBorders>
          </w:tcPr>
          <w:p w14:paraId="1C97940B" w14:textId="26A650D9" w:rsidR="005358A6" w:rsidRPr="00F06879" w:rsidRDefault="00EC5A17" w:rsidP="005358A6">
            <w:pPr>
              <w:jc w:val="both"/>
              <w:rPr>
                <w:rFonts w:ascii="Arial" w:hAnsi="Arial" w:cs="Arial"/>
                <w:sz w:val="18"/>
                <w:szCs w:val="18"/>
              </w:rPr>
            </w:pPr>
            <w:r w:rsidRPr="00EC5A17">
              <w:rPr>
                <w:rFonts w:ascii="Arial" w:hAnsi="Arial" w:cs="Arial"/>
                <w:sz w:val="18"/>
                <w:szCs w:val="18"/>
              </w:rPr>
              <w:t xml:space="preserve">Término que define el </w:t>
            </w:r>
            <w:r>
              <w:rPr>
                <w:rFonts w:ascii="Arial" w:hAnsi="Arial" w:cs="Arial"/>
                <w:sz w:val="18"/>
                <w:szCs w:val="18"/>
              </w:rPr>
              <w:t>nombre</w:t>
            </w:r>
            <w:r w:rsidRPr="00EC5A17">
              <w:rPr>
                <w:rFonts w:ascii="Arial" w:hAnsi="Arial" w:cs="Arial"/>
                <w:sz w:val="18"/>
                <w:szCs w:val="18"/>
              </w:rPr>
              <w:t xml:space="preserve"> de la </w:t>
            </w:r>
            <w:r>
              <w:rPr>
                <w:rFonts w:ascii="Arial" w:hAnsi="Arial" w:cs="Arial"/>
                <w:sz w:val="18"/>
                <w:szCs w:val="18"/>
              </w:rPr>
              <w:t>segunda</w:t>
            </w:r>
            <w:r w:rsidRPr="00EC5A17">
              <w:rPr>
                <w:rFonts w:ascii="Arial" w:hAnsi="Arial" w:cs="Arial"/>
                <w:sz w:val="18"/>
                <w:szCs w:val="18"/>
              </w:rPr>
              <w:t xml:space="preserve"> de las vialidades que delimita a aquella donde se ubica el Domicilio Geográfico de interés y que se localiza, estando de frente al predio o inmueble, </w:t>
            </w:r>
            <w:r w:rsidR="00AD676E">
              <w:rPr>
                <w:rFonts w:ascii="Arial" w:hAnsi="Arial" w:cs="Arial"/>
                <w:sz w:val="18"/>
                <w:szCs w:val="18"/>
              </w:rPr>
              <w:t>en el lado derecho</w:t>
            </w:r>
            <w:r w:rsidRPr="00EC5A17">
              <w:rPr>
                <w:rFonts w:ascii="Arial" w:hAnsi="Arial" w:cs="Arial"/>
                <w:sz w:val="18"/>
                <w:szCs w:val="18"/>
              </w:rPr>
              <w:t>.</w:t>
            </w:r>
          </w:p>
        </w:tc>
        <w:tc>
          <w:tcPr>
            <w:tcW w:w="85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7E171B3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84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77C4082"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4C39D2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49ECC7CA" w14:textId="77777777" w:rsidTr="007C4DFE">
        <w:tc>
          <w:tcPr>
            <w:tcW w:w="2668" w:type="pct"/>
            <w:vMerge/>
            <w:tcBorders>
              <w:left w:val="double" w:sz="4" w:space="0" w:color="auto"/>
              <w:bottom w:val="double" w:sz="4" w:space="0" w:color="auto"/>
              <w:right w:val="double" w:sz="4" w:space="0" w:color="auto"/>
            </w:tcBorders>
          </w:tcPr>
          <w:p w14:paraId="5AD5D069" w14:textId="77777777" w:rsidR="005358A6" w:rsidRPr="00F06879" w:rsidRDefault="005358A6" w:rsidP="005358A6">
            <w:pPr>
              <w:rPr>
                <w:rFonts w:ascii="Arial" w:hAnsi="Arial" w:cs="Arial"/>
                <w:sz w:val="18"/>
                <w:szCs w:val="18"/>
              </w:rPr>
            </w:pPr>
          </w:p>
        </w:tc>
        <w:tc>
          <w:tcPr>
            <w:tcW w:w="850" w:type="pct"/>
            <w:tcBorders>
              <w:top w:val="double" w:sz="4" w:space="0" w:color="auto"/>
              <w:left w:val="double" w:sz="4" w:space="0" w:color="auto"/>
              <w:bottom w:val="double" w:sz="4" w:space="0" w:color="auto"/>
              <w:right w:val="double" w:sz="4" w:space="0" w:color="auto"/>
            </w:tcBorders>
          </w:tcPr>
          <w:p w14:paraId="57A942E8"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NOMREF2</w:t>
            </w:r>
          </w:p>
        </w:tc>
        <w:tc>
          <w:tcPr>
            <w:tcW w:w="844" w:type="pct"/>
            <w:tcBorders>
              <w:top w:val="double" w:sz="4" w:space="0" w:color="auto"/>
              <w:left w:val="double" w:sz="4" w:space="0" w:color="auto"/>
              <w:bottom w:val="double" w:sz="4" w:space="0" w:color="auto"/>
              <w:right w:val="double" w:sz="4" w:space="0" w:color="auto"/>
            </w:tcBorders>
          </w:tcPr>
          <w:p w14:paraId="1378944D"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37" w:type="pct"/>
            <w:tcBorders>
              <w:top w:val="double" w:sz="4" w:space="0" w:color="auto"/>
              <w:left w:val="double" w:sz="4" w:space="0" w:color="auto"/>
              <w:bottom w:val="double" w:sz="4" w:space="0" w:color="auto"/>
              <w:right w:val="double" w:sz="4" w:space="0" w:color="auto"/>
            </w:tcBorders>
          </w:tcPr>
          <w:p w14:paraId="13DE1588"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255</w:t>
            </w:r>
          </w:p>
        </w:tc>
      </w:tr>
      <w:tr w:rsidR="005358A6" w:rsidRPr="00F06879" w14:paraId="34521130"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1BB971DE"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452BCB65"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4B6A397A" w14:textId="77777777" w:rsidR="005358A6" w:rsidRPr="00F06879" w:rsidRDefault="005358A6" w:rsidP="005358A6">
            <w:pPr>
              <w:rPr>
                <w:rFonts w:ascii="Arial" w:hAnsi="Arial" w:cs="Arial"/>
                <w:sz w:val="18"/>
                <w:szCs w:val="18"/>
              </w:rPr>
            </w:pPr>
            <w:r w:rsidRPr="00F06879">
              <w:rPr>
                <w:rFonts w:ascii="Arial" w:hAnsi="Arial" w:cs="Arial"/>
                <w:sz w:val="18"/>
                <w:szCs w:val="18"/>
              </w:rPr>
              <w:t>Indeterminado</w:t>
            </w:r>
          </w:p>
        </w:tc>
      </w:tr>
      <w:tr w:rsidR="005358A6" w:rsidRPr="00F06879" w14:paraId="2D1E4791" w14:textId="77777777" w:rsidTr="003E1207">
        <w:trPr>
          <w:trHeight w:val="496"/>
        </w:trPr>
        <w:tc>
          <w:tcPr>
            <w:tcW w:w="5000" w:type="pct"/>
            <w:gridSpan w:val="4"/>
            <w:tcBorders>
              <w:top w:val="double" w:sz="4" w:space="0" w:color="auto"/>
              <w:left w:val="double" w:sz="4" w:space="0" w:color="auto"/>
              <w:bottom w:val="double" w:sz="4" w:space="0" w:color="auto"/>
              <w:right w:val="double" w:sz="4" w:space="0" w:color="auto"/>
            </w:tcBorders>
          </w:tcPr>
          <w:p w14:paraId="3C26C5DF"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3681D03B" w14:textId="7CEAA4DA" w:rsidR="008E3B3E" w:rsidRPr="00F06879" w:rsidRDefault="00604E33" w:rsidP="003E1207">
            <w:pPr>
              <w:pStyle w:val="Prrafodelista"/>
              <w:numPr>
                <w:ilvl w:val="0"/>
                <w:numId w:val="21"/>
              </w:numPr>
              <w:spacing w:after="0" w:line="240" w:lineRule="auto"/>
              <w:contextualSpacing/>
              <w:jc w:val="left"/>
              <w:rPr>
                <w:rFonts w:ascii="Arial" w:hAnsi="Arial" w:cs="Arial"/>
                <w:szCs w:val="18"/>
              </w:rPr>
            </w:pPr>
            <w:r>
              <w:rPr>
                <w:rFonts w:ascii="Arial" w:hAnsi="Arial" w:cs="Arial"/>
                <w:b/>
                <w:bCs/>
                <w:szCs w:val="18"/>
              </w:rPr>
              <w:t>Nulo</w:t>
            </w:r>
            <w:r w:rsidRPr="005D30D1">
              <w:rPr>
                <w:rFonts w:ascii="Arial" w:hAnsi="Arial" w:cs="Arial"/>
                <w:szCs w:val="18"/>
              </w:rPr>
              <w:t>-</w:t>
            </w:r>
            <w:r>
              <w:rPr>
                <w:rFonts w:ascii="Arial" w:hAnsi="Arial" w:cs="Arial"/>
                <w:szCs w:val="18"/>
              </w:rPr>
              <w:t xml:space="preserve"> en ausencia o desconocimiento del dato.</w:t>
            </w:r>
          </w:p>
        </w:tc>
      </w:tr>
    </w:tbl>
    <w:p w14:paraId="526BCA7A" w14:textId="77777777" w:rsidR="00326C22" w:rsidRPr="00F06879" w:rsidRDefault="00326C22">
      <w:pPr>
        <w:rPr>
          <w:rFonts w:ascii="Arial" w:hAnsi="Arial" w:cs="Arial"/>
          <w:b/>
          <w:bCs/>
          <w:sz w:val="18"/>
          <w:szCs w:val="18"/>
        </w:rPr>
      </w:pPr>
    </w:p>
    <w:tbl>
      <w:tblPr>
        <w:tblStyle w:val="Tablaconcuadrcula"/>
        <w:tblW w:w="5000" w:type="pct"/>
        <w:tblLook w:val="04A0" w:firstRow="1" w:lastRow="0" w:firstColumn="1" w:lastColumn="0" w:noHBand="0" w:noVBand="1"/>
      </w:tblPr>
      <w:tblGrid>
        <w:gridCol w:w="1819"/>
        <w:gridCol w:w="1576"/>
        <w:gridCol w:w="1558"/>
        <w:gridCol w:w="1558"/>
        <w:gridCol w:w="1132"/>
        <w:gridCol w:w="1415"/>
      </w:tblGrid>
      <w:tr w:rsidR="005358A6" w:rsidRPr="00F06879" w14:paraId="2AD44DB7" w14:textId="77777777" w:rsidTr="00E43029">
        <w:tc>
          <w:tcPr>
            <w:tcW w:w="2734" w:type="pct"/>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91B39A6" w14:textId="21EAF8A0" w:rsidR="005358A6" w:rsidRPr="00F06879" w:rsidRDefault="005358A6" w:rsidP="003E1207">
            <w:pPr>
              <w:pStyle w:val="Prrafodelista"/>
              <w:numPr>
                <w:ilvl w:val="0"/>
                <w:numId w:val="37"/>
              </w:numPr>
              <w:spacing w:after="0" w:line="240" w:lineRule="auto"/>
              <w:ind w:left="0" w:firstLine="10"/>
              <w:contextualSpacing/>
              <w:rPr>
                <w:rFonts w:ascii="Arial" w:hAnsi="Arial" w:cs="Arial"/>
                <w:b/>
                <w:bCs/>
                <w:szCs w:val="18"/>
              </w:rPr>
            </w:pPr>
            <w:r w:rsidRPr="00F06879">
              <w:rPr>
                <w:rFonts w:ascii="Arial" w:hAnsi="Arial" w:cs="Arial"/>
                <w:b/>
                <w:bCs/>
                <w:szCs w:val="18"/>
              </w:rPr>
              <w:t>TIPO DE VIALIDAD POSTERIOR</w:t>
            </w:r>
          </w:p>
        </w:tc>
        <w:tc>
          <w:tcPr>
            <w:tcW w:w="2266" w:type="pct"/>
            <w:gridSpan w:val="3"/>
            <w:tcBorders>
              <w:top w:val="double" w:sz="4" w:space="0" w:color="auto"/>
              <w:left w:val="double" w:sz="4" w:space="0" w:color="auto"/>
              <w:right w:val="double" w:sz="4" w:space="0" w:color="auto"/>
            </w:tcBorders>
            <w:shd w:val="clear" w:color="auto" w:fill="D9D9D9" w:themeFill="background1" w:themeFillShade="D9"/>
          </w:tcPr>
          <w:p w14:paraId="047F8314"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445B9BF2" w14:textId="77777777" w:rsidTr="003A3CF5">
        <w:tc>
          <w:tcPr>
            <w:tcW w:w="2734" w:type="pct"/>
            <w:gridSpan w:val="3"/>
            <w:vMerge w:val="restart"/>
            <w:tcBorders>
              <w:top w:val="double" w:sz="4" w:space="0" w:color="auto"/>
              <w:left w:val="double" w:sz="4" w:space="0" w:color="auto"/>
              <w:right w:val="double" w:sz="4" w:space="0" w:color="auto"/>
            </w:tcBorders>
          </w:tcPr>
          <w:p w14:paraId="2DB628D8" w14:textId="55786A53" w:rsidR="005358A6" w:rsidRPr="00F06879" w:rsidRDefault="005358A6" w:rsidP="005358A6">
            <w:pPr>
              <w:jc w:val="both"/>
              <w:rPr>
                <w:rFonts w:ascii="Arial" w:hAnsi="Arial" w:cs="Arial"/>
                <w:sz w:val="18"/>
                <w:szCs w:val="18"/>
              </w:rPr>
            </w:pPr>
            <w:r w:rsidRPr="00F06879">
              <w:rPr>
                <w:rFonts w:ascii="Arial" w:hAnsi="Arial" w:cs="Arial"/>
                <w:sz w:val="18"/>
                <w:szCs w:val="18"/>
              </w:rPr>
              <w:t xml:space="preserve">Término que define el tipo de vialidad que se encuentra en la parte posterior de aquella donde se ubica el </w:t>
            </w:r>
            <w:r w:rsidR="004672CF" w:rsidRPr="004672CF">
              <w:rPr>
                <w:rFonts w:ascii="Arial" w:hAnsi="Arial" w:cs="Arial"/>
                <w:sz w:val="18"/>
                <w:szCs w:val="18"/>
              </w:rPr>
              <w:t>Domicilio Geográfico</w:t>
            </w:r>
            <w:r w:rsidRPr="00F06879">
              <w:rPr>
                <w:rFonts w:ascii="Arial" w:hAnsi="Arial" w:cs="Arial"/>
                <w:sz w:val="18"/>
                <w:szCs w:val="18"/>
              </w:rPr>
              <w:t xml:space="preserve"> de interés</w:t>
            </w:r>
            <w:r w:rsidR="00AD676E">
              <w:rPr>
                <w:rFonts w:ascii="Arial" w:hAnsi="Arial" w:cs="Arial"/>
                <w:sz w:val="18"/>
                <w:szCs w:val="18"/>
              </w:rPr>
              <w:t>.</w:t>
            </w:r>
            <w:r w:rsidRPr="00F06879">
              <w:rPr>
                <w:rFonts w:ascii="Arial" w:hAnsi="Arial" w:cs="Arial"/>
                <w:sz w:val="18"/>
                <w:szCs w:val="18"/>
              </w:rPr>
              <w:t xml:space="preserve"> </w:t>
            </w:r>
          </w:p>
        </w:tc>
        <w:tc>
          <w:tcPr>
            <w:tcW w:w="860"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049A542"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625"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455B70E"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781"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475C8B5F"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28265118" w14:textId="77777777" w:rsidTr="003A3CF5">
        <w:tc>
          <w:tcPr>
            <w:tcW w:w="2734" w:type="pct"/>
            <w:gridSpan w:val="3"/>
            <w:vMerge/>
            <w:tcBorders>
              <w:left w:val="double" w:sz="4" w:space="0" w:color="auto"/>
              <w:bottom w:val="double" w:sz="4" w:space="0" w:color="auto"/>
              <w:right w:val="double" w:sz="4" w:space="0" w:color="auto"/>
            </w:tcBorders>
          </w:tcPr>
          <w:p w14:paraId="097A63FD" w14:textId="77777777" w:rsidR="005358A6" w:rsidRPr="00F06879" w:rsidRDefault="005358A6" w:rsidP="005358A6">
            <w:pPr>
              <w:rPr>
                <w:rFonts w:ascii="Arial" w:hAnsi="Arial" w:cs="Arial"/>
                <w:sz w:val="18"/>
                <w:szCs w:val="18"/>
              </w:rPr>
            </w:pPr>
          </w:p>
        </w:tc>
        <w:tc>
          <w:tcPr>
            <w:tcW w:w="860" w:type="pct"/>
            <w:tcBorders>
              <w:top w:val="double" w:sz="4" w:space="0" w:color="auto"/>
              <w:left w:val="double" w:sz="4" w:space="0" w:color="auto"/>
              <w:bottom w:val="double" w:sz="4" w:space="0" w:color="auto"/>
              <w:right w:val="double" w:sz="4" w:space="0" w:color="auto"/>
            </w:tcBorders>
          </w:tcPr>
          <w:p w14:paraId="375AA8EB"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TIPOREF3</w:t>
            </w:r>
          </w:p>
        </w:tc>
        <w:tc>
          <w:tcPr>
            <w:tcW w:w="625" w:type="pct"/>
            <w:tcBorders>
              <w:top w:val="double" w:sz="4" w:space="0" w:color="auto"/>
              <w:left w:val="double" w:sz="4" w:space="0" w:color="auto"/>
              <w:bottom w:val="double" w:sz="4" w:space="0" w:color="auto"/>
              <w:right w:val="double" w:sz="4" w:space="0" w:color="auto"/>
            </w:tcBorders>
          </w:tcPr>
          <w:p w14:paraId="2C0F0834"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781" w:type="pct"/>
            <w:tcBorders>
              <w:top w:val="double" w:sz="4" w:space="0" w:color="auto"/>
              <w:left w:val="double" w:sz="4" w:space="0" w:color="auto"/>
              <w:bottom w:val="double" w:sz="4" w:space="0" w:color="auto"/>
              <w:right w:val="double" w:sz="4" w:space="0" w:color="auto"/>
            </w:tcBorders>
          </w:tcPr>
          <w:p w14:paraId="57BA7BA5" w14:textId="6FAC5C6F" w:rsidR="005358A6" w:rsidRPr="00F06879" w:rsidRDefault="006704B7" w:rsidP="005358A6">
            <w:pPr>
              <w:jc w:val="center"/>
              <w:rPr>
                <w:rFonts w:ascii="Arial" w:hAnsi="Arial" w:cs="Arial"/>
                <w:sz w:val="18"/>
                <w:szCs w:val="18"/>
              </w:rPr>
            </w:pPr>
            <w:r>
              <w:rPr>
                <w:rFonts w:ascii="Arial" w:hAnsi="Arial" w:cs="Arial"/>
                <w:sz w:val="18"/>
                <w:szCs w:val="18"/>
              </w:rPr>
              <w:t>27</w:t>
            </w:r>
          </w:p>
        </w:tc>
      </w:tr>
      <w:tr w:rsidR="005358A6" w:rsidRPr="00F06879" w14:paraId="1CEDA506" w14:textId="77777777" w:rsidTr="003A3CF5">
        <w:tc>
          <w:tcPr>
            <w:tcW w:w="5000" w:type="pct"/>
            <w:gridSpan w:val="6"/>
            <w:tcBorders>
              <w:right w:val="double" w:sz="4" w:space="0" w:color="auto"/>
            </w:tcBorders>
            <w:shd w:val="clear" w:color="auto" w:fill="D9D9D9" w:themeFill="background1" w:themeFillShade="D9"/>
          </w:tcPr>
          <w:p w14:paraId="6101CBA0"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134AF798" w14:textId="77777777" w:rsidTr="003A3CF5">
        <w:tc>
          <w:tcPr>
            <w:tcW w:w="1004" w:type="pct"/>
            <w:tcBorders>
              <w:top w:val="double" w:sz="4" w:space="0" w:color="auto"/>
              <w:left w:val="double" w:sz="4" w:space="0" w:color="auto"/>
            </w:tcBorders>
            <w:vAlign w:val="center"/>
          </w:tcPr>
          <w:p w14:paraId="63E0A03C" w14:textId="77777777" w:rsidR="005358A6" w:rsidRPr="00F06879" w:rsidRDefault="005358A6" w:rsidP="005358A6">
            <w:pPr>
              <w:rPr>
                <w:rFonts w:ascii="Arial" w:hAnsi="Arial" w:cs="Arial"/>
                <w:sz w:val="18"/>
                <w:szCs w:val="18"/>
              </w:rPr>
            </w:pPr>
            <w:r w:rsidRPr="00F06879">
              <w:rPr>
                <w:rFonts w:ascii="Arial" w:hAnsi="Arial" w:cs="Arial"/>
                <w:sz w:val="18"/>
                <w:szCs w:val="18"/>
              </w:rPr>
              <w:t>Andador</w:t>
            </w:r>
          </w:p>
        </w:tc>
        <w:tc>
          <w:tcPr>
            <w:tcW w:w="870" w:type="pct"/>
            <w:tcBorders>
              <w:top w:val="double" w:sz="4" w:space="0" w:color="auto"/>
            </w:tcBorders>
            <w:vAlign w:val="center"/>
          </w:tcPr>
          <w:p w14:paraId="3B6FFB75" w14:textId="77777777" w:rsidR="005358A6" w:rsidRPr="00F06879" w:rsidRDefault="005358A6" w:rsidP="005358A6">
            <w:pPr>
              <w:rPr>
                <w:rFonts w:ascii="Arial" w:hAnsi="Arial" w:cs="Arial"/>
                <w:sz w:val="18"/>
                <w:szCs w:val="18"/>
              </w:rPr>
            </w:pPr>
            <w:r w:rsidRPr="00F06879">
              <w:rPr>
                <w:rFonts w:ascii="Arial" w:hAnsi="Arial" w:cs="Arial"/>
                <w:sz w:val="18"/>
                <w:szCs w:val="18"/>
              </w:rPr>
              <w:t>Calle</w:t>
            </w:r>
          </w:p>
        </w:tc>
        <w:tc>
          <w:tcPr>
            <w:tcW w:w="860" w:type="pct"/>
            <w:tcBorders>
              <w:top w:val="double" w:sz="4" w:space="0" w:color="auto"/>
            </w:tcBorders>
            <w:vAlign w:val="center"/>
          </w:tcPr>
          <w:p w14:paraId="520E934A" w14:textId="77777777" w:rsidR="005358A6" w:rsidRPr="00F06879" w:rsidRDefault="005358A6" w:rsidP="005358A6">
            <w:pPr>
              <w:rPr>
                <w:rFonts w:ascii="Arial" w:hAnsi="Arial" w:cs="Arial"/>
                <w:sz w:val="18"/>
                <w:szCs w:val="18"/>
              </w:rPr>
            </w:pPr>
            <w:r w:rsidRPr="00F06879">
              <w:rPr>
                <w:rFonts w:ascii="Arial" w:hAnsi="Arial" w:cs="Arial"/>
                <w:sz w:val="18"/>
                <w:szCs w:val="18"/>
              </w:rPr>
              <w:t>Ciclovía</w:t>
            </w:r>
          </w:p>
        </w:tc>
        <w:tc>
          <w:tcPr>
            <w:tcW w:w="860" w:type="pct"/>
            <w:tcBorders>
              <w:top w:val="double" w:sz="4" w:space="0" w:color="auto"/>
            </w:tcBorders>
            <w:vAlign w:val="center"/>
          </w:tcPr>
          <w:p w14:paraId="14356B48" w14:textId="0793D5A9" w:rsidR="005358A6" w:rsidRPr="00F06879" w:rsidRDefault="005358A6" w:rsidP="005358A6">
            <w:pPr>
              <w:rPr>
                <w:rFonts w:ascii="Arial" w:hAnsi="Arial" w:cs="Arial"/>
                <w:sz w:val="18"/>
                <w:szCs w:val="18"/>
              </w:rPr>
            </w:pPr>
            <w:r w:rsidRPr="00F06879">
              <w:rPr>
                <w:rFonts w:ascii="Arial" w:hAnsi="Arial" w:cs="Arial"/>
                <w:sz w:val="18"/>
                <w:szCs w:val="18"/>
              </w:rPr>
              <w:t xml:space="preserve">Línea de costa </w:t>
            </w:r>
            <w:r w:rsidR="009802C4">
              <w:rPr>
                <w:rFonts w:ascii="Arial" w:hAnsi="Arial" w:cs="Arial"/>
                <w:sz w:val="18"/>
                <w:szCs w:val="18"/>
              </w:rPr>
              <w:t>i</w:t>
            </w:r>
            <w:r w:rsidRPr="00F06879">
              <w:rPr>
                <w:rFonts w:ascii="Arial" w:hAnsi="Arial" w:cs="Arial"/>
                <w:sz w:val="18"/>
                <w:szCs w:val="18"/>
              </w:rPr>
              <w:t>nsular</w:t>
            </w:r>
          </w:p>
        </w:tc>
        <w:tc>
          <w:tcPr>
            <w:tcW w:w="1407" w:type="pct"/>
            <w:gridSpan w:val="2"/>
            <w:tcBorders>
              <w:top w:val="double" w:sz="4" w:space="0" w:color="auto"/>
              <w:right w:val="double" w:sz="4" w:space="0" w:color="auto"/>
            </w:tcBorders>
            <w:vAlign w:val="center"/>
          </w:tcPr>
          <w:p w14:paraId="60616420" w14:textId="77777777" w:rsidR="005358A6" w:rsidRPr="00F06879" w:rsidRDefault="005358A6" w:rsidP="005358A6">
            <w:pPr>
              <w:rPr>
                <w:rFonts w:ascii="Arial" w:hAnsi="Arial" w:cs="Arial"/>
                <w:sz w:val="18"/>
                <w:szCs w:val="18"/>
              </w:rPr>
            </w:pPr>
            <w:r w:rsidRPr="00F06879">
              <w:rPr>
                <w:rFonts w:ascii="Arial" w:hAnsi="Arial" w:cs="Arial"/>
                <w:sz w:val="18"/>
                <w:szCs w:val="18"/>
              </w:rPr>
              <w:t>Retorno</w:t>
            </w:r>
          </w:p>
        </w:tc>
      </w:tr>
      <w:tr w:rsidR="005358A6" w:rsidRPr="00F06879" w14:paraId="62A25114" w14:textId="77777777" w:rsidTr="003A3CF5">
        <w:tc>
          <w:tcPr>
            <w:tcW w:w="1004" w:type="pct"/>
            <w:tcBorders>
              <w:left w:val="double" w:sz="4" w:space="0" w:color="auto"/>
            </w:tcBorders>
            <w:vAlign w:val="center"/>
          </w:tcPr>
          <w:p w14:paraId="3E093F23" w14:textId="77777777" w:rsidR="005358A6" w:rsidRPr="00F06879" w:rsidRDefault="005358A6" w:rsidP="005358A6">
            <w:pPr>
              <w:rPr>
                <w:rFonts w:ascii="Arial" w:hAnsi="Arial" w:cs="Arial"/>
                <w:sz w:val="18"/>
                <w:szCs w:val="18"/>
              </w:rPr>
            </w:pPr>
            <w:r w:rsidRPr="00F06879">
              <w:rPr>
                <w:rFonts w:ascii="Arial" w:hAnsi="Arial" w:cs="Arial"/>
                <w:sz w:val="18"/>
                <w:szCs w:val="18"/>
              </w:rPr>
              <w:t>Acuática</w:t>
            </w:r>
          </w:p>
        </w:tc>
        <w:tc>
          <w:tcPr>
            <w:tcW w:w="870" w:type="pct"/>
            <w:vAlign w:val="center"/>
          </w:tcPr>
          <w:p w14:paraId="03C7EF0B"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Callejón </w:t>
            </w:r>
          </w:p>
        </w:tc>
        <w:tc>
          <w:tcPr>
            <w:tcW w:w="860" w:type="pct"/>
            <w:vAlign w:val="center"/>
          </w:tcPr>
          <w:p w14:paraId="282A3DDB" w14:textId="77777777" w:rsidR="005358A6" w:rsidRPr="00F06879" w:rsidRDefault="005358A6" w:rsidP="005358A6">
            <w:pPr>
              <w:ind w:left="-135" w:firstLine="135"/>
              <w:rPr>
                <w:rFonts w:ascii="Arial" w:hAnsi="Arial" w:cs="Arial"/>
                <w:sz w:val="18"/>
                <w:szCs w:val="18"/>
              </w:rPr>
            </w:pPr>
            <w:r w:rsidRPr="00F06879">
              <w:rPr>
                <w:rFonts w:ascii="Arial" w:hAnsi="Arial" w:cs="Arial"/>
                <w:sz w:val="18"/>
                <w:szCs w:val="18"/>
              </w:rPr>
              <w:t>Circuito</w:t>
            </w:r>
          </w:p>
        </w:tc>
        <w:tc>
          <w:tcPr>
            <w:tcW w:w="860" w:type="pct"/>
            <w:vAlign w:val="center"/>
          </w:tcPr>
          <w:p w14:paraId="7793D19F" w14:textId="77777777" w:rsidR="005358A6" w:rsidRPr="00F06879" w:rsidRDefault="005358A6" w:rsidP="005358A6">
            <w:pPr>
              <w:rPr>
                <w:rFonts w:ascii="Arial" w:hAnsi="Arial" w:cs="Arial"/>
                <w:sz w:val="18"/>
                <w:szCs w:val="18"/>
              </w:rPr>
            </w:pPr>
            <w:r w:rsidRPr="00F06879">
              <w:rPr>
                <w:rFonts w:ascii="Arial" w:hAnsi="Arial" w:cs="Arial"/>
                <w:sz w:val="18"/>
                <w:szCs w:val="18"/>
              </w:rPr>
              <w:t>Marítima</w:t>
            </w:r>
          </w:p>
        </w:tc>
        <w:tc>
          <w:tcPr>
            <w:tcW w:w="1407" w:type="pct"/>
            <w:gridSpan w:val="2"/>
            <w:tcBorders>
              <w:right w:val="double" w:sz="4" w:space="0" w:color="auto"/>
            </w:tcBorders>
            <w:vAlign w:val="center"/>
          </w:tcPr>
          <w:p w14:paraId="7CDDC382" w14:textId="77777777" w:rsidR="005358A6" w:rsidRPr="00F06879" w:rsidRDefault="005358A6" w:rsidP="005358A6">
            <w:pPr>
              <w:rPr>
                <w:rFonts w:ascii="Arial" w:hAnsi="Arial" w:cs="Arial"/>
                <w:sz w:val="18"/>
                <w:szCs w:val="18"/>
              </w:rPr>
            </w:pPr>
            <w:r w:rsidRPr="00F06879">
              <w:rPr>
                <w:rFonts w:ascii="Arial" w:hAnsi="Arial" w:cs="Arial"/>
                <w:sz w:val="18"/>
                <w:szCs w:val="18"/>
              </w:rPr>
              <w:t>Río</w:t>
            </w:r>
          </w:p>
        </w:tc>
      </w:tr>
      <w:tr w:rsidR="005358A6" w:rsidRPr="00F06879" w14:paraId="502FAD69" w14:textId="77777777" w:rsidTr="003A3CF5">
        <w:tc>
          <w:tcPr>
            <w:tcW w:w="1004" w:type="pct"/>
            <w:tcBorders>
              <w:left w:val="double" w:sz="4" w:space="0" w:color="auto"/>
            </w:tcBorders>
            <w:vAlign w:val="center"/>
          </w:tcPr>
          <w:p w14:paraId="080D5A0A"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Arroyo </w:t>
            </w:r>
          </w:p>
        </w:tc>
        <w:tc>
          <w:tcPr>
            <w:tcW w:w="870" w:type="pct"/>
            <w:vAlign w:val="center"/>
          </w:tcPr>
          <w:p w14:paraId="0343E915" w14:textId="77777777" w:rsidR="005358A6" w:rsidRPr="00F06879" w:rsidRDefault="005358A6" w:rsidP="005358A6">
            <w:pPr>
              <w:rPr>
                <w:rFonts w:ascii="Arial" w:hAnsi="Arial" w:cs="Arial"/>
                <w:sz w:val="18"/>
                <w:szCs w:val="18"/>
              </w:rPr>
            </w:pPr>
            <w:r w:rsidRPr="00F06879">
              <w:rPr>
                <w:rFonts w:ascii="Arial" w:hAnsi="Arial" w:cs="Arial"/>
                <w:sz w:val="18"/>
                <w:szCs w:val="18"/>
              </w:rPr>
              <w:t>Calzada</w:t>
            </w:r>
          </w:p>
        </w:tc>
        <w:tc>
          <w:tcPr>
            <w:tcW w:w="860" w:type="pct"/>
            <w:vAlign w:val="center"/>
          </w:tcPr>
          <w:p w14:paraId="5F518DFD" w14:textId="77777777" w:rsidR="005358A6" w:rsidRPr="00F06879" w:rsidRDefault="005358A6" w:rsidP="005358A6">
            <w:pPr>
              <w:rPr>
                <w:rFonts w:ascii="Arial" w:hAnsi="Arial" w:cs="Arial"/>
                <w:sz w:val="18"/>
                <w:szCs w:val="18"/>
              </w:rPr>
            </w:pPr>
            <w:r w:rsidRPr="00F06879">
              <w:rPr>
                <w:rFonts w:ascii="Arial" w:hAnsi="Arial" w:cs="Arial"/>
                <w:sz w:val="18"/>
                <w:szCs w:val="18"/>
              </w:rPr>
              <w:t>Circunvalación</w:t>
            </w:r>
          </w:p>
        </w:tc>
        <w:tc>
          <w:tcPr>
            <w:tcW w:w="860" w:type="pct"/>
            <w:vAlign w:val="center"/>
          </w:tcPr>
          <w:p w14:paraId="56C10811" w14:textId="77777777" w:rsidR="005358A6" w:rsidRPr="00F06879" w:rsidRDefault="005358A6" w:rsidP="005358A6">
            <w:pPr>
              <w:rPr>
                <w:rFonts w:ascii="Arial" w:hAnsi="Arial" w:cs="Arial"/>
                <w:sz w:val="18"/>
                <w:szCs w:val="18"/>
              </w:rPr>
            </w:pPr>
            <w:r w:rsidRPr="00F06879">
              <w:rPr>
                <w:rFonts w:ascii="Arial" w:hAnsi="Arial" w:cs="Arial"/>
                <w:sz w:val="18"/>
                <w:szCs w:val="18"/>
              </w:rPr>
              <w:t>Pasaje</w:t>
            </w:r>
          </w:p>
        </w:tc>
        <w:tc>
          <w:tcPr>
            <w:tcW w:w="1407" w:type="pct"/>
            <w:gridSpan w:val="2"/>
            <w:tcBorders>
              <w:right w:val="double" w:sz="4" w:space="0" w:color="auto"/>
            </w:tcBorders>
            <w:vAlign w:val="center"/>
          </w:tcPr>
          <w:p w14:paraId="465F46E6" w14:textId="77777777" w:rsidR="005358A6" w:rsidRPr="00F06879" w:rsidRDefault="005358A6" w:rsidP="005358A6">
            <w:pPr>
              <w:rPr>
                <w:rFonts w:ascii="Arial" w:hAnsi="Arial" w:cs="Arial"/>
                <w:sz w:val="18"/>
                <w:szCs w:val="18"/>
              </w:rPr>
            </w:pPr>
            <w:r w:rsidRPr="00F06879">
              <w:rPr>
                <w:rFonts w:ascii="Arial" w:hAnsi="Arial" w:cs="Arial"/>
                <w:sz w:val="18"/>
                <w:szCs w:val="18"/>
              </w:rPr>
              <w:t>Terracería</w:t>
            </w:r>
          </w:p>
        </w:tc>
      </w:tr>
      <w:tr w:rsidR="005358A6" w:rsidRPr="00F06879" w14:paraId="5403A40A" w14:textId="77777777" w:rsidTr="003A3CF5">
        <w:tc>
          <w:tcPr>
            <w:tcW w:w="1004" w:type="pct"/>
            <w:tcBorders>
              <w:left w:val="double" w:sz="4" w:space="0" w:color="auto"/>
            </w:tcBorders>
            <w:vAlign w:val="center"/>
          </w:tcPr>
          <w:p w14:paraId="501C7667"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Autopista </w:t>
            </w:r>
          </w:p>
        </w:tc>
        <w:tc>
          <w:tcPr>
            <w:tcW w:w="870" w:type="pct"/>
            <w:vAlign w:val="center"/>
          </w:tcPr>
          <w:p w14:paraId="6EF71E6A" w14:textId="77777777" w:rsidR="005358A6" w:rsidRPr="00F06879" w:rsidRDefault="005358A6" w:rsidP="005358A6">
            <w:pPr>
              <w:rPr>
                <w:rFonts w:ascii="Arial" w:hAnsi="Arial" w:cs="Arial"/>
                <w:sz w:val="18"/>
                <w:szCs w:val="18"/>
              </w:rPr>
            </w:pPr>
            <w:r w:rsidRPr="00F06879">
              <w:rPr>
                <w:rFonts w:ascii="Arial" w:hAnsi="Arial" w:cs="Arial"/>
                <w:sz w:val="18"/>
                <w:szCs w:val="18"/>
              </w:rPr>
              <w:t>Camino</w:t>
            </w:r>
          </w:p>
        </w:tc>
        <w:tc>
          <w:tcPr>
            <w:tcW w:w="860" w:type="pct"/>
            <w:vAlign w:val="center"/>
          </w:tcPr>
          <w:p w14:paraId="1956AFE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Corredor </w:t>
            </w:r>
          </w:p>
        </w:tc>
        <w:tc>
          <w:tcPr>
            <w:tcW w:w="860" w:type="pct"/>
            <w:vAlign w:val="center"/>
          </w:tcPr>
          <w:p w14:paraId="2DA74A9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Peatonal </w:t>
            </w:r>
          </w:p>
        </w:tc>
        <w:tc>
          <w:tcPr>
            <w:tcW w:w="1407" w:type="pct"/>
            <w:gridSpan w:val="2"/>
            <w:tcBorders>
              <w:right w:val="double" w:sz="4" w:space="0" w:color="auto"/>
            </w:tcBorders>
            <w:vAlign w:val="center"/>
          </w:tcPr>
          <w:p w14:paraId="05E597F7" w14:textId="77777777" w:rsidR="005358A6" w:rsidRPr="00F06879" w:rsidRDefault="005358A6" w:rsidP="005358A6">
            <w:pPr>
              <w:rPr>
                <w:rFonts w:ascii="Arial" w:hAnsi="Arial" w:cs="Arial"/>
                <w:sz w:val="18"/>
                <w:szCs w:val="18"/>
              </w:rPr>
            </w:pPr>
            <w:r w:rsidRPr="00F06879">
              <w:rPr>
                <w:rFonts w:ascii="Arial" w:hAnsi="Arial" w:cs="Arial"/>
                <w:sz w:val="18"/>
                <w:szCs w:val="18"/>
              </w:rPr>
              <w:t>Vereda</w:t>
            </w:r>
          </w:p>
        </w:tc>
      </w:tr>
      <w:tr w:rsidR="005358A6" w:rsidRPr="00F06879" w14:paraId="65CB042E" w14:textId="77777777" w:rsidTr="003A3CF5">
        <w:tc>
          <w:tcPr>
            <w:tcW w:w="1004" w:type="pct"/>
            <w:tcBorders>
              <w:left w:val="double" w:sz="4" w:space="0" w:color="auto"/>
              <w:bottom w:val="single" w:sz="4" w:space="0" w:color="auto"/>
            </w:tcBorders>
            <w:vAlign w:val="center"/>
          </w:tcPr>
          <w:p w14:paraId="2AB8EE26" w14:textId="77777777" w:rsidR="005358A6" w:rsidRPr="00F06879" w:rsidRDefault="005358A6" w:rsidP="005358A6">
            <w:pPr>
              <w:rPr>
                <w:rFonts w:ascii="Arial" w:hAnsi="Arial" w:cs="Arial"/>
                <w:sz w:val="18"/>
                <w:szCs w:val="18"/>
              </w:rPr>
            </w:pPr>
            <w:r w:rsidRPr="00F06879">
              <w:rPr>
                <w:rFonts w:ascii="Arial" w:hAnsi="Arial" w:cs="Arial"/>
                <w:sz w:val="18"/>
                <w:szCs w:val="18"/>
              </w:rPr>
              <w:t>Avenida</w:t>
            </w:r>
          </w:p>
        </w:tc>
        <w:tc>
          <w:tcPr>
            <w:tcW w:w="870" w:type="pct"/>
            <w:vAlign w:val="center"/>
          </w:tcPr>
          <w:p w14:paraId="1394EB78" w14:textId="77777777" w:rsidR="005358A6" w:rsidRPr="00F06879" w:rsidRDefault="005358A6" w:rsidP="005358A6">
            <w:pPr>
              <w:rPr>
                <w:rFonts w:ascii="Arial" w:hAnsi="Arial" w:cs="Arial"/>
                <w:sz w:val="18"/>
                <w:szCs w:val="18"/>
              </w:rPr>
            </w:pPr>
            <w:r w:rsidRPr="00F06879">
              <w:rPr>
                <w:rFonts w:ascii="Arial" w:hAnsi="Arial" w:cs="Arial"/>
                <w:sz w:val="18"/>
                <w:szCs w:val="18"/>
              </w:rPr>
              <w:t>Canal</w:t>
            </w:r>
          </w:p>
        </w:tc>
        <w:tc>
          <w:tcPr>
            <w:tcW w:w="860" w:type="pct"/>
            <w:vAlign w:val="center"/>
          </w:tcPr>
          <w:p w14:paraId="531A0EE5"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Diagonal </w:t>
            </w:r>
          </w:p>
        </w:tc>
        <w:tc>
          <w:tcPr>
            <w:tcW w:w="860" w:type="pct"/>
            <w:vAlign w:val="center"/>
          </w:tcPr>
          <w:p w14:paraId="29BA38CA"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Periférico </w:t>
            </w:r>
          </w:p>
        </w:tc>
        <w:tc>
          <w:tcPr>
            <w:tcW w:w="1407" w:type="pct"/>
            <w:gridSpan w:val="2"/>
            <w:tcBorders>
              <w:right w:val="double" w:sz="4" w:space="0" w:color="auto"/>
            </w:tcBorders>
            <w:vAlign w:val="center"/>
          </w:tcPr>
          <w:p w14:paraId="68216FCD"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Viaducto </w:t>
            </w:r>
          </w:p>
        </w:tc>
      </w:tr>
      <w:tr w:rsidR="005358A6" w:rsidRPr="00F06879" w14:paraId="6EE9ACB1" w14:textId="77777777" w:rsidTr="003A3CF5">
        <w:tc>
          <w:tcPr>
            <w:tcW w:w="1004" w:type="pct"/>
            <w:tcBorders>
              <w:top w:val="single" w:sz="4" w:space="0" w:color="auto"/>
              <w:left w:val="double" w:sz="4" w:space="0" w:color="auto"/>
            </w:tcBorders>
            <w:vAlign w:val="center"/>
          </w:tcPr>
          <w:p w14:paraId="386C4A74" w14:textId="77777777" w:rsidR="005358A6" w:rsidRPr="00F06879" w:rsidRDefault="005358A6" w:rsidP="005358A6">
            <w:pPr>
              <w:rPr>
                <w:rFonts w:ascii="Arial" w:hAnsi="Arial" w:cs="Arial"/>
                <w:sz w:val="18"/>
                <w:szCs w:val="18"/>
              </w:rPr>
            </w:pPr>
            <w:r w:rsidRPr="00F06879">
              <w:rPr>
                <w:rFonts w:ascii="Arial" w:hAnsi="Arial" w:cs="Arial"/>
                <w:sz w:val="18"/>
                <w:szCs w:val="18"/>
              </w:rPr>
              <w:t>Boulevard</w:t>
            </w:r>
          </w:p>
        </w:tc>
        <w:tc>
          <w:tcPr>
            <w:tcW w:w="870" w:type="pct"/>
            <w:vAlign w:val="center"/>
          </w:tcPr>
          <w:p w14:paraId="2D7113A4" w14:textId="77777777" w:rsidR="005358A6" w:rsidRPr="00F06879" w:rsidRDefault="005358A6" w:rsidP="005358A6">
            <w:pPr>
              <w:rPr>
                <w:rFonts w:ascii="Arial" w:hAnsi="Arial" w:cs="Arial"/>
                <w:sz w:val="18"/>
                <w:szCs w:val="18"/>
              </w:rPr>
            </w:pPr>
            <w:r w:rsidRPr="00F06879">
              <w:rPr>
                <w:rFonts w:ascii="Arial" w:hAnsi="Arial" w:cs="Arial"/>
                <w:sz w:val="18"/>
                <w:szCs w:val="18"/>
              </w:rPr>
              <w:t>Carretera</w:t>
            </w:r>
          </w:p>
        </w:tc>
        <w:tc>
          <w:tcPr>
            <w:tcW w:w="860" w:type="pct"/>
            <w:vAlign w:val="center"/>
          </w:tcPr>
          <w:p w14:paraId="660B49B3" w14:textId="77777777" w:rsidR="005358A6" w:rsidRPr="00F06879" w:rsidRDefault="005358A6" w:rsidP="005358A6">
            <w:pPr>
              <w:rPr>
                <w:rFonts w:ascii="Arial" w:hAnsi="Arial" w:cs="Arial"/>
                <w:sz w:val="18"/>
                <w:szCs w:val="18"/>
              </w:rPr>
            </w:pPr>
            <w:r w:rsidRPr="00F06879">
              <w:rPr>
                <w:rFonts w:ascii="Arial" w:hAnsi="Arial" w:cs="Arial"/>
                <w:sz w:val="18"/>
                <w:szCs w:val="18"/>
              </w:rPr>
              <w:t>Eje vial</w:t>
            </w:r>
          </w:p>
        </w:tc>
        <w:tc>
          <w:tcPr>
            <w:tcW w:w="860" w:type="pct"/>
            <w:vAlign w:val="center"/>
          </w:tcPr>
          <w:p w14:paraId="5A175109"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Privada </w:t>
            </w:r>
          </w:p>
        </w:tc>
        <w:tc>
          <w:tcPr>
            <w:tcW w:w="1407" w:type="pct"/>
            <w:gridSpan w:val="2"/>
            <w:tcBorders>
              <w:bottom w:val="single" w:sz="4" w:space="0" w:color="auto"/>
              <w:right w:val="double" w:sz="4" w:space="0" w:color="auto"/>
            </w:tcBorders>
            <w:vAlign w:val="center"/>
          </w:tcPr>
          <w:p w14:paraId="4B8CAD85" w14:textId="24A1D910" w:rsidR="005358A6" w:rsidRPr="00F06879" w:rsidRDefault="006704B7" w:rsidP="005358A6">
            <w:pPr>
              <w:rPr>
                <w:rFonts w:ascii="Arial" w:hAnsi="Arial" w:cs="Arial"/>
                <w:sz w:val="18"/>
                <w:szCs w:val="18"/>
              </w:rPr>
            </w:pPr>
            <w:r>
              <w:rPr>
                <w:rFonts w:ascii="Arial" w:hAnsi="Arial" w:cs="Arial"/>
                <w:sz w:val="18"/>
                <w:szCs w:val="18"/>
              </w:rPr>
              <w:t>Ninguno</w:t>
            </w:r>
          </w:p>
        </w:tc>
      </w:tr>
      <w:tr w:rsidR="005358A6" w:rsidRPr="00F06879" w14:paraId="77D7DCEF" w14:textId="77777777" w:rsidTr="003A3CF5">
        <w:tc>
          <w:tcPr>
            <w:tcW w:w="1004" w:type="pct"/>
            <w:tcBorders>
              <w:left w:val="double" w:sz="4" w:space="0" w:color="auto"/>
              <w:bottom w:val="double" w:sz="4" w:space="0" w:color="auto"/>
            </w:tcBorders>
            <w:vAlign w:val="center"/>
          </w:tcPr>
          <w:p w14:paraId="1592F94A" w14:textId="77777777" w:rsidR="005358A6" w:rsidRPr="00F06879" w:rsidRDefault="005358A6" w:rsidP="005358A6">
            <w:pPr>
              <w:rPr>
                <w:rFonts w:ascii="Arial" w:hAnsi="Arial" w:cs="Arial"/>
                <w:sz w:val="18"/>
                <w:szCs w:val="18"/>
              </w:rPr>
            </w:pPr>
            <w:r w:rsidRPr="00F06879">
              <w:rPr>
                <w:rFonts w:ascii="Arial" w:hAnsi="Arial" w:cs="Arial"/>
                <w:sz w:val="18"/>
                <w:szCs w:val="18"/>
              </w:rPr>
              <w:t>Brecha</w:t>
            </w:r>
          </w:p>
        </w:tc>
        <w:tc>
          <w:tcPr>
            <w:tcW w:w="870" w:type="pct"/>
            <w:tcBorders>
              <w:bottom w:val="double" w:sz="4" w:space="0" w:color="auto"/>
            </w:tcBorders>
            <w:vAlign w:val="center"/>
          </w:tcPr>
          <w:p w14:paraId="42725071"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Cerrada </w:t>
            </w:r>
          </w:p>
        </w:tc>
        <w:tc>
          <w:tcPr>
            <w:tcW w:w="860" w:type="pct"/>
            <w:tcBorders>
              <w:bottom w:val="double" w:sz="4" w:space="0" w:color="auto"/>
            </w:tcBorders>
            <w:vAlign w:val="center"/>
          </w:tcPr>
          <w:p w14:paraId="3684E09C" w14:textId="4D787043" w:rsidR="005358A6" w:rsidRPr="00F06879" w:rsidRDefault="005358A6" w:rsidP="005358A6">
            <w:pPr>
              <w:rPr>
                <w:rFonts w:ascii="Arial" w:hAnsi="Arial" w:cs="Arial"/>
                <w:sz w:val="18"/>
                <w:szCs w:val="18"/>
              </w:rPr>
            </w:pPr>
            <w:r w:rsidRPr="00F06879">
              <w:rPr>
                <w:rFonts w:ascii="Arial" w:hAnsi="Arial" w:cs="Arial"/>
                <w:sz w:val="18"/>
                <w:szCs w:val="18"/>
              </w:rPr>
              <w:t xml:space="preserve">Línea de costa </w:t>
            </w:r>
            <w:r w:rsidR="009802C4">
              <w:rPr>
                <w:rFonts w:ascii="Arial" w:hAnsi="Arial" w:cs="Arial"/>
                <w:sz w:val="18"/>
                <w:szCs w:val="18"/>
              </w:rPr>
              <w:t>c</w:t>
            </w:r>
            <w:r w:rsidRPr="00F06879">
              <w:rPr>
                <w:rFonts w:ascii="Arial" w:hAnsi="Arial" w:cs="Arial"/>
                <w:sz w:val="18"/>
                <w:szCs w:val="18"/>
              </w:rPr>
              <w:t xml:space="preserve">ontinental </w:t>
            </w:r>
          </w:p>
        </w:tc>
        <w:tc>
          <w:tcPr>
            <w:tcW w:w="860" w:type="pct"/>
            <w:tcBorders>
              <w:bottom w:val="double" w:sz="4" w:space="0" w:color="auto"/>
            </w:tcBorders>
            <w:vAlign w:val="center"/>
          </w:tcPr>
          <w:p w14:paraId="22A9872E" w14:textId="77777777" w:rsidR="005358A6" w:rsidRPr="00F06879" w:rsidRDefault="005358A6" w:rsidP="005358A6">
            <w:pPr>
              <w:rPr>
                <w:rFonts w:ascii="Arial" w:hAnsi="Arial" w:cs="Arial"/>
                <w:sz w:val="18"/>
                <w:szCs w:val="18"/>
              </w:rPr>
            </w:pPr>
            <w:r w:rsidRPr="00F06879">
              <w:rPr>
                <w:rFonts w:ascii="Arial" w:hAnsi="Arial" w:cs="Arial"/>
                <w:sz w:val="18"/>
                <w:szCs w:val="18"/>
              </w:rPr>
              <w:t xml:space="preserve">Prolongación </w:t>
            </w:r>
          </w:p>
        </w:tc>
        <w:tc>
          <w:tcPr>
            <w:tcW w:w="1407" w:type="pct"/>
            <w:gridSpan w:val="2"/>
            <w:tcBorders>
              <w:top w:val="single" w:sz="4" w:space="0" w:color="auto"/>
              <w:bottom w:val="double" w:sz="4" w:space="0" w:color="auto"/>
              <w:right w:val="double" w:sz="4" w:space="0" w:color="auto"/>
            </w:tcBorders>
            <w:vAlign w:val="center"/>
          </w:tcPr>
          <w:p w14:paraId="5CB3C6A0" w14:textId="77777777" w:rsidR="005358A6" w:rsidRPr="00F06879" w:rsidRDefault="005358A6" w:rsidP="005358A6">
            <w:pPr>
              <w:rPr>
                <w:rFonts w:ascii="Arial" w:hAnsi="Arial" w:cs="Arial"/>
                <w:sz w:val="18"/>
                <w:szCs w:val="18"/>
              </w:rPr>
            </w:pPr>
          </w:p>
        </w:tc>
      </w:tr>
      <w:tr w:rsidR="005358A6" w:rsidRPr="00F06879" w14:paraId="52D88629" w14:textId="77777777" w:rsidTr="003A3CF5">
        <w:trPr>
          <w:trHeight w:val="710"/>
        </w:trPr>
        <w:tc>
          <w:tcPr>
            <w:tcW w:w="5000" w:type="pct"/>
            <w:gridSpan w:val="6"/>
            <w:tcBorders>
              <w:left w:val="double" w:sz="4" w:space="0" w:color="auto"/>
              <w:bottom w:val="double" w:sz="4" w:space="0" w:color="auto"/>
              <w:right w:val="double" w:sz="4" w:space="0" w:color="auto"/>
            </w:tcBorders>
          </w:tcPr>
          <w:p w14:paraId="2F43C3D9"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58C27088" w14:textId="77777777" w:rsidR="00895C58" w:rsidRPr="00895C58" w:rsidRDefault="00895C58" w:rsidP="00895C58">
            <w:pPr>
              <w:pStyle w:val="Prrafodelista"/>
              <w:numPr>
                <w:ilvl w:val="0"/>
                <w:numId w:val="21"/>
              </w:numPr>
              <w:contextualSpacing/>
              <w:rPr>
                <w:rFonts w:ascii="Arial" w:hAnsi="Arial" w:cs="Arial"/>
                <w:szCs w:val="18"/>
              </w:rPr>
            </w:pPr>
            <w:r w:rsidRPr="00895C58">
              <w:rPr>
                <w:rFonts w:ascii="Arial" w:hAnsi="Arial" w:cs="Arial"/>
                <w:szCs w:val="18"/>
              </w:rPr>
              <w:t>Ninguno –. Cuando el termino genérico de tipo de vialidad no corresponde al dominio de valores establecido en esta Norma, el término deberá formar parte del nombre de la vialidad.</w:t>
            </w:r>
          </w:p>
          <w:p w14:paraId="060CF191" w14:textId="3663F30A" w:rsidR="00895C58" w:rsidRPr="003E1207" w:rsidRDefault="00895C58" w:rsidP="00895C58">
            <w:pPr>
              <w:pStyle w:val="Prrafodelista"/>
              <w:numPr>
                <w:ilvl w:val="0"/>
                <w:numId w:val="21"/>
              </w:numPr>
              <w:spacing w:after="0" w:line="240" w:lineRule="auto"/>
              <w:contextualSpacing/>
              <w:rPr>
                <w:rFonts w:ascii="Arial" w:hAnsi="Arial" w:cs="Arial"/>
                <w:szCs w:val="18"/>
              </w:rPr>
            </w:pPr>
            <w:r w:rsidRPr="00895C58">
              <w:rPr>
                <w:rFonts w:ascii="Arial" w:hAnsi="Arial" w:cs="Arial"/>
                <w:szCs w:val="18"/>
              </w:rPr>
              <w:t>Nulo- en ausencia o desconocimiento del dato.</w:t>
            </w:r>
          </w:p>
          <w:p w14:paraId="55BD1B98" w14:textId="16AC55CD" w:rsidR="005358A6" w:rsidRPr="003E1207" w:rsidRDefault="005358A6" w:rsidP="003E1207">
            <w:pPr>
              <w:contextualSpacing/>
              <w:rPr>
                <w:rFonts w:ascii="Arial" w:hAnsi="Arial" w:cs="Arial"/>
                <w:szCs w:val="18"/>
              </w:rPr>
            </w:pPr>
            <w:r w:rsidRPr="003E1207">
              <w:rPr>
                <w:rFonts w:ascii="Arial" w:hAnsi="Arial" w:cs="Arial"/>
                <w:szCs w:val="18"/>
              </w:rPr>
              <w:t xml:space="preserve"> </w:t>
            </w:r>
          </w:p>
        </w:tc>
      </w:tr>
    </w:tbl>
    <w:p w14:paraId="579FBAF8" w14:textId="77777777" w:rsidR="005358A6" w:rsidRDefault="005358A6" w:rsidP="005358A6">
      <w:pPr>
        <w:pStyle w:val="Piedepgina"/>
        <w:ind w:left="720" w:right="-193"/>
        <w:rPr>
          <w:rFonts w:ascii="Arial" w:hAnsi="Arial" w:cs="Arial"/>
          <w:b/>
          <w:bCs/>
          <w:sz w:val="18"/>
          <w:szCs w:val="18"/>
        </w:rPr>
      </w:pPr>
    </w:p>
    <w:p w14:paraId="2EADB305" w14:textId="77777777" w:rsidR="00576806" w:rsidRDefault="00576806" w:rsidP="005358A6">
      <w:pPr>
        <w:pStyle w:val="Piedepgina"/>
        <w:ind w:left="720" w:right="-193"/>
        <w:rPr>
          <w:rFonts w:ascii="Arial" w:hAnsi="Arial" w:cs="Arial"/>
          <w:b/>
          <w:bCs/>
          <w:sz w:val="18"/>
          <w:szCs w:val="18"/>
        </w:rPr>
      </w:pPr>
    </w:p>
    <w:p w14:paraId="2B6EEEF2" w14:textId="77777777" w:rsidR="00576806" w:rsidRPr="00F06879" w:rsidRDefault="0057680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5235"/>
        <w:gridCol w:w="1591"/>
        <w:gridCol w:w="1076"/>
        <w:gridCol w:w="1156"/>
      </w:tblGrid>
      <w:tr w:rsidR="005358A6" w:rsidRPr="00F06879" w14:paraId="6CD601CC" w14:textId="77777777" w:rsidTr="00E43029">
        <w:tc>
          <w:tcPr>
            <w:tcW w:w="2890" w:type="pct"/>
            <w:tcBorders>
              <w:top w:val="double" w:sz="4" w:space="0" w:color="auto"/>
              <w:left w:val="double" w:sz="4" w:space="0" w:color="auto"/>
              <w:bottom w:val="double" w:sz="4" w:space="0" w:color="auto"/>
            </w:tcBorders>
            <w:shd w:val="clear" w:color="auto" w:fill="D9D9D9" w:themeFill="background1" w:themeFillShade="D9"/>
          </w:tcPr>
          <w:p w14:paraId="25D4A166" w14:textId="1B2A57D3" w:rsidR="005358A6" w:rsidRPr="00F06879" w:rsidRDefault="005358A6" w:rsidP="00576806">
            <w:pPr>
              <w:pStyle w:val="Prrafodelista"/>
              <w:numPr>
                <w:ilvl w:val="0"/>
                <w:numId w:val="37"/>
              </w:numPr>
              <w:spacing w:after="0" w:line="240" w:lineRule="auto"/>
              <w:ind w:left="21" w:firstLine="10"/>
              <w:contextualSpacing/>
              <w:rPr>
                <w:rFonts w:ascii="Arial" w:hAnsi="Arial" w:cs="Arial"/>
                <w:b/>
                <w:bCs/>
                <w:szCs w:val="18"/>
              </w:rPr>
            </w:pPr>
            <w:r w:rsidRPr="00F06879">
              <w:rPr>
                <w:rFonts w:ascii="Arial" w:hAnsi="Arial" w:cs="Arial"/>
                <w:b/>
                <w:bCs/>
                <w:szCs w:val="18"/>
              </w:rPr>
              <w:lastRenderedPageBreak/>
              <w:t xml:space="preserve">NOMBRE DE LA VIALIDAD POSTERIOR </w:t>
            </w:r>
          </w:p>
        </w:tc>
        <w:tc>
          <w:tcPr>
            <w:tcW w:w="2110" w:type="pct"/>
            <w:gridSpan w:val="3"/>
            <w:tcBorders>
              <w:top w:val="double" w:sz="4" w:space="0" w:color="auto"/>
              <w:right w:val="double" w:sz="4" w:space="0" w:color="auto"/>
            </w:tcBorders>
            <w:shd w:val="clear" w:color="auto" w:fill="D9D9D9" w:themeFill="background1" w:themeFillShade="D9"/>
          </w:tcPr>
          <w:p w14:paraId="69408FB5"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2CCFE473" w14:textId="77777777" w:rsidTr="003A3CF5">
        <w:tc>
          <w:tcPr>
            <w:tcW w:w="2890" w:type="pct"/>
            <w:vMerge w:val="restart"/>
            <w:tcBorders>
              <w:top w:val="double" w:sz="4" w:space="0" w:color="auto"/>
              <w:left w:val="double" w:sz="4" w:space="0" w:color="auto"/>
              <w:right w:val="double" w:sz="4" w:space="0" w:color="auto"/>
            </w:tcBorders>
          </w:tcPr>
          <w:p w14:paraId="690FD04A" w14:textId="20779934" w:rsidR="005358A6" w:rsidRPr="00F06879" w:rsidRDefault="005358A6" w:rsidP="005358A6">
            <w:pPr>
              <w:jc w:val="both"/>
              <w:rPr>
                <w:rFonts w:ascii="Arial" w:hAnsi="Arial" w:cs="Arial"/>
                <w:sz w:val="18"/>
                <w:szCs w:val="18"/>
              </w:rPr>
            </w:pPr>
            <w:r w:rsidRPr="00F06879">
              <w:rPr>
                <w:rFonts w:ascii="Arial" w:hAnsi="Arial" w:cs="Arial"/>
                <w:sz w:val="18"/>
                <w:szCs w:val="18"/>
              </w:rPr>
              <w:t xml:space="preserve">Nombre de la vialidad que se encuentra en la parte posterior de aquellas que se ubica el </w:t>
            </w:r>
            <w:r w:rsidR="004672CF" w:rsidRPr="004672CF">
              <w:rPr>
                <w:rFonts w:ascii="Arial" w:hAnsi="Arial" w:cs="Arial"/>
                <w:sz w:val="18"/>
                <w:szCs w:val="18"/>
              </w:rPr>
              <w:t xml:space="preserve">Domicilio Geográfico </w:t>
            </w:r>
            <w:r w:rsidRPr="00F06879">
              <w:rPr>
                <w:rFonts w:ascii="Arial" w:hAnsi="Arial" w:cs="Arial"/>
                <w:sz w:val="18"/>
                <w:szCs w:val="18"/>
              </w:rPr>
              <w:t>de interés.</w:t>
            </w:r>
          </w:p>
        </w:tc>
        <w:tc>
          <w:tcPr>
            <w:tcW w:w="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1EB6975A"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594"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DD923D2"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E401E1B"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2D979675" w14:textId="77777777" w:rsidTr="003A3CF5">
        <w:tc>
          <w:tcPr>
            <w:tcW w:w="2890" w:type="pct"/>
            <w:vMerge/>
            <w:tcBorders>
              <w:left w:val="double" w:sz="4" w:space="0" w:color="auto"/>
              <w:bottom w:val="double" w:sz="4" w:space="0" w:color="auto"/>
              <w:right w:val="double" w:sz="4" w:space="0" w:color="auto"/>
            </w:tcBorders>
          </w:tcPr>
          <w:p w14:paraId="3E7BE652" w14:textId="77777777" w:rsidR="005358A6" w:rsidRPr="00F06879" w:rsidRDefault="005358A6" w:rsidP="005358A6">
            <w:pPr>
              <w:rPr>
                <w:rFonts w:ascii="Arial" w:hAnsi="Arial" w:cs="Arial"/>
                <w:sz w:val="18"/>
                <w:szCs w:val="18"/>
              </w:rPr>
            </w:pPr>
          </w:p>
        </w:tc>
        <w:tc>
          <w:tcPr>
            <w:tcW w:w="878" w:type="pct"/>
            <w:tcBorders>
              <w:top w:val="double" w:sz="4" w:space="0" w:color="auto"/>
              <w:left w:val="double" w:sz="4" w:space="0" w:color="auto"/>
              <w:bottom w:val="double" w:sz="4" w:space="0" w:color="auto"/>
              <w:right w:val="double" w:sz="4" w:space="0" w:color="auto"/>
            </w:tcBorders>
          </w:tcPr>
          <w:p w14:paraId="323FA9C3"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NOMREF3</w:t>
            </w:r>
          </w:p>
        </w:tc>
        <w:tc>
          <w:tcPr>
            <w:tcW w:w="594" w:type="pct"/>
            <w:tcBorders>
              <w:top w:val="double" w:sz="4" w:space="0" w:color="auto"/>
              <w:left w:val="double" w:sz="4" w:space="0" w:color="auto"/>
              <w:bottom w:val="double" w:sz="4" w:space="0" w:color="auto"/>
              <w:right w:val="double" w:sz="4" w:space="0" w:color="auto"/>
            </w:tcBorders>
          </w:tcPr>
          <w:p w14:paraId="4F606CBD"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37" w:type="pct"/>
            <w:tcBorders>
              <w:top w:val="double" w:sz="4" w:space="0" w:color="auto"/>
              <w:left w:val="double" w:sz="4" w:space="0" w:color="auto"/>
              <w:bottom w:val="double" w:sz="4" w:space="0" w:color="auto"/>
              <w:right w:val="double" w:sz="4" w:space="0" w:color="auto"/>
            </w:tcBorders>
          </w:tcPr>
          <w:p w14:paraId="413872C4"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255</w:t>
            </w:r>
          </w:p>
        </w:tc>
      </w:tr>
      <w:tr w:rsidR="005358A6" w:rsidRPr="00F06879" w14:paraId="134231E2"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2B73C465"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710C81AF"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6D8060BF" w14:textId="77777777" w:rsidR="005358A6" w:rsidRPr="00F06879" w:rsidRDefault="005358A6" w:rsidP="005358A6">
            <w:pPr>
              <w:rPr>
                <w:rFonts w:ascii="Arial" w:hAnsi="Arial" w:cs="Arial"/>
                <w:sz w:val="18"/>
                <w:szCs w:val="18"/>
              </w:rPr>
            </w:pPr>
            <w:r w:rsidRPr="00F06879">
              <w:rPr>
                <w:rFonts w:ascii="Arial" w:hAnsi="Arial" w:cs="Arial"/>
                <w:sz w:val="18"/>
                <w:szCs w:val="18"/>
              </w:rPr>
              <w:t>Indeterminado</w:t>
            </w:r>
          </w:p>
        </w:tc>
      </w:tr>
      <w:tr w:rsidR="005358A6" w:rsidRPr="00F06879" w14:paraId="5730C0FD" w14:textId="77777777" w:rsidTr="00576806">
        <w:trPr>
          <w:trHeight w:val="498"/>
        </w:trPr>
        <w:tc>
          <w:tcPr>
            <w:tcW w:w="5000" w:type="pct"/>
            <w:gridSpan w:val="4"/>
            <w:tcBorders>
              <w:top w:val="double" w:sz="4" w:space="0" w:color="auto"/>
              <w:left w:val="double" w:sz="4" w:space="0" w:color="auto"/>
              <w:bottom w:val="double" w:sz="4" w:space="0" w:color="auto"/>
              <w:right w:val="double" w:sz="4" w:space="0" w:color="auto"/>
            </w:tcBorders>
          </w:tcPr>
          <w:p w14:paraId="07D811FC"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0736AA52" w14:textId="12BF8BB1" w:rsidR="00144F8F" w:rsidRPr="00F06879" w:rsidRDefault="00144F8F" w:rsidP="00576806">
            <w:pPr>
              <w:pStyle w:val="Prrafodelista"/>
              <w:numPr>
                <w:ilvl w:val="0"/>
                <w:numId w:val="21"/>
              </w:numPr>
              <w:spacing w:after="0" w:line="240" w:lineRule="auto"/>
              <w:contextualSpacing/>
              <w:jc w:val="left"/>
              <w:rPr>
                <w:rFonts w:ascii="Arial" w:hAnsi="Arial" w:cs="Arial"/>
                <w:szCs w:val="18"/>
              </w:rPr>
            </w:pPr>
            <w:r>
              <w:rPr>
                <w:rFonts w:ascii="Arial" w:hAnsi="Arial" w:cs="Arial"/>
                <w:b/>
                <w:bCs/>
                <w:szCs w:val="18"/>
              </w:rPr>
              <w:t>Nulo</w:t>
            </w:r>
            <w:r w:rsidRPr="00576806">
              <w:rPr>
                <w:rFonts w:ascii="Arial" w:hAnsi="Arial" w:cs="Arial"/>
                <w:szCs w:val="18"/>
              </w:rPr>
              <w:t>-</w:t>
            </w:r>
            <w:r>
              <w:rPr>
                <w:rFonts w:ascii="Arial" w:hAnsi="Arial" w:cs="Arial"/>
                <w:szCs w:val="18"/>
              </w:rPr>
              <w:t xml:space="preserve"> en </w:t>
            </w:r>
            <w:r w:rsidR="00604E33">
              <w:rPr>
                <w:rFonts w:ascii="Arial" w:hAnsi="Arial" w:cs="Arial"/>
                <w:szCs w:val="18"/>
              </w:rPr>
              <w:t xml:space="preserve">ausencia o </w:t>
            </w:r>
            <w:r>
              <w:rPr>
                <w:rFonts w:ascii="Arial" w:hAnsi="Arial" w:cs="Arial"/>
                <w:szCs w:val="18"/>
              </w:rPr>
              <w:t>desconocimiento del dato</w:t>
            </w:r>
            <w:r w:rsidR="00604E33">
              <w:rPr>
                <w:rFonts w:ascii="Arial" w:hAnsi="Arial" w:cs="Arial"/>
                <w:szCs w:val="18"/>
              </w:rPr>
              <w:t>.</w:t>
            </w:r>
            <w:r>
              <w:rPr>
                <w:rFonts w:ascii="Arial" w:hAnsi="Arial" w:cs="Arial"/>
                <w:szCs w:val="18"/>
              </w:rPr>
              <w:t xml:space="preserve"> </w:t>
            </w:r>
          </w:p>
        </w:tc>
      </w:tr>
    </w:tbl>
    <w:p w14:paraId="04688268" w14:textId="77777777" w:rsidR="005358A6" w:rsidRPr="00F06879" w:rsidRDefault="005358A6" w:rsidP="005358A6">
      <w:pPr>
        <w:pStyle w:val="Piedepgina"/>
        <w:ind w:left="720" w:right="-193"/>
        <w:rPr>
          <w:rFonts w:ascii="Arial" w:hAnsi="Arial" w:cs="Arial"/>
          <w:b/>
          <w:bCs/>
          <w:sz w:val="18"/>
          <w:szCs w:val="18"/>
        </w:rPr>
      </w:pPr>
    </w:p>
    <w:tbl>
      <w:tblPr>
        <w:tblStyle w:val="Tablaconcuadrcula"/>
        <w:tblW w:w="5000" w:type="pct"/>
        <w:tblLook w:val="04A0" w:firstRow="1" w:lastRow="0" w:firstColumn="1" w:lastColumn="0" w:noHBand="0" w:noVBand="1"/>
      </w:tblPr>
      <w:tblGrid>
        <w:gridCol w:w="5213"/>
        <w:gridCol w:w="1617"/>
        <w:gridCol w:w="1072"/>
        <w:gridCol w:w="1156"/>
      </w:tblGrid>
      <w:tr w:rsidR="005358A6" w:rsidRPr="00F06879" w14:paraId="6F082AB3" w14:textId="77777777" w:rsidTr="0089018A">
        <w:tc>
          <w:tcPr>
            <w:tcW w:w="2878"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85F70C0" w14:textId="116439ED" w:rsidR="005358A6" w:rsidRPr="00F06879" w:rsidRDefault="005358A6" w:rsidP="00576806">
            <w:pPr>
              <w:pStyle w:val="Prrafodelista"/>
              <w:numPr>
                <w:ilvl w:val="0"/>
                <w:numId w:val="37"/>
              </w:numPr>
              <w:spacing w:after="0" w:line="240" w:lineRule="auto"/>
              <w:ind w:left="21" w:firstLine="10"/>
              <w:contextualSpacing/>
              <w:rPr>
                <w:rFonts w:ascii="Arial" w:hAnsi="Arial" w:cs="Arial"/>
                <w:b/>
                <w:bCs/>
                <w:szCs w:val="18"/>
              </w:rPr>
            </w:pPr>
            <w:r w:rsidRPr="00F06879">
              <w:rPr>
                <w:rFonts w:ascii="Arial" w:hAnsi="Arial" w:cs="Arial"/>
                <w:b/>
                <w:bCs/>
                <w:szCs w:val="18"/>
              </w:rPr>
              <w:t xml:space="preserve">DESCRIPCIÓN DE UBICACIÓN </w:t>
            </w:r>
          </w:p>
        </w:tc>
        <w:tc>
          <w:tcPr>
            <w:tcW w:w="2122" w:type="pct"/>
            <w:gridSpan w:val="3"/>
            <w:tcBorders>
              <w:top w:val="double" w:sz="4" w:space="0" w:color="auto"/>
              <w:left w:val="double" w:sz="4" w:space="0" w:color="auto"/>
              <w:right w:val="double" w:sz="4" w:space="0" w:color="auto"/>
            </w:tcBorders>
            <w:shd w:val="clear" w:color="auto" w:fill="D9D9D9" w:themeFill="background1" w:themeFillShade="D9"/>
          </w:tcPr>
          <w:p w14:paraId="40754C98"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ESPECIFICACIONES</w:t>
            </w:r>
          </w:p>
        </w:tc>
      </w:tr>
      <w:tr w:rsidR="005358A6" w:rsidRPr="00F06879" w14:paraId="3D73C804" w14:textId="77777777" w:rsidTr="0089018A">
        <w:tc>
          <w:tcPr>
            <w:tcW w:w="2878" w:type="pct"/>
            <w:vMerge w:val="restart"/>
            <w:tcBorders>
              <w:top w:val="double" w:sz="4" w:space="0" w:color="auto"/>
              <w:left w:val="double" w:sz="4" w:space="0" w:color="auto"/>
              <w:right w:val="double" w:sz="4" w:space="0" w:color="auto"/>
            </w:tcBorders>
          </w:tcPr>
          <w:p w14:paraId="275AF9CF" w14:textId="273D11B8" w:rsidR="005358A6" w:rsidRPr="00F06879" w:rsidRDefault="005358A6" w:rsidP="005358A6">
            <w:pPr>
              <w:jc w:val="both"/>
              <w:rPr>
                <w:rFonts w:ascii="Arial" w:hAnsi="Arial" w:cs="Arial"/>
                <w:sz w:val="18"/>
                <w:szCs w:val="18"/>
              </w:rPr>
            </w:pPr>
            <w:r w:rsidRPr="00F06879">
              <w:rPr>
                <w:rFonts w:ascii="Arial" w:hAnsi="Arial" w:cs="Arial"/>
                <w:sz w:val="18"/>
                <w:szCs w:val="18"/>
              </w:rPr>
              <w:t xml:space="preserve">Rasgos naturales o culturales (edificaciones) que aportan información del </w:t>
            </w:r>
            <w:r w:rsidR="004672CF" w:rsidRPr="004672CF">
              <w:rPr>
                <w:rFonts w:ascii="Arial" w:hAnsi="Arial" w:cs="Arial"/>
                <w:sz w:val="18"/>
                <w:szCs w:val="18"/>
              </w:rPr>
              <w:t xml:space="preserve">Domicilio Geográfico </w:t>
            </w:r>
            <w:r w:rsidRPr="00F06879">
              <w:rPr>
                <w:rFonts w:ascii="Arial" w:hAnsi="Arial" w:cs="Arial"/>
                <w:sz w:val="18"/>
                <w:szCs w:val="18"/>
              </w:rPr>
              <w:t>referido a un predio o inmueble, mismas que son fácilmente identificables.</w:t>
            </w:r>
          </w:p>
        </w:tc>
        <w:tc>
          <w:tcPr>
            <w:tcW w:w="893"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682E3983"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NOMBRE</w:t>
            </w:r>
          </w:p>
        </w:tc>
        <w:tc>
          <w:tcPr>
            <w:tcW w:w="592"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50614316"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TIPO</w:t>
            </w:r>
          </w:p>
        </w:tc>
        <w:tc>
          <w:tcPr>
            <w:tcW w:w="637" w:type="pct"/>
            <w:tcBorders>
              <w:top w:val="double" w:sz="4" w:space="0" w:color="auto"/>
              <w:left w:val="double" w:sz="4" w:space="0" w:color="auto"/>
              <w:bottom w:val="double" w:sz="4" w:space="0" w:color="auto"/>
              <w:right w:val="double" w:sz="4" w:space="0" w:color="auto"/>
            </w:tcBorders>
            <w:shd w:val="clear" w:color="auto" w:fill="D9D9D9" w:themeFill="background1" w:themeFillShade="D9"/>
          </w:tcPr>
          <w:p w14:paraId="3E577D6E"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LONGITUD</w:t>
            </w:r>
          </w:p>
        </w:tc>
      </w:tr>
      <w:tr w:rsidR="005358A6" w:rsidRPr="00F06879" w14:paraId="471A4A6F" w14:textId="77777777" w:rsidTr="0089018A">
        <w:tc>
          <w:tcPr>
            <w:tcW w:w="2878" w:type="pct"/>
            <w:vMerge/>
            <w:tcBorders>
              <w:left w:val="double" w:sz="4" w:space="0" w:color="auto"/>
              <w:bottom w:val="double" w:sz="4" w:space="0" w:color="auto"/>
              <w:right w:val="double" w:sz="4" w:space="0" w:color="auto"/>
            </w:tcBorders>
          </w:tcPr>
          <w:p w14:paraId="1DCD203D" w14:textId="77777777" w:rsidR="005358A6" w:rsidRPr="00F06879" w:rsidRDefault="005358A6" w:rsidP="005358A6">
            <w:pPr>
              <w:rPr>
                <w:rFonts w:ascii="Arial" w:hAnsi="Arial" w:cs="Arial"/>
                <w:sz w:val="18"/>
                <w:szCs w:val="18"/>
              </w:rPr>
            </w:pPr>
          </w:p>
        </w:tc>
        <w:tc>
          <w:tcPr>
            <w:tcW w:w="893" w:type="pct"/>
            <w:tcBorders>
              <w:top w:val="double" w:sz="4" w:space="0" w:color="auto"/>
              <w:left w:val="double" w:sz="4" w:space="0" w:color="auto"/>
              <w:bottom w:val="double" w:sz="4" w:space="0" w:color="auto"/>
              <w:right w:val="double" w:sz="4" w:space="0" w:color="auto"/>
            </w:tcBorders>
          </w:tcPr>
          <w:p w14:paraId="615A9561"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DESCRUBIC</w:t>
            </w:r>
          </w:p>
        </w:tc>
        <w:tc>
          <w:tcPr>
            <w:tcW w:w="592" w:type="pct"/>
            <w:tcBorders>
              <w:top w:val="double" w:sz="4" w:space="0" w:color="auto"/>
              <w:left w:val="double" w:sz="4" w:space="0" w:color="auto"/>
              <w:bottom w:val="double" w:sz="4" w:space="0" w:color="auto"/>
              <w:right w:val="double" w:sz="4" w:space="0" w:color="auto"/>
            </w:tcBorders>
          </w:tcPr>
          <w:p w14:paraId="6B21A68B"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TEXTO</w:t>
            </w:r>
          </w:p>
        </w:tc>
        <w:tc>
          <w:tcPr>
            <w:tcW w:w="637" w:type="pct"/>
            <w:tcBorders>
              <w:top w:val="double" w:sz="4" w:space="0" w:color="auto"/>
              <w:left w:val="double" w:sz="4" w:space="0" w:color="auto"/>
              <w:bottom w:val="double" w:sz="4" w:space="0" w:color="auto"/>
              <w:right w:val="double" w:sz="4" w:space="0" w:color="auto"/>
            </w:tcBorders>
          </w:tcPr>
          <w:p w14:paraId="04FF0974" w14:textId="77777777" w:rsidR="005358A6" w:rsidRPr="00F06879" w:rsidRDefault="005358A6" w:rsidP="005358A6">
            <w:pPr>
              <w:jc w:val="center"/>
              <w:rPr>
                <w:rFonts w:ascii="Arial" w:hAnsi="Arial" w:cs="Arial"/>
                <w:sz w:val="18"/>
                <w:szCs w:val="18"/>
              </w:rPr>
            </w:pPr>
            <w:r w:rsidRPr="00F06879">
              <w:rPr>
                <w:rFonts w:ascii="Arial" w:hAnsi="Arial" w:cs="Arial"/>
                <w:sz w:val="18"/>
                <w:szCs w:val="18"/>
              </w:rPr>
              <w:t>255</w:t>
            </w:r>
          </w:p>
        </w:tc>
      </w:tr>
      <w:tr w:rsidR="005358A6" w:rsidRPr="00F06879" w14:paraId="44E5008C" w14:textId="77777777" w:rsidTr="003A3CF5">
        <w:tc>
          <w:tcPr>
            <w:tcW w:w="5000" w:type="pct"/>
            <w:gridSpan w:val="4"/>
            <w:tcBorders>
              <w:left w:val="double" w:sz="4" w:space="0" w:color="auto"/>
              <w:bottom w:val="double" w:sz="4" w:space="0" w:color="auto"/>
              <w:right w:val="double" w:sz="4" w:space="0" w:color="auto"/>
            </w:tcBorders>
            <w:shd w:val="clear" w:color="auto" w:fill="D9D9D9" w:themeFill="background1" w:themeFillShade="D9"/>
          </w:tcPr>
          <w:p w14:paraId="56A64D01" w14:textId="77777777" w:rsidR="005358A6" w:rsidRPr="00F06879" w:rsidRDefault="005358A6" w:rsidP="005358A6">
            <w:pPr>
              <w:jc w:val="center"/>
              <w:rPr>
                <w:rFonts w:ascii="Arial" w:hAnsi="Arial" w:cs="Arial"/>
                <w:b/>
                <w:bCs/>
                <w:sz w:val="18"/>
                <w:szCs w:val="18"/>
              </w:rPr>
            </w:pPr>
            <w:r w:rsidRPr="00F06879">
              <w:rPr>
                <w:rFonts w:ascii="Arial" w:hAnsi="Arial" w:cs="Arial"/>
                <w:b/>
                <w:bCs/>
                <w:sz w:val="18"/>
                <w:szCs w:val="18"/>
              </w:rPr>
              <w:t>DOMINIO DE VALORES</w:t>
            </w:r>
          </w:p>
        </w:tc>
      </w:tr>
      <w:tr w:rsidR="005358A6" w:rsidRPr="00F06879" w14:paraId="225823FD" w14:textId="77777777" w:rsidTr="003A3CF5">
        <w:tc>
          <w:tcPr>
            <w:tcW w:w="5000" w:type="pct"/>
            <w:gridSpan w:val="4"/>
            <w:tcBorders>
              <w:top w:val="double" w:sz="4" w:space="0" w:color="auto"/>
              <w:left w:val="double" w:sz="4" w:space="0" w:color="auto"/>
              <w:bottom w:val="double" w:sz="4" w:space="0" w:color="auto"/>
              <w:right w:val="double" w:sz="4" w:space="0" w:color="auto"/>
            </w:tcBorders>
          </w:tcPr>
          <w:p w14:paraId="2052C4E4" w14:textId="77777777" w:rsidR="005358A6" w:rsidRPr="00F06879" w:rsidRDefault="005358A6" w:rsidP="005358A6">
            <w:pPr>
              <w:rPr>
                <w:rFonts w:ascii="Arial" w:hAnsi="Arial" w:cs="Arial"/>
                <w:sz w:val="18"/>
                <w:szCs w:val="18"/>
              </w:rPr>
            </w:pPr>
            <w:r w:rsidRPr="00F06879">
              <w:rPr>
                <w:rFonts w:ascii="Arial" w:hAnsi="Arial" w:cs="Arial"/>
                <w:sz w:val="18"/>
                <w:szCs w:val="18"/>
              </w:rPr>
              <w:t>Indeterminado</w:t>
            </w:r>
          </w:p>
        </w:tc>
      </w:tr>
      <w:tr w:rsidR="005358A6" w:rsidRPr="00F06879" w14:paraId="18D676FB" w14:textId="77777777" w:rsidTr="00576806">
        <w:trPr>
          <w:trHeight w:val="500"/>
        </w:trPr>
        <w:tc>
          <w:tcPr>
            <w:tcW w:w="5000" w:type="pct"/>
            <w:gridSpan w:val="4"/>
            <w:tcBorders>
              <w:top w:val="double" w:sz="4" w:space="0" w:color="auto"/>
              <w:left w:val="double" w:sz="4" w:space="0" w:color="auto"/>
              <w:bottom w:val="double" w:sz="4" w:space="0" w:color="auto"/>
              <w:right w:val="double" w:sz="4" w:space="0" w:color="auto"/>
            </w:tcBorders>
          </w:tcPr>
          <w:p w14:paraId="2A696D7D" w14:textId="77777777" w:rsidR="005358A6" w:rsidRPr="00F06879" w:rsidRDefault="005358A6" w:rsidP="005358A6">
            <w:pPr>
              <w:rPr>
                <w:rFonts w:ascii="Arial" w:hAnsi="Arial" w:cs="Arial"/>
                <w:sz w:val="18"/>
                <w:szCs w:val="18"/>
              </w:rPr>
            </w:pPr>
            <w:r w:rsidRPr="00F06879">
              <w:rPr>
                <w:rFonts w:ascii="Arial" w:hAnsi="Arial" w:cs="Arial"/>
                <w:b/>
                <w:bCs/>
                <w:sz w:val="18"/>
                <w:szCs w:val="18"/>
              </w:rPr>
              <w:t>RESTRICCIONES</w:t>
            </w:r>
            <w:r w:rsidRPr="00F06879">
              <w:rPr>
                <w:rFonts w:ascii="Arial" w:hAnsi="Arial" w:cs="Arial"/>
                <w:sz w:val="18"/>
                <w:szCs w:val="18"/>
              </w:rPr>
              <w:t>:</w:t>
            </w:r>
          </w:p>
          <w:p w14:paraId="299A2050" w14:textId="21E53DCA" w:rsidR="00604E33" w:rsidRPr="00F06879" w:rsidRDefault="00604E33" w:rsidP="00576806">
            <w:pPr>
              <w:pStyle w:val="Prrafodelista"/>
              <w:numPr>
                <w:ilvl w:val="0"/>
                <w:numId w:val="21"/>
              </w:numPr>
              <w:spacing w:after="0" w:line="240" w:lineRule="auto"/>
              <w:contextualSpacing/>
              <w:jc w:val="left"/>
              <w:rPr>
                <w:rFonts w:ascii="Arial" w:hAnsi="Arial" w:cs="Arial"/>
                <w:szCs w:val="18"/>
              </w:rPr>
            </w:pPr>
            <w:r>
              <w:rPr>
                <w:rFonts w:ascii="Arial" w:hAnsi="Arial" w:cs="Arial"/>
                <w:b/>
                <w:bCs/>
                <w:szCs w:val="18"/>
              </w:rPr>
              <w:t>Nulo</w:t>
            </w:r>
            <w:r w:rsidRPr="005D30D1">
              <w:rPr>
                <w:rFonts w:ascii="Arial" w:hAnsi="Arial" w:cs="Arial"/>
                <w:szCs w:val="18"/>
              </w:rPr>
              <w:t>-</w:t>
            </w:r>
            <w:r>
              <w:rPr>
                <w:rFonts w:ascii="Arial" w:hAnsi="Arial" w:cs="Arial"/>
                <w:szCs w:val="18"/>
              </w:rPr>
              <w:t xml:space="preserve"> en ausencia o desconocimiento del dato.</w:t>
            </w:r>
          </w:p>
        </w:tc>
      </w:tr>
    </w:tbl>
    <w:p w14:paraId="769F2D75" w14:textId="77777777" w:rsidR="005358A6" w:rsidRPr="00F06879" w:rsidRDefault="005358A6" w:rsidP="005358A6">
      <w:pPr>
        <w:pStyle w:val="Piedepgina"/>
        <w:ind w:left="720" w:right="-193"/>
        <w:rPr>
          <w:rFonts w:ascii="Arial" w:hAnsi="Arial" w:cs="Arial"/>
          <w:b/>
          <w:bCs/>
          <w:sz w:val="18"/>
          <w:szCs w:val="18"/>
        </w:rPr>
      </w:pPr>
    </w:p>
    <w:p w14:paraId="015670AE" w14:textId="7F5F4A3C" w:rsidR="005358A6" w:rsidRDefault="005358A6" w:rsidP="00F9441D">
      <w:pPr>
        <w:rPr>
          <w:rFonts w:ascii="Arial" w:eastAsia="Calibri" w:hAnsi="Arial" w:cs="Arial"/>
          <w:b/>
          <w:bCs/>
          <w:sz w:val="32"/>
          <w:szCs w:val="32"/>
          <w:lang w:eastAsia="en-US"/>
        </w:rPr>
      </w:pPr>
    </w:p>
    <w:sectPr w:rsidR="005358A6" w:rsidSect="008B36F8">
      <w:headerReference w:type="even" r:id="rId16"/>
      <w:headerReference w:type="default" r:id="rId17"/>
      <w:pgSz w:w="12240" w:h="15840" w:code="1"/>
      <w:pgMar w:top="2269" w:right="1699" w:bottom="1296" w:left="1699" w:header="706" w:footer="706" w:gutter="0"/>
      <w:pgNumType w:start="24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61F49" w14:textId="77777777" w:rsidR="00F73D30" w:rsidRDefault="00F73D30">
      <w:r>
        <w:separator/>
      </w:r>
    </w:p>
  </w:endnote>
  <w:endnote w:type="continuationSeparator" w:id="0">
    <w:p w14:paraId="41AB552F" w14:textId="77777777" w:rsidR="00F73D30" w:rsidRDefault="00F73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Palacio (WN)">
    <w:altName w:val="Calibri"/>
    <w:panose1 w:val="00000000000000000000"/>
    <w:charset w:val="00"/>
    <w:family w:val="roman"/>
    <w:notTrueType/>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Aal">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30110" w14:textId="77777777" w:rsidR="00F73D30" w:rsidRDefault="00F73D30">
      <w:r>
        <w:separator/>
      </w:r>
    </w:p>
  </w:footnote>
  <w:footnote w:type="continuationSeparator" w:id="0">
    <w:p w14:paraId="7CAEC6AA" w14:textId="77777777" w:rsidR="00F73D30" w:rsidRDefault="00F73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1715B" w14:textId="23216090" w:rsidR="00113FDC" w:rsidRDefault="00113FDC" w:rsidP="00B1509A">
    <w:pPr>
      <w:rPr>
        <w:sz w:val="18"/>
        <w:szCs w:val="18"/>
      </w:rPr>
    </w:pPr>
    <w:r w:rsidRPr="009E070F">
      <w:rPr>
        <w:noProof/>
        <w:lang w:val="es-MX" w:eastAsia="es-MX"/>
      </w:rPr>
      <w:drawing>
        <wp:anchor distT="0" distB="0" distL="114300" distR="114300" simplePos="0" relativeHeight="251659264" behindDoc="1" locked="0" layoutInCell="1" allowOverlap="1" wp14:anchorId="7544D87C" wp14:editId="49C3EF4B">
          <wp:simplePos x="0" y="0"/>
          <wp:positionH relativeFrom="column">
            <wp:posOffset>0</wp:posOffset>
          </wp:positionH>
          <wp:positionV relativeFrom="paragraph">
            <wp:posOffset>-40005</wp:posOffset>
          </wp:positionV>
          <wp:extent cx="1271270" cy="914400"/>
          <wp:effectExtent l="0" t="0" r="5080" b="0"/>
          <wp:wrapSquare wrapText="bothSides"/>
          <wp:docPr id="1614401409" name="Imagen 1614401409" descr="ESCUD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_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1270" cy="914400"/>
                  </a:xfrm>
                  <a:prstGeom prst="rect">
                    <a:avLst/>
                  </a:prstGeom>
                  <a:noFill/>
                </pic:spPr>
              </pic:pic>
            </a:graphicData>
          </a:graphic>
        </wp:anchor>
      </w:drawing>
    </w:r>
  </w:p>
  <w:p w14:paraId="27EF7E97" w14:textId="77777777" w:rsidR="00113FDC" w:rsidRDefault="00113FDC" w:rsidP="002568D7">
    <w:pPr>
      <w:pStyle w:val="CABEZA"/>
      <w:rPr>
        <w:rFonts w:ascii="Arial" w:hAnsi="Arial"/>
        <w:sz w:val="18"/>
        <w:szCs w:val="18"/>
      </w:rPr>
    </w:pPr>
  </w:p>
  <w:p w14:paraId="19F8DEDE" w14:textId="77777777" w:rsidR="00113FDC" w:rsidRDefault="00113FDC" w:rsidP="002568D7">
    <w:pPr>
      <w:pStyle w:val="CABEZA"/>
      <w:rPr>
        <w:rFonts w:ascii="Arial" w:hAnsi="Arial"/>
        <w:sz w:val="18"/>
        <w:szCs w:val="18"/>
      </w:rPr>
    </w:pPr>
  </w:p>
  <w:p w14:paraId="4ED78B93" w14:textId="77777777" w:rsidR="00113FDC" w:rsidRDefault="00113FDC" w:rsidP="002568D7">
    <w:pPr>
      <w:pStyle w:val="CABEZA"/>
      <w:rPr>
        <w:rFonts w:ascii="Arial" w:hAnsi="Arial"/>
        <w:sz w:val="18"/>
        <w:szCs w:val="18"/>
      </w:rPr>
    </w:pPr>
  </w:p>
  <w:p w14:paraId="3810734E" w14:textId="77777777" w:rsidR="00113FDC" w:rsidRDefault="00113FDC" w:rsidP="002568D7">
    <w:pPr>
      <w:pStyle w:val="CABEZA"/>
      <w:rPr>
        <w:rFonts w:ascii="Arial" w:hAnsi="Arial"/>
        <w:sz w:val="18"/>
        <w:szCs w:val="18"/>
      </w:rPr>
    </w:pPr>
  </w:p>
  <w:p w14:paraId="400FA1BD" w14:textId="118BB7A2" w:rsidR="00113FDC" w:rsidRPr="00B1509A" w:rsidRDefault="00113FDC" w:rsidP="002568D7">
    <w:pPr>
      <w:pStyle w:val="CABEZA"/>
      <w:rPr>
        <w:rFonts w:ascii="Arial" w:hAnsi="Arial"/>
        <w:sz w:val="18"/>
        <w:szCs w:val="18"/>
      </w:rPr>
    </w:pPr>
    <w:r w:rsidRPr="00B1509A">
      <w:rPr>
        <w:rFonts w:ascii="Arial" w:hAnsi="Arial"/>
        <w:sz w:val="18"/>
        <w:szCs w:val="18"/>
      </w:rPr>
      <w:t>INSTITUTO NACIONAL DE ESTADISTICA Y GEOGRAFIA</w:t>
    </w:r>
  </w:p>
  <w:p w14:paraId="5856F62B" w14:textId="7AA8032D" w:rsidR="00113FDC" w:rsidRPr="00161A39" w:rsidRDefault="00113FDC" w:rsidP="00B1509A">
    <w:pPr>
      <w:pStyle w:val="Prrafodelist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729C2" w14:textId="77777777" w:rsidR="00113FDC" w:rsidRPr="00BB605A" w:rsidRDefault="00113FDC" w:rsidP="00161A39">
    <w:pPr>
      <w:pStyle w:val="Fechas"/>
    </w:pPr>
    <w:r w:rsidRPr="00BB605A">
      <w:tab/>
      <w:t>DIARIO OFICIAL</w:t>
    </w:r>
    <w:r w:rsidRPr="00BB605A">
      <w:tab/>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3.3pt;height:13.3pt;visibility:visible" o:bullet="t">
        <v:imagedata r:id="rId1" o:title=""/>
      </v:shape>
    </w:pict>
  </w:numPicBullet>
  <w:abstractNum w:abstractNumId="0" w15:restartNumberingAfterBreak="0">
    <w:nsid w:val="02940D5A"/>
    <w:multiLevelType w:val="hybridMultilevel"/>
    <w:tmpl w:val="F7E014C0"/>
    <w:lvl w:ilvl="0" w:tplc="81341DE0">
      <w:start w:val="1"/>
      <w:numFmt w:val="decimal"/>
      <w:lvlText w:val="%1."/>
      <w:lvlJc w:val="left"/>
      <w:pPr>
        <w:ind w:left="2061" w:hanging="360"/>
      </w:pPr>
      <w:rPr>
        <w:rFonts w:ascii="Arial" w:hAnsi="Arial" w:cs="Arial" w:hint="default"/>
        <w:b/>
        <w:sz w:val="18"/>
      </w:rPr>
    </w:lvl>
    <w:lvl w:ilvl="1" w:tplc="080A0019" w:tentative="1">
      <w:start w:val="1"/>
      <w:numFmt w:val="lowerLetter"/>
      <w:lvlText w:val="%2."/>
      <w:lvlJc w:val="left"/>
      <w:pPr>
        <w:ind w:left="1144" w:hanging="360"/>
      </w:pPr>
    </w:lvl>
    <w:lvl w:ilvl="2" w:tplc="080A001B" w:tentative="1">
      <w:start w:val="1"/>
      <w:numFmt w:val="lowerRoman"/>
      <w:lvlText w:val="%3."/>
      <w:lvlJc w:val="right"/>
      <w:pPr>
        <w:ind w:left="1864" w:hanging="180"/>
      </w:pPr>
    </w:lvl>
    <w:lvl w:ilvl="3" w:tplc="080A000F" w:tentative="1">
      <w:start w:val="1"/>
      <w:numFmt w:val="decimal"/>
      <w:lvlText w:val="%4."/>
      <w:lvlJc w:val="left"/>
      <w:pPr>
        <w:ind w:left="2584" w:hanging="360"/>
      </w:pPr>
    </w:lvl>
    <w:lvl w:ilvl="4" w:tplc="080A0019" w:tentative="1">
      <w:start w:val="1"/>
      <w:numFmt w:val="lowerLetter"/>
      <w:lvlText w:val="%5."/>
      <w:lvlJc w:val="left"/>
      <w:pPr>
        <w:ind w:left="3304" w:hanging="360"/>
      </w:pPr>
    </w:lvl>
    <w:lvl w:ilvl="5" w:tplc="080A001B" w:tentative="1">
      <w:start w:val="1"/>
      <w:numFmt w:val="lowerRoman"/>
      <w:lvlText w:val="%6."/>
      <w:lvlJc w:val="right"/>
      <w:pPr>
        <w:ind w:left="4024" w:hanging="180"/>
      </w:pPr>
    </w:lvl>
    <w:lvl w:ilvl="6" w:tplc="080A000F" w:tentative="1">
      <w:start w:val="1"/>
      <w:numFmt w:val="decimal"/>
      <w:lvlText w:val="%7."/>
      <w:lvlJc w:val="left"/>
      <w:pPr>
        <w:ind w:left="4744" w:hanging="360"/>
      </w:pPr>
    </w:lvl>
    <w:lvl w:ilvl="7" w:tplc="080A0019" w:tentative="1">
      <w:start w:val="1"/>
      <w:numFmt w:val="lowerLetter"/>
      <w:lvlText w:val="%8."/>
      <w:lvlJc w:val="left"/>
      <w:pPr>
        <w:ind w:left="5464" w:hanging="360"/>
      </w:pPr>
    </w:lvl>
    <w:lvl w:ilvl="8" w:tplc="080A001B" w:tentative="1">
      <w:start w:val="1"/>
      <w:numFmt w:val="lowerRoman"/>
      <w:lvlText w:val="%9."/>
      <w:lvlJc w:val="right"/>
      <w:pPr>
        <w:ind w:left="6184" w:hanging="180"/>
      </w:pPr>
    </w:lvl>
  </w:abstractNum>
  <w:abstractNum w:abstractNumId="1" w15:restartNumberingAfterBreak="0">
    <w:nsid w:val="07637FC6"/>
    <w:multiLevelType w:val="hybridMultilevel"/>
    <w:tmpl w:val="3BE05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425BC1"/>
    <w:multiLevelType w:val="hybridMultilevel"/>
    <w:tmpl w:val="B178CD66"/>
    <w:lvl w:ilvl="0" w:tplc="0B82F3C6">
      <w:start w:val="1"/>
      <w:numFmt w:val="decimal"/>
      <w:lvlText w:val="%1."/>
      <w:lvlJc w:val="left"/>
      <w:pPr>
        <w:ind w:left="218" w:hanging="360"/>
      </w:pPr>
      <w:rPr>
        <w:rFonts w:hint="default"/>
      </w:rPr>
    </w:lvl>
    <w:lvl w:ilvl="1" w:tplc="080A0019" w:tentative="1">
      <w:start w:val="1"/>
      <w:numFmt w:val="lowerLetter"/>
      <w:lvlText w:val="%2."/>
      <w:lvlJc w:val="left"/>
      <w:pPr>
        <w:ind w:left="938" w:hanging="360"/>
      </w:pPr>
    </w:lvl>
    <w:lvl w:ilvl="2" w:tplc="080A001B" w:tentative="1">
      <w:start w:val="1"/>
      <w:numFmt w:val="lowerRoman"/>
      <w:lvlText w:val="%3."/>
      <w:lvlJc w:val="right"/>
      <w:pPr>
        <w:ind w:left="1658" w:hanging="180"/>
      </w:pPr>
    </w:lvl>
    <w:lvl w:ilvl="3" w:tplc="080A000F" w:tentative="1">
      <w:start w:val="1"/>
      <w:numFmt w:val="decimal"/>
      <w:lvlText w:val="%4."/>
      <w:lvlJc w:val="left"/>
      <w:pPr>
        <w:ind w:left="2378" w:hanging="360"/>
      </w:pPr>
    </w:lvl>
    <w:lvl w:ilvl="4" w:tplc="080A0019" w:tentative="1">
      <w:start w:val="1"/>
      <w:numFmt w:val="lowerLetter"/>
      <w:lvlText w:val="%5."/>
      <w:lvlJc w:val="left"/>
      <w:pPr>
        <w:ind w:left="3098" w:hanging="360"/>
      </w:pPr>
    </w:lvl>
    <w:lvl w:ilvl="5" w:tplc="080A001B" w:tentative="1">
      <w:start w:val="1"/>
      <w:numFmt w:val="lowerRoman"/>
      <w:lvlText w:val="%6."/>
      <w:lvlJc w:val="right"/>
      <w:pPr>
        <w:ind w:left="3818" w:hanging="180"/>
      </w:pPr>
    </w:lvl>
    <w:lvl w:ilvl="6" w:tplc="080A000F" w:tentative="1">
      <w:start w:val="1"/>
      <w:numFmt w:val="decimal"/>
      <w:lvlText w:val="%7."/>
      <w:lvlJc w:val="left"/>
      <w:pPr>
        <w:ind w:left="4538" w:hanging="360"/>
      </w:pPr>
    </w:lvl>
    <w:lvl w:ilvl="7" w:tplc="080A0019" w:tentative="1">
      <w:start w:val="1"/>
      <w:numFmt w:val="lowerLetter"/>
      <w:lvlText w:val="%8."/>
      <w:lvlJc w:val="left"/>
      <w:pPr>
        <w:ind w:left="5258" w:hanging="360"/>
      </w:pPr>
    </w:lvl>
    <w:lvl w:ilvl="8" w:tplc="080A001B" w:tentative="1">
      <w:start w:val="1"/>
      <w:numFmt w:val="lowerRoman"/>
      <w:lvlText w:val="%9."/>
      <w:lvlJc w:val="right"/>
      <w:pPr>
        <w:ind w:left="5978" w:hanging="180"/>
      </w:pPr>
    </w:lvl>
  </w:abstractNum>
  <w:abstractNum w:abstractNumId="3" w15:restartNumberingAfterBreak="0">
    <w:nsid w:val="0FF56769"/>
    <w:multiLevelType w:val="hybridMultilevel"/>
    <w:tmpl w:val="E0CA2364"/>
    <w:lvl w:ilvl="0" w:tplc="195AE28E">
      <w:start w:val="1"/>
      <w:numFmt w:val="decimal"/>
      <w:lvlText w:val="%1."/>
      <w:lvlJc w:val="left"/>
      <w:pPr>
        <w:ind w:left="644" w:hanging="360"/>
      </w:pPr>
      <w:rPr>
        <w:rFonts w:ascii="Arial" w:hAnsi="Arial" w:cs="Arial"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1F23CC"/>
    <w:multiLevelType w:val="hybridMultilevel"/>
    <w:tmpl w:val="1DF0D882"/>
    <w:lvl w:ilvl="0" w:tplc="8014DFB2">
      <w:start w:val="1"/>
      <w:numFmt w:val="decimal"/>
      <w:lvlText w:val="%1."/>
      <w:lvlJc w:val="left"/>
      <w:pPr>
        <w:ind w:left="720" w:hanging="360"/>
      </w:pPr>
      <w:rPr>
        <w:rFonts w:ascii="Arial" w:eastAsia="Times New Roman" w:hAnsi="Arial" w:cs="Arial"/>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05360C8"/>
    <w:multiLevelType w:val="hybridMultilevel"/>
    <w:tmpl w:val="F8B279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8B0104"/>
    <w:multiLevelType w:val="hybridMultilevel"/>
    <w:tmpl w:val="AAEA7E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492305"/>
    <w:multiLevelType w:val="hybridMultilevel"/>
    <w:tmpl w:val="63AA0C80"/>
    <w:lvl w:ilvl="0" w:tplc="3CD6291C">
      <w:start w:val="1"/>
      <w:numFmt w:val="decimal"/>
      <w:lvlText w:val="%1."/>
      <w:lvlJc w:val="left"/>
      <w:pPr>
        <w:ind w:left="704" w:hanging="360"/>
      </w:pPr>
      <w:rPr>
        <w:rFonts w:hint="default"/>
      </w:rPr>
    </w:lvl>
    <w:lvl w:ilvl="1" w:tplc="080A0019" w:tentative="1">
      <w:start w:val="1"/>
      <w:numFmt w:val="lowerLetter"/>
      <w:lvlText w:val="%2."/>
      <w:lvlJc w:val="left"/>
      <w:pPr>
        <w:ind w:left="1424" w:hanging="360"/>
      </w:pPr>
    </w:lvl>
    <w:lvl w:ilvl="2" w:tplc="080A001B" w:tentative="1">
      <w:start w:val="1"/>
      <w:numFmt w:val="lowerRoman"/>
      <w:lvlText w:val="%3."/>
      <w:lvlJc w:val="right"/>
      <w:pPr>
        <w:ind w:left="2144" w:hanging="180"/>
      </w:pPr>
    </w:lvl>
    <w:lvl w:ilvl="3" w:tplc="080A000F" w:tentative="1">
      <w:start w:val="1"/>
      <w:numFmt w:val="decimal"/>
      <w:lvlText w:val="%4."/>
      <w:lvlJc w:val="left"/>
      <w:pPr>
        <w:ind w:left="2864" w:hanging="360"/>
      </w:pPr>
    </w:lvl>
    <w:lvl w:ilvl="4" w:tplc="080A0019" w:tentative="1">
      <w:start w:val="1"/>
      <w:numFmt w:val="lowerLetter"/>
      <w:lvlText w:val="%5."/>
      <w:lvlJc w:val="left"/>
      <w:pPr>
        <w:ind w:left="3584" w:hanging="360"/>
      </w:pPr>
    </w:lvl>
    <w:lvl w:ilvl="5" w:tplc="080A001B" w:tentative="1">
      <w:start w:val="1"/>
      <w:numFmt w:val="lowerRoman"/>
      <w:lvlText w:val="%6."/>
      <w:lvlJc w:val="right"/>
      <w:pPr>
        <w:ind w:left="4304" w:hanging="180"/>
      </w:pPr>
    </w:lvl>
    <w:lvl w:ilvl="6" w:tplc="080A000F" w:tentative="1">
      <w:start w:val="1"/>
      <w:numFmt w:val="decimal"/>
      <w:lvlText w:val="%7."/>
      <w:lvlJc w:val="left"/>
      <w:pPr>
        <w:ind w:left="5024" w:hanging="360"/>
      </w:pPr>
    </w:lvl>
    <w:lvl w:ilvl="7" w:tplc="080A0019" w:tentative="1">
      <w:start w:val="1"/>
      <w:numFmt w:val="lowerLetter"/>
      <w:lvlText w:val="%8."/>
      <w:lvlJc w:val="left"/>
      <w:pPr>
        <w:ind w:left="5744" w:hanging="360"/>
      </w:pPr>
    </w:lvl>
    <w:lvl w:ilvl="8" w:tplc="080A001B" w:tentative="1">
      <w:start w:val="1"/>
      <w:numFmt w:val="lowerRoman"/>
      <w:lvlText w:val="%9."/>
      <w:lvlJc w:val="right"/>
      <w:pPr>
        <w:ind w:left="6464" w:hanging="180"/>
      </w:pPr>
    </w:lvl>
  </w:abstractNum>
  <w:abstractNum w:abstractNumId="8" w15:restartNumberingAfterBreak="0">
    <w:nsid w:val="167A05FE"/>
    <w:multiLevelType w:val="hybridMultilevel"/>
    <w:tmpl w:val="D34CBA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9046E82"/>
    <w:multiLevelType w:val="hybridMultilevel"/>
    <w:tmpl w:val="A7804C7A"/>
    <w:lvl w:ilvl="0" w:tplc="080A0001">
      <w:start w:val="1"/>
      <w:numFmt w:val="bullet"/>
      <w:lvlText w:val=""/>
      <w:lvlJc w:val="left"/>
      <w:pPr>
        <w:ind w:left="1176" w:hanging="360"/>
      </w:pPr>
      <w:rPr>
        <w:rFonts w:ascii="Symbol" w:hAnsi="Symbol" w:hint="default"/>
      </w:rPr>
    </w:lvl>
    <w:lvl w:ilvl="1" w:tplc="080A0003" w:tentative="1">
      <w:start w:val="1"/>
      <w:numFmt w:val="bullet"/>
      <w:lvlText w:val="o"/>
      <w:lvlJc w:val="left"/>
      <w:pPr>
        <w:ind w:left="1896" w:hanging="360"/>
      </w:pPr>
      <w:rPr>
        <w:rFonts w:ascii="Courier New" w:hAnsi="Courier New" w:cs="Courier New" w:hint="default"/>
      </w:rPr>
    </w:lvl>
    <w:lvl w:ilvl="2" w:tplc="080A0005" w:tentative="1">
      <w:start w:val="1"/>
      <w:numFmt w:val="bullet"/>
      <w:lvlText w:val=""/>
      <w:lvlJc w:val="left"/>
      <w:pPr>
        <w:ind w:left="2616" w:hanging="360"/>
      </w:pPr>
      <w:rPr>
        <w:rFonts w:ascii="Wingdings" w:hAnsi="Wingdings" w:hint="default"/>
      </w:rPr>
    </w:lvl>
    <w:lvl w:ilvl="3" w:tplc="080A0001" w:tentative="1">
      <w:start w:val="1"/>
      <w:numFmt w:val="bullet"/>
      <w:lvlText w:val=""/>
      <w:lvlJc w:val="left"/>
      <w:pPr>
        <w:ind w:left="3336" w:hanging="360"/>
      </w:pPr>
      <w:rPr>
        <w:rFonts w:ascii="Symbol" w:hAnsi="Symbol" w:hint="default"/>
      </w:rPr>
    </w:lvl>
    <w:lvl w:ilvl="4" w:tplc="080A0003" w:tentative="1">
      <w:start w:val="1"/>
      <w:numFmt w:val="bullet"/>
      <w:lvlText w:val="o"/>
      <w:lvlJc w:val="left"/>
      <w:pPr>
        <w:ind w:left="4056" w:hanging="360"/>
      </w:pPr>
      <w:rPr>
        <w:rFonts w:ascii="Courier New" w:hAnsi="Courier New" w:cs="Courier New" w:hint="default"/>
      </w:rPr>
    </w:lvl>
    <w:lvl w:ilvl="5" w:tplc="080A0005" w:tentative="1">
      <w:start w:val="1"/>
      <w:numFmt w:val="bullet"/>
      <w:lvlText w:val=""/>
      <w:lvlJc w:val="left"/>
      <w:pPr>
        <w:ind w:left="4776" w:hanging="360"/>
      </w:pPr>
      <w:rPr>
        <w:rFonts w:ascii="Wingdings" w:hAnsi="Wingdings" w:hint="default"/>
      </w:rPr>
    </w:lvl>
    <w:lvl w:ilvl="6" w:tplc="080A0001" w:tentative="1">
      <w:start w:val="1"/>
      <w:numFmt w:val="bullet"/>
      <w:lvlText w:val=""/>
      <w:lvlJc w:val="left"/>
      <w:pPr>
        <w:ind w:left="5496" w:hanging="360"/>
      </w:pPr>
      <w:rPr>
        <w:rFonts w:ascii="Symbol" w:hAnsi="Symbol" w:hint="default"/>
      </w:rPr>
    </w:lvl>
    <w:lvl w:ilvl="7" w:tplc="080A0003" w:tentative="1">
      <w:start w:val="1"/>
      <w:numFmt w:val="bullet"/>
      <w:lvlText w:val="o"/>
      <w:lvlJc w:val="left"/>
      <w:pPr>
        <w:ind w:left="6216" w:hanging="360"/>
      </w:pPr>
      <w:rPr>
        <w:rFonts w:ascii="Courier New" w:hAnsi="Courier New" w:cs="Courier New" w:hint="default"/>
      </w:rPr>
    </w:lvl>
    <w:lvl w:ilvl="8" w:tplc="080A0005" w:tentative="1">
      <w:start w:val="1"/>
      <w:numFmt w:val="bullet"/>
      <w:lvlText w:val=""/>
      <w:lvlJc w:val="left"/>
      <w:pPr>
        <w:ind w:left="6936" w:hanging="360"/>
      </w:pPr>
      <w:rPr>
        <w:rFonts w:ascii="Wingdings" w:hAnsi="Wingdings" w:hint="default"/>
      </w:rPr>
    </w:lvl>
  </w:abstractNum>
  <w:abstractNum w:abstractNumId="10" w15:restartNumberingAfterBreak="0">
    <w:nsid w:val="1ACF21ED"/>
    <w:multiLevelType w:val="hybridMultilevel"/>
    <w:tmpl w:val="88B874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ADA5DD5"/>
    <w:multiLevelType w:val="hybridMultilevel"/>
    <w:tmpl w:val="4C585D6A"/>
    <w:lvl w:ilvl="0" w:tplc="49300522">
      <w:start w:val="1"/>
      <w:numFmt w:val="upperRoman"/>
      <w:lvlText w:val="%1."/>
      <w:lvlJc w:val="left"/>
      <w:pPr>
        <w:ind w:left="862" w:hanging="720"/>
      </w:pPr>
      <w:rPr>
        <w:rFonts w:ascii="Arial" w:eastAsia="Times New Roman" w:hAnsi="Arial" w:cs="Times New Roman"/>
        <w:b/>
        <w:bCs/>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2" w15:restartNumberingAfterBreak="0">
    <w:nsid w:val="1FB33D44"/>
    <w:multiLevelType w:val="hybridMultilevel"/>
    <w:tmpl w:val="EEAE0844"/>
    <w:lvl w:ilvl="0" w:tplc="FF46C00A">
      <w:start w:val="1"/>
      <w:numFmt w:val="decimal"/>
      <w:lvlText w:val="%1."/>
      <w:lvlJc w:val="left"/>
      <w:pPr>
        <w:ind w:left="1352" w:hanging="360"/>
      </w:pPr>
      <w:rPr>
        <w:rFonts w:hint="default"/>
      </w:rPr>
    </w:lvl>
    <w:lvl w:ilvl="1" w:tplc="080A0019" w:tentative="1">
      <w:start w:val="1"/>
      <w:numFmt w:val="lowerLetter"/>
      <w:lvlText w:val="%2."/>
      <w:lvlJc w:val="left"/>
      <w:pPr>
        <w:ind w:left="2072" w:hanging="360"/>
      </w:pPr>
    </w:lvl>
    <w:lvl w:ilvl="2" w:tplc="080A001B" w:tentative="1">
      <w:start w:val="1"/>
      <w:numFmt w:val="lowerRoman"/>
      <w:lvlText w:val="%3."/>
      <w:lvlJc w:val="right"/>
      <w:pPr>
        <w:ind w:left="2792" w:hanging="180"/>
      </w:pPr>
    </w:lvl>
    <w:lvl w:ilvl="3" w:tplc="080A000F" w:tentative="1">
      <w:start w:val="1"/>
      <w:numFmt w:val="decimal"/>
      <w:lvlText w:val="%4."/>
      <w:lvlJc w:val="left"/>
      <w:pPr>
        <w:ind w:left="3512" w:hanging="360"/>
      </w:pPr>
    </w:lvl>
    <w:lvl w:ilvl="4" w:tplc="080A0019" w:tentative="1">
      <w:start w:val="1"/>
      <w:numFmt w:val="lowerLetter"/>
      <w:lvlText w:val="%5."/>
      <w:lvlJc w:val="left"/>
      <w:pPr>
        <w:ind w:left="4232" w:hanging="360"/>
      </w:pPr>
    </w:lvl>
    <w:lvl w:ilvl="5" w:tplc="080A001B" w:tentative="1">
      <w:start w:val="1"/>
      <w:numFmt w:val="lowerRoman"/>
      <w:lvlText w:val="%6."/>
      <w:lvlJc w:val="right"/>
      <w:pPr>
        <w:ind w:left="4952" w:hanging="180"/>
      </w:pPr>
    </w:lvl>
    <w:lvl w:ilvl="6" w:tplc="080A000F" w:tentative="1">
      <w:start w:val="1"/>
      <w:numFmt w:val="decimal"/>
      <w:lvlText w:val="%7."/>
      <w:lvlJc w:val="left"/>
      <w:pPr>
        <w:ind w:left="5672" w:hanging="360"/>
      </w:pPr>
    </w:lvl>
    <w:lvl w:ilvl="7" w:tplc="080A0019" w:tentative="1">
      <w:start w:val="1"/>
      <w:numFmt w:val="lowerLetter"/>
      <w:lvlText w:val="%8."/>
      <w:lvlJc w:val="left"/>
      <w:pPr>
        <w:ind w:left="6392" w:hanging="360"/>
      </w:pPr>
    </w:lvl>
    <w:lvl w:ilvl="8" w:tplc="080A001B" w:tentative="1">
      <w:start w:val="1"/>
      <w:numFmt w:val="lowerRoman"/>
      <w:lvlText w:val="%9."/>
      <w:lvlJc w:val="right"/>
      <w:pPr>
        <w:ind w:left="7112" w:hanging="180"/>
      </w:pPr>
    </w:lvl>
  </w:abstractNum>
  <w:abstractNum w:abstractNumId="13" w15:restartNumberingAfterBreak="0">
    <w:nsid w:val="26331EA5"/>
    <w:multiLevelType w:val="hybridMultilevel"/>
    <w:tmpl w:val="DDC8DFC6"/>
    <w:lvl w:ilvl="0" w:tplc="82AA43FE">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2698467C"/>
    <w:multiLevelType w:val="hybridMultilevel"/>
    <w:tmpl w:val="4BE29CD6"/>
    <w:lvl w:ilvl="0" w:tplc="30CC5D7A">
      <w:start w:val="1"/>
      <w:numFmt w:val="upperRoman"/>
      <w:lvlText w:val="%1."/>
      <w:lvlJc w:val="left"/>
      <w:pPr>
        <w:ind w:left="1004" w:hanging="720"/>
      </w:pPr>
      <w:rPr>
        <w:rFonts w:hint="default"/>
        <w:b/>
        <w:bCs/>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5" w15:restartNumberingAfterBreak="0">
    <w:nsid w:val="2A801CAD"/>
    <w:multiLevelType w:val="hybridMultilevel"/>
    <w:tmpl w:val="B0E616DC"/>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6" w15:restartNumberingAfterBreak="0">
    <w:nsid w:val="2F773486"/>
    <w:multiLevelType w:val="hybridMultilevel"/>
    <w:tmpl w:val="D3923EA2"/>
    <w:lvl w:ilvl="0" w:tplc="078CEEE2">
      <w:start w:val="10"/>
      <w:numFmt w:val="decimal"/>
      <w:lvlText w:val="%1."/>
      <w:lvlJc w:val="left"/>
      <w:pPr>
        <w:ind w:left="2421" w:hanging="360"/>
      </w:pPr>
      <w:rPr>
        <w:rFonts w:hint="default"/>
      </w:rPr>
    </w:lvl>
    <w:lvl w:ilvl="1" w:tplc="080A0019" w:tentative="1">
      <w:start w:val="1"/>
      <w:numFmt w:val="lowerLetter"/>
      <w:lvlText w:val="%2."/>
      <w:lvlJc w:val="left"/>
      <w:pPr>
        <w:ind w:left="3141" w:hanging="360"/>
      </w:pPr>
    </w:lvl>
    <w:lvl w:ilvl="2" w:tplc="080A001B" w:tentative="1">
      <w:start w:val="1"/>
      <w:numFmt w:val="lowerRoman"/>
      <w:lvlText w:val="%3."/>
      <w:lvlJc w:val="right"/>
      <w:pPr>
        <w:ind w:left="3861" w:hanging="180"/>
      </w:pPr>
    </w:lvl>
    <w:lvl w:ilvl="3" w:tplc="080A000F" w:tentative="1">
      <w:start w:val="1"/>
      <w:numFmt w:val="decimal"/>
      <w:lvlText w:val="%4."/>
      <w:lvlJc w:val="left"/>
      <w:pPr>
        <w:ind w:left="4581" w:hanging="360"/>
      </w:pPr>
    </w:lvl>
    <w:lvl w:ilvl="4" w:tplc="080A0019" w:tentative="1">
      <w:start w:val="1"/>
      <w:numFmt w:val="lowerLetter"/>
      <w:lvlText w:val="%5."/>
      <w:lvlJc w:val="left"/>
      <w:pPr>
        <w:ind w:left="5301" w:hanging="360"/>
      </w:pPr>
    </w:lvl>
    <w:lvl w:ilvl="5" w:tplc="080A001B" w:tentative="1">
      <w:start w:val="1"/>
      <w:numFmt w:val="lowerRoman"/>
      <w:lvlText w:val="%6."/>
      <w:lvlJc w:val="right"/>
      <w:pPr>
        <w:ind w:left="6021" w:hanging="180"/>
      </w:pPr>
    </w:lvl>
    <w:lvl w:ilvl="6" w:tplc="080A000F" w:tentative="1">
      <w:start w:val="1"/>
      <w:numFmt w:val="decimal"/>
      <w:lvlText w:val="%7."/>
      <w:lvlJc w:val="left"/>
      <w:pPr>
        <w:ind w:left="6741" w:hanging="360"/>
      </w:pPr>
    </w:lvl>
    <w:lvl w:ilvl="7" w:tplc="080A0019" w:tentative="1">
      <w:start w:val="1"/>
      <w:numFmt w:val="lowerLetter"/>
      <w:lvlText w:val="%8."/>
      <w:lvlJc w:val="left"/>
      <w:pPr>
        <w:ind w:left="7461" w:hanging="360"/>
      </w:pPr>
    </w:lvl>
    <w:lvl w:ilvl="8" w:tplc="080A001B" w:tentative="1">
      <w:start w:val="1"/>
      <w:numFmt w:val="lowerRoman"/>
      <w:lvlText w:val="%9."/>
      <w:lvlJc w:val="right"/>
      <w:pPr>
        <w:ind w:left="8181" w:hanging="180"/>
      </w:pPr>
    </w:lvl>
  </w:abstractNum>
  <w:abstractNum w:abstractNumId="17" w15:restartNumberingAfterBreak="0">
    <w:nsid w:val="335C7C13"/>
    <w:multiLevelType w:val="hybridMultilevel"/>
    <w:tmpl w:val="672EEA44"/>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8" w15:restartNumberingAfterBreak="0">
    <w:nsid w:val="375868C3"/>
    <w:multiLevelType w:val="hybridMultilevel"/>
    <w:tmpl w:val="CCFEE4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0413D3A"/>
    <w:multiLevelType w:val="hybridMultilevel"/>
    <w:tmpl w:val="C8AE6C3E"/>
    <w:lvl w:ilvl="0" w:tplc="207221AE">
      <w:start w:val="1"/>
      <w:numFmt w:val="upperRoman"/>
      <w:lvlText w:val="%1."/>
      <w:lvlJc w:val="left"/>
      <w:pPr>
        <w:ind w:left="1145" w:hanging="360"/>
      </w:pPr>
      <w:rPr>
        <w:rFonts w:ascii="Arial" w:eastAsia="Times New Roman" w:hAnsi="Arial" w:cs="Arial"/>
        <w:b/>
        <w:spacing w:val="0"/>
        <w:w w:val="100"/>
        <w:sz w:val="22"/>
        <w:szCs w:val="22"/>
      </w:rPr>
    </w:lvl>
    <w:lvl w:ilvl="1" w:tplc="080A0019" w:tentative="1">
      <w:start w:val="1"/>
      <w:numFmt w:val="lowerLetter"/>
      <w:lvlText w:val="%2."/>
      <w:lvlJc w:val="left"/>
      <w:pPr>
        <w:ind w:left="1865" w:hanging="360"/>
      </w:pPr>
    </w:lvl>
    <w:lvl w:ilvl="2" w:tplc="080A001B" w:tentative="1">
      <w:start w:val="1"/>
      <w:numFmt w:val="lowerRoman"/>
      <w:lvlText w:val="%3."/>
      <w:lvlJc w:val="right"/>
      <w:pPr>
        <w:ind w:left="2585" w:hanging="180"/>
      </w:pPr>
    </w:lvl>
    <w:lvl w:ilvl="3" w:tplc="080A000F" w:tentative="1">
      <w:start w:val="1"/>
      <w:numFmt w:val="decimal"/>
      <w:lvlText w:val="%4."/>
      <w:lvlJc w:val="left"/>
      <w:pPr>
        <w:ind w:left="3305" w:hanging="360"/>
      </w:pPr>
    </w:lvl>
    <w:lvl w:ilvl="4" w:tplc="080A0019" w:tentative="1">
      <w:start w:val="1"/>
      <w:numFmt w:val="lowerLetter"/>
      <w:lvlText w:val="%5."/>
      <w:lvlJc w:val="left"/>
      <w:pPr>
        <w:ind w:left="4025" w:hanging="360"/>
      </w:pPr>
    </w:lvl>
    <w:lvl w:ilvl="5" w:tplc="080A001B" w:tentative="1">
      <w:start w:val="1"/>
      <w:numFmt w:val="lowerRoman"/>
      <w:lvlText w:val="%6."/>
      <w:lvlJc w:val="right"/>
      <w:pPr>
        <w:ind w:left="4745" w:hanging="180"/>
      </w:pPr>
    </w:lvl>
    <w:lvl w:ilvl="6" w:tplc="080A000F" w:tentative="1">
      <w:start w:val="1"/>
      <w:numFmt w:val="decimal"/>
      <w:lvlText w:val="%7."/>
      <w:lvlJc w:val="left"/>
      <w:pPr>
        <w:ind w:left="5465" w:hanging="360"/>
      </w:pPr>
    </w:lvl>
    <w:lvl w:ilvl="7" w:tplc="080A0019" w:tentative="1">
      <w:start w:val="1"/>
      <w:numFmt w:val="lowerLetter"/>
      <w:lvlText w:val="%8."/>
      <w:lvlJc w:val="left"/>
      <w:pPr>
        <w:ind w:left="6185" w:hanging="360"/>
      </w:pPr>
    </w:lvl>
    <w:lvl w:ilvl="8" w:tplc="080A001B" w:tentative="1">
      <w:start w:val="1"/>
      <w:numFmt w:val="lowerRoman"/>
      <w:lvlText w:val="%9."/>
      <w:lvlJc w:val="right"/>
      <w:pPr>
        <w:ind w:left="6905" w:hanging="180"/>
      </w:pPr>
    </w:lvl>
  </w:abstractNum>
  <w:abstractNum w:abstractNumId="20" w15:restartNumberingAfterBreak="0">
    <w:nsid w:val="435260FD"/>
    <w:multiLevelType w:val="hybridMultilevel"/>
    <w:tmpl w:val="74623DEC"/>
    <w:lvl w:ilvl="0" w:tplc="DD803278">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21" w15:restartNumberingAfterBreak="0">
    <w:nsid w:val="45894C2B"/>
    <w:multiLevelType w:val="hybridMultilevel"/>
    <w:tmpl w:val="A7EA65A0"/>
    <w:lvl w:ilvl="0" w:tplc="68C85C26">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2" w15:restartNumberingAfterBreak="0">
    <w:nsid w:val="45E179B7"/>
    <w:multiLevelType w:val="hybridMultilevel"/>
    <w:tmpl w:val="36663C4E"/>
    <w:lvl w:ilvl="0" w:tplc="94BEC864">
      <w:start w:val="1"/>
      <w:numFmt w:val="decimal"/>
      <w:lvlText w:val="%1."/>
      <w:lvlJc w:val="left"/>
      <w:pPr>
        <w:ind w:left="1004" w:hanging="360"/>
      </w:pPr>
      <w:rPr>
        <w:rFonts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23" w15:restartNumberingAfterBreak="0">
    <w:nsid w:val="47BD66A2"/>
    <w:multiLevelType w:val="hybridMultilevel"/>
    <w:tmpl w:val="4A10CEFE"/>
    <w:lvl w:ilvl="0" w:tplc="9CCE0B4E">
      <w:start w:val="1"/>
      <w:numFmt w:val="decimal"/>
      <w:lvlText w:val="%1."/>
      <w:lvlJc w:val="left"/>
      <w:pPr>
        <w:ind w:left="720" w:hanging="360"/>
      </w:pPr>
      <w:rPr>
        <w:rFonts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707BA1"/>
    <w:multiLevelType w:val="hybridMultilevel"/>
    <w:tmpl w:val="18F853C0"/>
    <w:lvl w:ilvl="0" w:tplc="528C49CA">
      <w:start w:val="1"/>
      <w:numFmt w:val="decimal"/>
      <w:lvlText w:val="%1."/>
      <w:lvlJc w:val="left"/>
      <w:pPr>
        <w:ind w:left="720" w:hanging="360"/>
      </w:pPr>
      <w:rPr>
        <w:rFonts w:hint="default"/>
        <w:sz w:val="18"/>
        <w:szCs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A9C1971"/>
    <w:multiLevelType w:val="hybridMultilevel"/>
    <w:tmpl w:val="1F1E03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CA22745"/>
    <w:multiLevelType w:val="hybridMultilevel"/>
    <w:tmpl w:val="C4220368"/>
    <w:lvl w:ilvl="0" w:tplc="DCD694A4">
      <w:start w:val="1"/>
      <w:numFmt w:val="decimal"/>
      <w:lvlText w:val="%1."/>
      <w:lvlJc w:val="left"/>
      <w:pPr>
        <w:ind w:left="1004" w:hanging="360"/>
      </w:pPr>
      <w:rPr>
        <w:rFonts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27" w15:restartNumberingAfterBreak="0">
    <w:nsid w:val="5015028F"/>
    <w:multiLevelType w:val="hybridMultilevel"/>
    <w:tmpl w:val="37145A20"/>
    <w:lvl w:ilvl="0" w:tplc="A17C8484">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8" w15:restartNumberingAfterBreak="0">
    <w:nsid w:val="56344CDF"/>
    <w:multiLevelType w:val="hybridMultilevel"/>
    <w:tmpl w:val="4C2CB2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C6C69C2"/>
    <w:multiLevelType w:val="hybridMultilevel"/>
    <w:tmpl w:val="E25C8214"/>
    <w:lvl w:ilvl="0" w:tplc="B14C3DC2">
      <w:start w:val="1"/>
      <w:numFmt w:val="decimal"/>
      <w:lvlText w:val="%1."/>
      <w:lvlJc w:val="left"/>
      <w:pPr>
        <w:ind w:left="720" w:hanging="360"/>
      </w:pPr>
      <w:rPr>
        <w:rFonts w:ascii="Arial" w:hAnsi="Arial" w:cs="Arial" w:hint="default"/>
        <w:sz w:val="18"/>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9F1F33"/>
    <w:multiLevelType w:val="hybridMultilevel"/>
    <w:tmpl w:val="3F26E694"/>
    <w:lvl w:ilvl="0" w:tplc="631246D2">
      <w:start w:val="1"/>
      <w:numFmt w:val="upperRoman"/>
      <w:lvlText w:val="%1."/>
      <w:lvlJc w:val="left"/>
      <w:pPr>
        <w:ind w:left="862" w:hanging="720"/>
      </w:pPr>
      <w:rPr>
        <w:rFonts w:cs="Arial" w:hint="default"/>
        <w:b/>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31" w15:restartNumberingAfterBreak="0">
    <w:nsid w:val="67BF5061"/>
    <w:multiLevelType w:val="hybridMultilevel"/>
    <w:tmpl w:val="6D9EBC54"/>
    <w:lvl w:ilvl="0" w:tplc="7A34A274">
      <w:start w:val="1"/>
      <w:numFmt w:val="decimal"/>
      <w:lvlText w:val="%1."/>
      <w:lvlJc w:val="left"/>
      <w:pPr>
        <w:ind w:left="720" w:hanging="360"/>
      </w:pPr>
      <w:rPr>
        <w:rFonts w:ascii="Arial" w:hAnsi="Arial" w:cs="Arial" w:hint="default"/>
        <w:sz w:val="18"/>
        <w:szCs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D435F30"/>
    <w:multiLevelType w:val="hybridMultilevel"/>
    <w:tmpl w:val="F396528E"/>
    <w:lvl w:ilvl="0" w:tplc="9138B656">
      <w:start w:val="1"/>
      <w:numFmt w:val="decimal"/>
      <w:lvlText w:val="%1."/>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D71581A"/>
    <w:multiLevelType w:val="hybridMultilevel"/>
    <w:tmpl w:val="4F5E5930"/>
    <w:lvl w:ilvl="0" w:tplc="6E681CC0">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4" w15:restartNumberingAfterBreak="0">
    <w:nsid w:val="6FB9514D"/>
    <w:multiLevelType w:val="hybridMultilevel"/>
    <w:tmpl w:val="8E107266"/>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35" w15:restartNumberingAfterBreak="0">
    <w:nsid w:val="7231053A"/>
    <w:multiLevelType w:val="hybridMultilevel"/>
    <w:tmpl w:val="E4A669BA"/>
    <w:lvl w:ilvl="0" w:tplc="6C624DC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5342680"/>
    <w:multiLevelType w:val="hybridMultilevel"/>
    <w:tmpl w:val="0270D2B4"/>
    <w:lvl w:ilvl="0" w:tplc="C484A8DA">
      <w:start w:val="1"/>
      <w:numFmt w:val="decimal"/>
      <w:lvlText w:val="%1."/>
      <w:lvlJc w:val="left"/>
      <w:pPr>
        <w:ind w:left="927" w:hanging="360"/>
      </w:pPr>
      <w:rPr>
        <w:rFonts w:hint="default"/>
        <w:sz w:val="18"/>
        <w:szCs w:val="18"/>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7" w15:restartNumberingAfterBreak="0">
    <w:nsid w:val="764B6DDC"/>
    <w:multiLevelType w:val="hybridMultilevel"/>
    <w:tmpl w:val="EFAA02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95E5E79"/>
    <w:multiLevelType w:val="hybridMultilevel"/>
    <w:tmpl w:val="1F2A0A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20870125">
    <w:abstractNumId w:val="17"/>
  </w:num>
  <w:num w:numId="2" w16cid:durableId="1682899865">
    <w:abstractNumId w:val="34"/>
  </w:num>
  <w:num w:numId="3" w16cid:durableId="307520786">
    <w:abstractNumId w:val="15"/>
  </w:num>
  <w:num w:numId="4" w16cid:durableId="403066571">
    <w:abstractNumId w:val="11"/>
  </w:num>
  <w:num w:numId="5" w16cid:durableId="1589537392">
    <w:abstractNumId w:val="30"/>
  </w:num>
  <w:num w:numId="6" w16cid:durableId="1452363425">
    <w:abstractNumId w:val="0"/>
  </w:num>
  <w:num w:numId="7" w16cid:durableId="1667131743">
    <w:abstractNumId w:val="13"/>
  </w:num>
  <w:num w:numId="8" w16cid:durableId="1407874735">
    <w:abstractNumId w:val="19"/>
  </w:num>
  <w:num w:numId="9" w16cid:durableId="1257398200">
    <w:abstractNumId w:val="12"/>
  </w:num>
  <w:num w:numId="10" w16cid:durableId="842818650">
    <w:abstractNumId w:val="2"/>
  </w:num>
  <w:num w:numId="11" w16cid:durableId="481430066">
    <w:abstractNumId w:val="7"/>
  </w:num>
  <w:num w:numId="12" w16cid:durableId="165635841">
    <w:abstractNumId w:val="3"/>
  </w:num>
  <w:num w:numId="13" w16cid:durableId="90667379">
    <w:abstractNumId w:val="23"/>
  </w:num>
  <w:num w:numId="14" w16cid:durableId="915163708">
    <w:abstractNumId w:val="29"/>
  </w:num>
  <w:num w:numId="15" w16cid:durableId="592511014">
    <w:abstractNumId w:val="37"/>
  </w:num>
  <w:num w:numId="16" w16cid:durableId="1250894649">
    <w:abstractNumId w:val="32"/>
  </w:num>
  <w:num w:numId="17" w16cid:durableId="1060714962">
    <w:abstractNumId w:val="31"/>
  </w:num>
  <w:num w:numId="18" w16cid:durableId="1865942364">
    <w:abstractNumId w:val="36"/>
  </w:num>
  <w:num w:numId="19" w16cid:durableId="685526092">
    <w:abstractNumId w:val="4"/>
  </w:num>
  <w:num w:numId="20" w16cid:durableId="440340876">
    <w:abstractNumId w:val="24"/>
  </w:num>
  <w:num w:numId="21" w16cid:durableId="1980719609">
    <w:abstractNumId w:val="8"/>
  </w:num>
  <w:num w:numId="22" w16cid:durableId="2019308457">
    <w:abstractNumId w:val="38"/>
  </w:num>
  <w:num w:numId="23" w16cid:durableId="529487296">
    <w:abstractNumId w:val="10"/>
  </w:num>
  <w:num w:numId="24" w16cid:durableId="1764571318">
    <w:abstractNumId w:val="25"/>
  </w:num>
  <w:num w:numId="25" w16cid:durableId="2117560982">
    <w:abstractNumId w:val="6"/>
  </w:num>
  <w:num w:numId="26" w16cid:durableId="1295679056">
    <w:abstractNumId w:val="27"/>
  </w:num>
  <w:num w:numId="27" w16cid:durableId="1073895442">
    <w:abstractNumId w:val="18"/>
  </w:num>
  <w:num w:numId="28" w16cid:durableId="1138650655">
    <w:abstractNumId w:val="21"/>
  </w:num>
  <w:num w:numId="29" w16cid:durableId="1730227425">
    <w:abstractNumId w:val="33"/>
  </w:num>
  <w:num w:numId="30" w16cid:durableId="90392667">
    <w:abstractNumId w:val="22"/>
  </w:num>
  <w:num w:numId="31" w16cid:durableId="2055888504">
    <w:abstractNumId w:val="28"/>
  </w:num>
  <w:num w:numId="32" w16cid:durableId="1905606489">
    <w:abstractNumId w:val="26"/>
  </w:num>
  <w:num w:numId="33" w16cid:durableId="1000740898">
    <w:abstractNumId w:val="14"/>
  </w:num>
  <w:num w:numId="34" w16cid:durableId="1158771335">
    <w:abstractNumId w:val="20"/>
  </w:num>
  <w:num w:numId="35" w16cid:durableId="741683479">
    <w:abstractNumId w:val="35"/>
  </w:num>
  <w:num w:numId="36" w16cid:durableId="911423971">
    <w:abstractNumId w:val="1"/>
  </w:num>
  <w:num w:numId="37" w16cid:durableId="802036677">
    <w:abstractNumId w:val="16"/>
  </w:num>
  <w:num w:numId="38" w16cid:durableId="82841721">
    <w:abstractNumId w:val="9"/>
  </w:num>
  <w:num w:numId="39" w16cid:durableId="76546240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DEBARAN UICAB CUARA">
    <w15:presenceInfo w15:providerId="None" w15:userId="ALDEBARAN UICAB CU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activeWritingStyle w:appName="MSWord" w:lang="es-MX"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0" w:nlCheck="1" w:checkStyle="0"/>
  <w:activeWritingStyle w:appName="MSWord" w:lang="es-MX" w:vendorID="64" w:dllVersion="0" w:nlCheck="1" w:checkStyle="0"/>
  <w:activeWritingStyle w:appName="MSWord" w:lang="es-E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evenAndOddHeaders/>
  <w:characterSpacingControl w:val="doNotCompress"/>
  <w:hdrShapeDefaults>
    <o:shapedefaults v:ext="edit" spidmax="231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D1441"/>
    <w:rsid w:val="0000653D"/>
    <w:rsid w:val="00007D5B"/>
    <w:rsid w:val="00014787"/>
    <w:rsid w:val="00023806"/>
    <w:rsid w:val="00023FDE"/>
    <w:rsid w:val="00025505"/>
    <w:rsid w:val="00026EC2"/>
    <w:rsid w:val="00030FA7"/>
    <w:rsid w:val="000353C1"/>
    <w:rsid w:val="000362F6"/>
    <w:rsid w:val="00036C9A"/>
    <w:rsid w:val="000468AF"/>
    <w:rsid w:val="00046AF3"/>
    <w:rsid w:val="00047AFF"/>
    <w:rsid w:val="0006147E"/>
    <w:rsid w:val="000643A3"/>
    <w:rsid w:val="000665C8"/>
    <w:rsid w:val="00070CDB"/>
    <w:rsid w:val="00076079"/>
    <w:rsid w:val="00076760"/>
    <w:rsid w:val="000831F5"/>
    <w:rsid w:val="0008366A"/>
    <w:rsid w:val="00083B96"/>
    <w:rsid w:val="00084825"/>
    <w:rsid w:val="00085CFF"/>
    <w:rsid w:val="00090755"/>
    <w:rsid w:val="00092DEB"/>
    <w:rsid w:val="000934C4"/>
    <w:rsid w:val="00094F3D"/>
    <w:rsid w:val="00096552"/>
    <w:rsid w:val="000A0F93"/>
    <w:rsid w:val="000B0D29"/>
    <w:rsid w:val="000B42E5"/>
    <w:rsid w:val="000B6595"/>
    <w:rsid w:val="000B698E"/>
    <w:rsid w:val="000B7A5A"/>
    <w:rsid w:val="000C1AAE"/>
    <w:rsid w:val="000C4B92"/>
    <w:rsid w:val="000C50D4"/>
    <w:rsid w:val="000C632A"/>
    <w:rsid w:val="000E2E00"/>
    <w:rsid w:val="000E4E1B"/>
    <w:rsid w:val="000E5AC9"/>
    <w:rsid w:val="000E6BF1"/>
    <w:rsid w:val="000F0FA3"/>
    <w:rsid w:val="000F185D"/>
    <w:rsid w:val="000F3ABE"/>
    <w:rsid w:val="000F53B0"/>
    <w:rsid w:val="000F681C"/>
    <w:rsid w:val="000F706A"/>
    <w:rsid w:val="000F76B8"/>
    <w:rsid w:val="0010136C"/>
    <w:rsid w:val="00102F5E"/>
    <w:rsid w:val="0010703B"/>
    <w:rsid w:val="001078EA"/>
    <w:rsid w:val="00112383"/>
    <w:rsid w:val="00112F49"/>
    <w:rsid w:val="00113FDC"/>
    <w:rsid w:val="001145AD"/>
    <w:rsid w:val="00117E3D"/>
    <w:rsid w:val="001235BF"/>
    <w:rsid w:val="00125E23"/>
    <w:rsid w:val="001303A7"/>
    <w:rsid w:val="00131A3B"/>
    <w:rsid w:val="001348E0"/>
    <w:rsid w:val="00136578"/>
    <w:rsid w:val="00137267"/>
    <w:rsid w:val="00140A5C"/>
    <w:rsid w:val="00144593"/>
    <w:rsid w:val="001448A4"/>
    <w:rsid w:val="00144F8F"/>
    <w:rsid w:val="00155A7E"/>
    <w:rsid w:val="001560B1"/>
    <w:rsid w:val="001574EC"/>
    <w:rsid w:val="00157E5A"/>
    <w:rsid w:val="001606D8"/>
    <w:rsid w:val="00161A39"/>
    <w:rsid w:val="001620B2"/>
    <w:rsid w:val="00163AE3"/>
    <w:rsid w:val="001642EF"/>
    <w:rsid w:val="00173E9D"/>
    <w:rsid w:val="00173FA8"/>
    <w:rsid w:val="001748E8"/>
    <w:rsid w:val="00174A8F"/>
    <w:rsid w:val="00176B02"/>
    <w:rsid w:val="00181964"/>
    <w:rsid w:val="00185A56"/>
    <w:rsid w:val="00186B33"/>
    <w:rsid w:val="00195422"/>
    <w:rsid w:val="001A1CAD"/>
    <w:rsid w:val="001A2BCE"/>
    <w:rsid w:val="001A2F3E"/>
    <w:rsid w:val="001A48DE"/>
    <w:rsid w:val="001B1144"/>
    <w:rsid w:val="001B185C"/>
    <w:rsid w:val="001B2E50"/>
    <w:rsid w:val="001B3F67"/>
    <w:rsid w:val="001B602B"/>
    <w:rsid w:val="001B60B4"/>
    <w:rsid w:val="001B6981"/>
    <w:rsid w:val="001C1B29"/>
    <w:rsid w:val="001C1DC9"/>
    <w:rsid w:val="001C29B6"/>
    <w:rsid w:val="001C4C9D"/>
    <w:rsid w:val="001C574F"/>
    <w:rsid w:val="001C7919"/>
    <w:rsid w:val="001D4E3C"/>
    <w:rsid w:val="001D6EF9"/>
    <w:rsid w:val="001E13DC"/>
    <w:rsid w:val="001E47D0"/>
    <w:rsid w:val="001E4B98"/>
    <w:rsid w:val="001E5978"/>
    <w:rsid w:val="001E6CB1"/>
    <w:rsid w:val="001E744A"/>
    <w:rsid w:val="001F09BB"/>
    <w:rsid w:val="001F6325"/>
    <w:rsid w:val="001F7DCA"/>
    <w:rsid w:val="0020245C"/>
    <w:rsid w:val="00205532"/>
    <w:rsid w:val="00214738"/>
    <w:rsid w:val="002158C3"/>
    <w:rsid w:val="00215BED"/>
    <w:rsid w:val="002165A5"/>
    <w:rsid w:val="00220F70"/>
    <w:rsid w:val="002214D8"/>
    <w:rsid w:val="00225A7A"/>
    <w:rsid w:val="00235D77"/>
    <w:rsid w:val="0025082C"/>
    <w:rsid w:val="00250F3E"/>
    <w:rsid w:val="00254852"/>
    <w:rsid w:val="00255299"/>
    <w:rsid w:val="002568D7"/>
    <w:rsid w:val="00260C37"/>
    <w:rsid w:val="00261A90"/>
    <w:rsid w:val="00263BD9"/>
    <w:rsid w:val="00265D0A"/>
    <w:rsid w:val="00266E5C"/>
    <w:rsid w:val="00274812"/>
    <w:rsid w:val="00276DFF"/>
    <w:rsid w:val="00277F18"/>
    <w:rsid w:val="00282554"/>
    <w:rsid w:val="00285BE5"/>
    <w:rsid w:val="00286668"/>
    <w:rsid w:val="00286818"/>
    <w:rsid w:val="002868BF"/>
    <w:rsid w:val="00290296"/>
    <w:rsid w:val="0029033A"/>
    <w:rsid w:val="0029057D"/>
    <w:rsid w:val="00291CA7"/>
    <w:rsid w:val="002940B6"/>
    <w:rsid w:val="002957F5"/>
    <w:rsid w:val="002A0010"/>
    <w:rsid w:val="002A4FCC"/>
    <w:rsid w:val="002A58C8"/>
    <w:rsid w:val="002B009A"/>
    <w:rsid w:val="002B00EE"/>
    <w:rsid w:val="002B127D"/>
    <w:rsid w:val="002B37B4"/>
    <w:rsid w:val="002B3857"/>
    <w:rsid w:val="002C0290"/>
    <w:rsid w:val="002C3644"/>
    <w:rsid w:val="002C4C25"/>
    <w:rsid w:val="002C725F"/>
    <w:rsid w:val="002D476D"/>
    <w:rsid w:val="002D489E"/>
    <w:rsid w:val="002E0094"/>
    <w:rsid w:val="002E3FA4"/>
    <w:rsid w:val="002E60F6"/>
    <w:rsid w:val="002F1B44"/>
    <w:rsid w:val="002F6279"/>
    <w:rsid w:val="002F666A"/>
    <w:rsid w:val="0030321A"/>
    <w:rsid w:val="003046AE"/>
    <w:rsid w:val="00306951"/>
    <w:rsid w:val="003071F3"/>
    <w:rsid w:val="00307EC1"/>
    <w:rsid w:val="003132E4"/>
    <w:rsid w:val="00313D7B"/>
    <w:rsid w:val="00313E20"/>
    <w:rsid w:val="00314FE0"/>
    <w:rsid w:val="0031711D"/>
    <w:rsid w:val="00322657"/>
    <w:rsid w:val="00323864"/>
    <w:rsid w:val="0032394E"/>
    <w:rsid w:val="003264DE"/>
    <w:rsid w:val="00326B04"/>
    <w:rsid w:val="00326C22"/>
    <w:rsid w:val="00330780"/>
    <w:rsid w:val="00331E63"/>
    <w:rsid w:val="00332A0C"/>
    <w:rsid w:val="003340A4"/>
    <w:rsid w:val="00340FC6"/>
    <w:rsid w:val="00342B1A"/>
    <w:rsid w:val="00357A6B"/>
    <w:rsid w:val="0036410B"/>
    <w:rsid w:val="003656C6"/>
    <w:rsid w:val="0037327D"/>
    <w:rsid w:val="00373DFE"/>
    <w:rsid w:val="00374815"/>
    <w:rsid w:val="0038079C"/>
    <w:rsid w:val="003866D0"/>
    <w:rsid w:val="00386849"/>
    <w:rsid w:val="0039202C"/>
    <w:rsid w:val="003938C7"/>
    <w:rsid w:val="003949D8"/>
    <w:rsid w:val="003958AA"/>
    <w:rsid w:val="003967FE"/>
    <w:rsid w:val="003A09A3"/>
    <w:rsid w:val="003A3CF5"/>
    <w:rsid w:val="003A4818"/>
    <w:rsid w:val="003B2214"/>
    <w:rsid w:val="003B294F"/>
    <w:rsid w:val="003B46F2"/>
    <w:rsid w:val="003C1AF1"/>
    <w:rsid w:val="003C4AB7"/>
    <w:rsid w:val="003C5EB9"/>
    <w:rsid w:val="003D0764"/>
    <w:rsid w:val="003D0A33"/>
    <w:rsid w:val="003D1A90"/>
    <w:rsid w:val="003D3A40"/>
    <w:rsid w:val="003D56A0"/>
    <w:rsid w:val="003D6457"/>
    <w:rsid w:val="003E0435"/>
    <w:rsid w:val="003E1207"/>
    <w:rsid w:val="003E1A5E"/>
    <w:rsid w:val="003E32EF"/>
    <w:rsid w:val="003E5783"/>
    <w:rsid w:val="003E7472"/>
    <w:rsid w:val="003F7D49"/>
    <w:rsid w:val="00410B8C"/>
    <w:rsid w:val="0041267A"/>
    <w:rsid w:val="00412ED6"/>
    <w:rsid w:val="00413C21"/>
    <w:rsid w:val="004142D5"/>
    <w:rsid w:val="0041492D"/>
    <w:rsid w:val="004177A8"/>
    <w:rsid w:val="004217FB"/>
    <w:rsid w:val="00424100"/>
    <w:rsid w:val="004273D0"/>
    <w:rsid w:val="0042779F"/>
    <w:rsid w:val="00431DD0"/>
    <w:rsid w:val="00434050"/>
    <w:rsid w:val="004341D9"/>
    <w:rsid w:val="004352A9"/>
    <w:rsid w:val="00440349"/>
    <w:rsid w:val="004408EC"/>
    <w:rsid w:val="00442D33"/>
    <w:rsid w:val="00444DD2"/>
    <w:rsid w:val="0044530C"/>
    <w:rsid w:val="00446D46"/>
    <w:rsid w:val="00447A7B"/>
    <w:rsid w:val="00447C51"/>
    <w:rsid w:val="00451FD2"/>
    <w:rsid w:val="00453D17"/>
    <w:rsid w:val="00456BF7"/>
    <w:rsid w:val="00463EF5"/>
    <w:rsid w:val="00463FD9"/>
    <w:rsid w:val="0046400A"/>
    <w:rsid w:val="00464085"/>
    <w:rsid w:val="004652D9"/>
    <w:rsid w:val="00465E99"/>
    <w:rsid w:val="0046646A"/>
    <w:rsid w:val="004672CF"/>
    <w:rsid w:val="00472110"/>
    <w:rsid w:val="00474487"/>
    <w:rsid w:val="004747D9"/>
    <w:rsid w:val="00475BE2"/>
    <w:rsid w:val="00476616"/>
    <w:rsid w:val="00482D71"/>
    <w:rsid w:val="00484CF9"/>
    <w:rsid w:val="00491FF9"/>
    <w:rsid w:val="00492337"/>
    <w:rsid w:val="0049755A"/>
    <w:rsid w:val="004A3A37"/>
    <w:rsid w:val="004A7426"/>
    <w:rsid w:val="004B1090"/>
    <w:rsid w:val="004B2F2C"/>
    <w:rsid w:val="004C137D"/>
    <w:rsid w:val="004C174C"/>
    <w:rsid w:val="004C49C6"/>
    <w:rsid w:val="004D4A72"/>
    <w:rsid w:val="004D7F27"/>
    <w:rsid w:val="004E18C8"/>
    <w:rsid w:val="004E2B4E"/>
    <w:rsid w:val="004E4B9D"/>
    <w:rsid w:val="004E6B1F"/>
    <w:rsid w:val="004E77FB"/>
    <w:rsid w:val="004F0EFE"/>
    <w:rsid w:val="004F3FE9"/>
    <w:rsid w:val="004F6559"/>
    <w:rsid w:val="0050055B"/>
    <w:rsid w:val="00502367"/>
    <w:rsid w:val="00502EDE"/>
    <w:rsid w:val="005122B8"/>
    <w:rsid w:val="00512AE0"/>
    <w:rsid w:val="00512CDB"/>
    <w:rsid w:val="00514993"/>
    <w:rsid w:val="00522551"/>
    <w:rsid w:val="00526356"/>
    <w:rsid w:val="005310AE"/>
    <w:rsid w:val="00533F6E"/>
    <w:rsid w:val="005342DD"/>
    <w:rsid w:val="00534337"/>
    <w:rsid w:val="00534A44"/>
    <w:rsid w:val="0053581A"/>
    <w:rsid w:val="00535845"/>
    <w:rsid w:val="005358A6"/>
    <w:rsid w:val="005372B8"/>
    <w:rsid w:val="005418E9"/>
    <w:rsid w:val="005422D4"/>
    <w:rsid w:val="0054345D"/>
    <w:rsid w:val="005438AB"/>
    <w:rsid w:val="00543991"/>
    <w:rsid w:val="005458B5"/>
    <w:rsid w:val="0054733E"/>
    <w:rsid w:val="0055349C"/>
    <w:rsid w:val="00557189"/>
    <w:rsid w:val="005618EA"/>
    <w:rsid w:val="00562D21"/>
    <w:rsid w:val="00565003"/>
    <w:rsid w:val="005658DA"/>
    <w:rsid w:val="00567317"/>
    <w:rsid w:val="005724B9"/>
    <w:rsid w:val="005736CC"/>
    <w:rsid w:val="00576806"/>
    <w:rsid w:val="00580B23"/>
    <w:rsid w:val="00587034"/>
    <w:rsid w:val="00595BC6"/>
    <w:rsid w:val="005A0268"/>
    <w:rsid w:val="005A0954"/>
    <w:rsid w:val="005A3876"/>
    <w:rsid w:val="005A3EEA"/>
    <w:rsid w:val="005A540F"/>
    <w:rsid w:val="005B0576"/>
    <w:rsid w:val="005B28CD"/>
    <w:rsid w:val="005B6A35"/>
    <w:rsid w:val="005B6C29"/>
    <w:rsid w:val="005C1581"/>
    <w:rsid w:val="005C4019"/>
    <w:rsid w:val="005C75DE"/>
    <w:rsid w:val="005D1DB2"/>
    <w:rsid w:val="005D3024"/>
    <w:rsid w:val="005D4388"/>
    <w:rsid w:val="005D700C"/>
    <w:rsid w:val="005D7D14"/>
    <w:rsid w:val="005E412B"/>
    <w:rsid w:val="005F3C48"/>
    <w:rsid w:val="005F40BB"/>
    <w:rsid w:val="005F41FF"/>
    <w:rsid w:val="005F4AC0"/>
    <w:rsid w:val="005F4D02"/>
    <w:rsid w:val="00601942"/>
    <w:rsid w:val="00601FC9"/>
    <w:rsid w:val="00603E8A"/>
    <w:rsid w:val="00604E33"/>
    <w:rsid w:val="00605E0B"/>
    <w:rsid w:val="00607354"/>
    <w:rsid w:val="00610F73"/>
    <w:rsid w:val="00616825"/>
    <w:rsid w:val="00617A09"/>
    <w:rsid w:val="006231E1"/>
    <w:rsid w:val="00626577"/>
    <w:rsid w:val="00627360"/>
    <w:rsid w:val="00627760"/>
    <w:rsid w:val="00627D1A"/>
    <w:rsid w:val="00633912"/>
    <w:rsid w:val="0063495E"/>
    <w:rsid w:val="00634C63"/>
    <w:rsid w:val="00635559"/>
    <w:rsid w:val="006445CF"/>
    <w:rsid w:val="00644C66"/>
    <w:rsid w:val="0064614D"/>
    <w:rsid w:val="0064748C"/>
    <w:rsid w:val="00653965"/>
    <w:rsid w:val="00656CFF"/>
    <w:rsid w:val="0066054A"/>
    <w:rsid w:val="00660E05"/>
    <w:rsid w:val="00667136"/>
    <w:rsid w:val="00667EB9"/>
    <w:rsid w:val="006704B7"/>
    <w:rsid w:val="00670946"/>
    <w:rsid w:val="00670D0C"/>
    <w:rsid w:val="006711A8"/>
    <w:rsid w:val="006720BB"/>
    <w:rsid w:val="00674139"/>
    <w:rsid w:val="00677048"/>
    <w:rsid w:val="00677E44"/>
    <w:rsid w:val="00681BC5"/>
    <w:rsid w:val="00682577"/>
    <w:rsid w:val="006833A8"/>
    <w:rsid w:val="0068463D"/>
    <w:rsid w:val="00684C78"/>
    <w:rsid w:val="00686752"/>
    <w:rsid w:val="006868AE"/>
    <w:rsid w:val="00687B6C"/>
    <w:rsid w:val="00691836"/>
    <w:rsid w:val="0069357B"/>
    <w:rsid w:val="00693E2F"/>
    <w:rsid w:val="006946C8"/>
    <w:rsid w:val="00696B71"/>
    <w:rsid w:val="00697B7C"/>
    <w:rsid w:val="006A0FF2"/>
    <w:rsid w:val="006A2D6F"/>
    <w:rsid w:val="006A3652"/>
    <w:rsid w:val="006A7825"/>
    <w:rsid w:val="006B1093"/>
    <w:rsid w:val="006B17FC"/>
    <w:rsid w:val="006B469B"/>
    <w:rsid w:val="006B7539"/>
    <w:rsid w:val="006C049F"/>
    <w:rsid w:val="006C30AE"/>
    <w:rsid w:val="006C3910"/>
    <w:rsid w:val="006D2E40"/>
    <w:rsid w:val="006D3729"/>
    <w:rsid w:val="006D4259"/>
    <w:rsid w:val="006E2487"/>
    <w:rsid w:val="006E4EE3"/>
    <w:rsid w:val="006E5213"/>
    <w:rsid w:val="006E66EC"/>
    <w:rsid w:val="006F7693"/>
    <w:rsid w:val="006F785A"/>
    <w:rsid w:val="0070095C"/>
    <w:rsid w:val="00702A16"/>
    <w:rsid w:val="0070415B"/>
    <w:rsid w:val="0071080D"/>
    <w:rsid w:val="00712ADD"/>
    <w:rsid w:val="00715515"/>
    <w:rsid w:val="007166E0"/>
    <w:rsid w:val="00716EF4"/>
    <w:rsid w:val="00717A6D"/>
    <w:rsid w:val="0072012E"/>
    <w:rsid w:val="00724703"/>
    <w:rsid w:val="00731395"/>
    <w:rsid w:val="00735E9D"/>
    <w:rsid w:val="00737435"/>
    <w:rsid w:val="00740EF8"/>
    <w:rsid w:val="00741ABD"/>
    <w:rsid w:val="00746FC8"/>
    <w:rsid w:val="0074784A"/>
    <w:rsid w:val="007570C1"/>
    <w:rsid w:val="007578BE"/>
    <w:rsid w:val="007623E5"/>
    <w:rsid w:val="00763A2E"/>
    <w:rsid w:val="00764EA5"/>
    <w:rsid w:val="007709F9"/>
    <w:rsid w:val="007723EE"/>
    <w:rsid w:val="00774EBA"/>
    <w:rsid w:val="0078089D"/>
    <w:rsid w:val="00780DE9"/>
    <w:rsid w:val="00784438"/>
    <w:rsid w:val="00790B28"/>
    <w:rsid w:val="007932D1"/>
    <w:rsid w:val="007936C5"/>
    <w:rsid w:val="00793D07"/>
    <w:rsid w:val="00797137"/>
    <w:rsid w:val="00797AB4"/>
    <w:rsid w:val="00797DCB"/>
    <w:rsid w:val="007A0956"/>
    <w:rsid w:val="007A268D"/>
    <w:rsid w:val="007A4C06"/>
    <w:rsid w:val="007B0B42"/>
    <w:rsid w:val="007B4F9F"/>
    <w:rsid w:val="007B5D26"/>
    <w:rsid w:val="007C1422"/>
    <w:rsid w:val="007C17D5"/>
    <w:rsid w:val="007C2D57"/>
    <w:rsid w:val="007C4DFE"/>
    <w:rsid w:val="007D00B8"/>
    <w:rsid w:val="007D0C3B"/>
    <w:rsid w:val="007D286A"/>
    <w:rsid w:val="007D4A5B"/>
    <w:rsid w:val="007F0344"/>
    <w:rsid w:val="008017B9"/>
    <w:rsid w:val="00810172"/>
    <w:rsid w:val="00811688"/>
    <w:rsid w:val="008116CE"/>
    <w:rsid w:val="0081602D"/>
    <w:rsid w:val="00816C4D"/>
    <w:rsid w:val="00827CE1"/>
    <w:rsid w:val="0083080F"/>
    <w:rsid w:val="00832E88"/>
    <w:rsid w:val="00833283"/>
    <w:rsid w:val="008412BC"/>
    <w:rsid w:val="00842BE6"/>
    <w:rsid w:val="00842FB8"/>
    <w:rsid w:val="00846D78"/>
    <w:rsid w:val="008549AA"/>
    <w:rsid w:val="00856BF0"/>
    <w:rsid w:val="008579FA"/>
    <w:rsid w:val="00857FCF"/>
    <w:rsid w:val="008651ED"/>
    <w:rsid w:val="0087154B"/>
    <w:rsid w:val="00871F6D"/>
    <w:rsid w:val="008737E4"/>
    <w:rsid w:val="008745B3"/>
    <w:rsid w:val="00875A59"/>
    <w:rsid w:val="00877B39"/>
    <w:rsid w:val="00883FCD"/>
    <w:rsid w:val="008874DB"/>
    <w:rsid w:val="0089018A"/>
    <w:rsid w:val="008903BA"/>
    <w:rsid w:val="008918DC"/>
    <w:rsid w:val="008922B8"/>
    <w:rsid w:val="00892DDC"/>
    <w:rsid w:val="0089380A"/>
    <w:rsid w:val="0089558E"/>
    <w:rsid w:val="00895C58"/>
    <w:rsid w:val="00896988"/>
    <w:rsid w:val="008A0F8C"/>
    <w:rsid w:val="008A1C00"/>
    <w:rsid w:val="008A23F3"/>
    <w:rsid w:val="008A2DF8"/>
    <w:rsid w:val="008A3C73"/>
    <w:rsid w:val="008A5F0D"/>
    <w:rsid w:val="008B00C3"/>
    <w:rsid w:val="008B36F8"/>
    <w:rsid w:val="008B5BD2"/>
    <w:rsid w:val="008C46C1"/>
    <w:rsid w:val="008D06EA"/>
    <w:rsid w:val="008D11D9"/>
    <w:rsid w:val="008D17A5"/>
    <w:rsid w:val="008D718D"/>
    <w:rsid w:val="008E35DF"/>
    <w:rsid w:val="008E3B3E"/>
    <w:rsid w:val="008E3FF1"/>
    <w:rsid w:val="008F12E5"/>
    <w:rsid w:val="008F41C8"/>
    <w:rsid w:val="008F5142"/>
    <w:rsid w:val="008F7381"/>
    <w:rsid w:val="008F7A18"/>
    <w:rsid w:val="00902DDB"/>
    <w:rsid w:val="00905F64"/>
    <w:rsid w:val="00906A34"/>
    <w:rsid w:val="00913D77"/>
    <w:rsid w:val="00915E7B"/>
    <w:rsid w:val="009167A0"/>
    <w:rsid w:val="00916D6B"/>
    <w:rsid w:val="00917788"/>
    <w:rsid w:val="009200A2"/>
    <w:rsid w:val="0092399E"/>
    <w:rsid w:val="00927355"/>
    <w:rsid w:val="009329FB"/>
    <w:rsid w:val="0093770D"/>
    <w:rsid w:val="00944FB2"/>
    <w:rsid w:val="00945F33"/>
    <w:rsid w:val="00947152"/>
    <w:rsid w:val="00947757"/>
    <w:rsid w:val="00947E5C"/>
    <w:rsid w:val="00955DCD"/>
    <w:rsid w:val="00955F73"/>
    <w:rsid w:val="009736CA"/>
    <w:rsid w:val="00975511"/>
    <w:rsid w:val="009802C4"/>
    <w:rsid w:val="00983325"/>
    <w:rsid w:val="009855BF"/>
    <w:rsid w:val="009904AC"/>
    <w:rsid w:val="00990E33"/>
    <w:rsid w:val="0099157A"/>
    <w:rsid w:val="00992516"/>
    <w:rsid w:val="00992C40"/>
    <w:rsid w:val="009932CA"/>
    <w:rsid w:val="00993408"/>
    <w:rsid w:val="00993C1C"/>
    <w:rsid w:val="009A7654"/>
    <w:rsid w:val="009B7082"/>
    <w:rsid w:val="009C02DA"/>
    <w:rsid w:val="009C0F7A"/>
    <w:rsid w:val="009C1092"/>
    <w:rsid w:val="009C1A4A"/>
    <w:rsid w:val="009C45F7"/>
    <w:rsid w:val="009D2000"/>
    <w:rsid w:val="009E1274"/>
    <w:rsid w:val="009E1487"/>
    <w:rsid w:val="009E1AC6"/>
    <w:rsid w:val="009E3B35"/>
    <w:rsid w:val="009E6155"/>
    <w:rsid w:val="009E63EA"/>
    <w:rsid w:val="009E6ADD"/>
    <w:rsid w:val="009E6AE3"/>
    <w:rsid w:val="009F050F"/>
    <w:rsid w:val="009F5047"/>
    <w:rsid w:val="009F6CA1"/>
    <w:rsid w:val="00A06804"/>
    <w:rsid w:val="00A1371E"/>
    <w:rsid w:val="00A207C3"/>
    <w:rsid w:val="00A25C71"/>
    <w:rsid w:val="00A26E36"/>
    <w:rsid w:val="00A2740F"/>
    <w:rsid w:val="00A30E85"/>
    <w:rsid w:val="00A31E9B"/>
    <w:rsid w:val="00A333DC"/>
    <w:rsid w:val="00A352EC"/>
    <w:rsid w:val="00A35A4B"/>
    <w:rsid w:val="00A43043"/>
    <w:rsid w:val="00A45FC2"/>
    <w:rsid w:val="00A510D1"/>
    <w:rsid w:val="00A53D31"/>
    <w:rsid w:val="00A56641"/>
    <w:rsid w:val="00A6701B"/>
    <w:rsid w:val="00A7010C"/>
    <w:rsid w:val="00A7079E"/>
    <w:rsid w:val="00A73A23"/>
    <w:rsid w:val="00A73F8A"/>
    <w:rsid w:val="00A74919"/>
    <w:rsid w:val="00A74B20"/>
    <w:rsid w:val="00A7567B"/>
    <w:rsid w:val="00A76032"/>
    <w:rsid w:val="00A8099D"/>
    <w:rsid w:val="00A80C37"/>
    <w:rsid w:val="00A81D62"/>
    <w:rsid w:val="00A84922"/>
    <w:rsid w:val="00A85084"/>
    <w:rsid w:val="00A90AE8"/>
    <w:rsid w:val="00A971BB"/>
    <w:rsid w:val="00AA257D"/>
    <w:rsid w:val="00AA2764"/>
    <w:rsid w:val="00AA35CC"/>
    <w:rsid w:val="00AA3A1B"/>
    <w:rsid w:val="00AA59B8"/>
    <w:rsid w:val="00AA7550"/>
    <w:rsid w:val="00AB0C63"/>
    <w:rsid w:val="00AB337D"/>
    <w:rsid w:val="00AB4563"/>
    <w:rsid w:val="00AB60F7"/>
    <w:rsid w:val="00AB7088"/>
    <w:rsid w:val="00AC2AA2"/>
    <w:rsid w:val="00AC3250"/>
    <w:rsid w:val="00AC32FF"/>
    <w:rsid w:val="00AC4A31"/>
    <w:rsid w:val="00AC61CB"/>
    <w:rsid w:val="00AC6C8B"/>
    <w:rsid w:val="00AD1441"/>
    <w:rsid w:val="00AD1958"/>
    <w:rsid w:val="00AD24D5"/>
    <w:rsid w:val="00AD28FC"/>
    <w:rsid w:val="00AD2DB8"/>
    <w:rsid w:val="00AD54E0"/>
    <w:rsid w:val="00AD676E"/>
    <w:rsid w:val="00AE00D6"/>
    <w:rsid w:val="00AE09EE"/>
    <w:rsid w:val="00AE3ED7"/>
    <w:rsid w:val="00AF2CCF"/>
    <w:rsid w:val="00AF3C7E"/>
    <w:rsid w:val="00B00632"/>
    <w:rsid w:val="00B035E2"/>
    <w:rsid w:val="00B073A2"/>
    <w:rsid w:val="00B12292"/>
    <w:rsid w:val="00B14B86"/>
    <w:rsid w:val="00B14C29"/>
    <w:rsid w:val="00B1509A"/>
    <w:rsid w:val="00B16746"/>
    <w:rsid w:val="00B170E8"/>
    <w:rsid w:val="00B17DFA"/>
    <w:rsid w:val="00B3769E"/>
    <w:rsid w:val="00B448DC"/>
    <w:rsid w:val="00B47B39"/>
    <w:rsid w:val="00B51C92"/>
    <w:rsid w:val="00B526E5"/>
    <w:rsid w:val="00B63531"/>
    <w:rsid w:val="00B70043"/>
    <w:rsid w:val="00B7008A"/>
    <w:rsid w:val="00B70410"/>
    <w:rsid w:val="00B71520"/>
    <w:rsid w:val="00B717B3"/>
    <w:rsid w:val="00B73C8E"/>
    <w:rsid w:val="00B859B6"/>
    <w:rsid w:val="00B90A7A"/>
    <w:rsid w:val="00B93856"/>
    <w:rsid w:val="00B94AC9"/>
    <w:rsid w:val="00BA6457"/>
    <w:rsid w:val="00BB1CCD"/>
    <w:rsid w:val="00BB26D3"/>
    <w:rsid w:val="00BB2734"/>
    <w:rsid w:val="00BB316E"/>
    <w:rsid w:val="00BB32C4"/>
    <w:rsid w:val="00BB605A"/>
    <w:rsid w:val="00BB772E"/>
    <w:rsid w:val="00BC451D"/>
    <w:rsid w:val="00BC7743"/>
    <w:rsid w:val="00BD1C07"/>
    <w:rsid w:val="00BD2155"/>
    <w:rsid w:val="00BD43C3"/>
    <w:rsid w:val="00BD6509"/>
    <w:rsid w:val="00BE52ED"/>
    <w:rsid w:val="00BF091C"/>
    <w:rsid w:val="00BF4401"/>
    <w:rsid w:val="00BF7461"/>
    <w:rsid w:val="00C009E0"/>
    <w:rsid w:val="00C01B5D"/>
    <w:rsid w:val="00C0654C"/>
    <w:rsid w:val="00C10D37"/>
    <w:rsid w:val="00C14CBC"/>
    <w:rsid w:val="00C258E4"/>
    <w:rsid w:val="00C348DF"/>
    <w:rsid w:val="00C37DEC"/>
    <w:rsid w:val="00C5515A"/>
    <w:rsid w:val="00C563D2"/>
    <w:rsid w:val="00C606F3"/>
    <w:rsid w:val="00C64B2A"/>
    <w:rsid w:val="00C7069F"/>
    <w:rsid w:val="00C7152E"/>
    <w:rsid w:val="00C72085"/>
    <w:rsid w:val="00C72F0B"/>
    <w:rsid w:val="00C81F0C"/>
    <w:rsid w:val="00C8415B"/>
    <w:rsid w:val="00C84973"/>
    <w:rsid w:val="00C9060E"/>
    <w:rsid w:val="00C91B84"/>
    <w:rsid w:val="00C946F9"/>
    <w:rsid w:val="00C951E5"/>
    <w:rsid w:val="00C96371"/>
    <w:rsid w:val="00C96D71"/>
    <w:rsid w:val="00C97590"/>
    <w:rsid w:val="00CA0BAE"/>
    <w:rsid w:val="00CA2E11"/>
    <w:rsid w:val="00CA2FDC"/>
    <w:rsid w:val="00CA3BBA"/>
    <w:rsid w:val="00CA7B9F"/>
    <w:rsid w:val="00CB318C"/>
    <w:rsid w:val="00CB6995"/>
    <w:rsid w:val="00CC0602"/>
    <w:rsid w:val="00CC1AFE"/>
    <w:rsid w:val="00CC39A6"/>
    <w:rsid w:val="00CC71C5"/>
    <w:rsid w:val="00CD04BB"/>
    <w:rsid w:val="00CD6850"/>
    <w:rsid w:val="00CE06BF"/>
    <w:rsid w:val="00CE1DF7"/>
    <w:rsid w:val="00CF0066"/>
    <w:rsid w:val="00CF19A6"/>
    <w:rsid w:val="00CF3389"/>
    <w:rsid w:val="00CF397C"/>
    <w:rsid w:val="00CF3B2E"/>
    <w:rsid w:val="00CF3C61"/>
    <w:rsid w:val="00CF4B82"/>
    <w:rsid w:val="00CF5113"/>
    <w:rsid w:val="00CF6193"/>
    <w:rsid w:val="00D02704"/>
    <w:rsid w:val="00D04785"/>
    <w:rsid w:val="00D06D64"/>
    <w:rsid w:val="00D16862"/>
    <w:rsid w:val="00D32C7D"/>
    <w:rsid w:val="00D34588"/>
    <w:rsid w:val="00D3478E"/>
    <w:rsid w:val="00D34D1C"/>
    <w:rsid w:val="00D36C73"/>
    <w:rsid w:val="00D41E9D"/>
    <w:rsid w:val="00D42FD2"/>
    <w:rsid w:val="00D54C2F"/>
    <w:rsid w:val="00D60AAD"/>
    <w:rsid w:val="00D634CB"/>
    <w:rsid w:val="00D637C2"/>
    <w:rsid w:val="00D64953"/>
    <w:rsid w:val="00D657C9"/>
    <w:rsid w:val="00D73194"/>
    <w:rsid w:val="00D7583B"/>
    <w:rsid w:val="00D77E79"/>
    <w:rsid w:val="00D82402"/>
    <w:rsid w:val="00D82488"/>
    <w:rsid w:val="00D8430A"/>
    <w:rsid w:val="00D87572"/>
    <w:rsid w:val="00D91DB8"/>
    <w:rsid w:val="00D965CA"/>
    <w:rsid w:val="00DA0A97"/>
    <w:rsid w:val="00DA466E"/>
    <w:rsid w:val="00DA4929"/>
    <w:rsid w:val="00DB0CFA"/>
    <w:rsid w:val="00DB3001"/>
    <w:rsid w:val="00DB4A71"/>
    <w:rsid w:val="00DC0BAA"/>
    <w:rsid w:val="00DC4962"/>
    <w:rsid w:val="00DC4CB7"/>
    <w:rsid w:val="00DC651E"/>
    <w:rsid w:val="00DD0D9A"/>
    <w:rsid w:val="00DD2418"/>
    <w:rsid w:val="00DD5415"/>
    <w:rsid w:val="00DE07C4"/>
    <w:rsid w:val="00DE3C3C"/>
    <w:rsid w:val="00DE4C7A"/>
    <w:rsid w:val="00DE5538"/>
    <w:rsid w:val="00DF12D0"/>
    <w:rsid w:val="00DF6036"/>
    <w:rsid w:val="00DF6BC3"/>
    <w:rsid w:val="00E0026F"/>
    <w:rsid w:val="00E01296"/>
    <w:rsid w:val="00E02040"/>
    <w:rsid w:val="00E02EBB"/>
    <w:rsid w:val="00E0306E"/>
    <w:rsid w:val="00E031F5"/>
    <w:rsid w:val="00E03831"/>
    <w:rsid w:val="00E102C1"/>
    <w:rsid w:val="00E150DD"/>
    <w:rsid w:val="00E17FBF"/>
    <w:rsid w:val="00E21F6A"/>
    <w:rsid w:val="00E25016"/>
    <w:rsid w:val="00E30B22"/>
    <w:rsid w:val="00E31281"/>
    <w:rsid w:val="00E31C5A"/>
    <w:rsid w:val="00E344BA"/>
    <w:rsid w:val="00E36AEB"/>
    <w:rsid w:val="00E3798A"/>
    <w:rsid w:val="00E407AC"/>
    <w:rsid w:val="00E41CF2"/>
    <w:rsid w:val="00E42835"/>
    <w:rsid w:val="00E43029"/>
    <w:rsid w:val="00E460F3"/>
    <w:rsid w:val="00E50177"/>
    <w:rsid w:val="00E5027B"/>
    <w:rsid w:val="00E5172E"/>
    <w:rsid w:val="00E542DC"/>
    <w:rsid w:val="00E5626A"/>
    <w:rsid w:val="00E66D19"/>
    <w:rsid w:val="00E67533"/>
    <w:rsid w:val="00E772E5"/>
    <w:rsid w:val="00E80E7D"/>
    <w:rsid w:val="00E81558"/>
    <w:rsid w:val="00E82585"/>
    <w:rsid w:val="00E83ABD"/>
    <w:rsid w:val="00E83BBD"/>
    <w:rsid w:val="00E860ED"/>
    <w:rsid w:val="00E8621C"/>
    <w:rsid w:val="00E87BDE"/>
    <w:rsid w:val="00E87FBC"/>
    <w:rsid w:val="00E90E7F"/>
    <w:rsid w:val="00E91B38"/>
    <w:rsid w:val="00EA0ABD"/>
    <w:rsid w:val="00EA1E17"/>
    <w:rsid w:val="00EA4096"/>
    <w:rsid w:val="00EA46E7"/>
    <w:rsid w:val="00EA5717"/>
    <w:rsid w:val="00EA6075"/>
    <w:rsid w:val="00EA6DD0"/>
    <w:rsid w:val="00EB1636"/>
    <w:rsid w:val="00EB3C2A"/>
    <w:rsid w:val="00EB4B55"/>
    <w:rsid w:val="00EC347C"/>
    <w:rsid w:val="00EC5A17"/>
    <w:rsid w:val="00EC7BF3"/>
    <w:rsid w:val="00ED3A40"/>
    <w:rsid w:val="00ED5478"/>
    <w:rsid w:val="00EE20A2"/>
    <w:rsid w:val="00EE560D"/>
    <w:rsid w:val="00EE60AE"/>
    <w:rsid w:val="00EE6353"/>
    <w:rsid w:val="00EE73B5"/>
    <w:rsid w:val="00EF09D2"/>
    <w:rsid w:val="00EF1962"/>
    <w:rsid w:val="00EF226B"/>
    <w:rsid w:val="00EF69B3"/>
    <w:rsid w:val="00F0071D"/>
    <w:rsid w:val="00F007E0"/>
    <w:rsid w:val="00F00937"/>
    <w:rsid w:val="00F0429A"/>
    <w:rsid w:val="00F049B3"/>
    <w:rsid w:val="00F06879"/>
    <w:rsid w:val="00F11275"/>
    <w:rsid w:val="00F149BE"/>
    <w:rsid w:val="00F22399"/>
    <w:rsid w:val="00F2355A"/>
    <w:rsid w:val="00F315C9"/>
    <w:rsid w:val="00F31F2D"/>
    <w:rsid w:val="00F354DE"/>
    <w:rsid w:val="00F36CCF"/>
    <w:rsid w:val="00F40934"/>
    <w:rsid w:val="00F42E31"/>
    <w:rsid w:val="00F43B2C"/>
    <w:rsid w:val="00F512E2"/>
    <w:rsid w:val="00F51869"/>
    <w:rsid w:val="00F51E5E"/>
    <w:rsid w:val="00F61A59"/>
    <w:rsid w:val="00F628B8"/>
    <w:rsid w:val="00F64B32"/>
    <w:rsid w:val="00F705B7"/>
    <w:rsid w:val="00F70C4B"/>
    <w:rsid w:val="00F73D30"/>
    <w:rsid w:val="00F76B05"/>
    <w:rsid w:val="00F808C0"/>
    <w:rsid w:val="00F83712"/>
    <w:rsid w:val="00F84AC0"/>
    <w:rsid w:val="00F859B1"/>
    <w:rsid w:val="00F85CA3"/>
    <w:rsid w:val="00F85E95"/>
    <w:rsid w:val="00F8675D"/>
    <w:rsid w:val="00F92202"/>
    <w:rsid w:val="00F923F2"/>
    <w:rsid w:val="00F9441D"/>
    <w:rsid w:val="00F95336"/>
    <w:rsid w:val="00F95C77"/>
    <w:rsid w:val="00FA087F"/>
    <w:rsid w:val="00FA13C3"/>
    <w:rsid w:val="00FA672D"/>
    <w:rsid w:val="00FA73AD"/>
    <w:rsid w:val="00FA7F80"/>
    <w:rsid w:val="00FB2AB3"/>
    <w:rsid w:val="00FC03A2"/>
    <w:rsid w:val="00FC3E3F"/>
    <w:rsid w:val="00FC4910"/>
    <w:rsid w:val="00FC5CC1"/>
    <w:rsid w:val="00FC5DD1"/>
    <w:rsid w:val="00FD0D2C"/>
    <w:rsid w:val="00FD44E8"/>
    <w:rsid w:val="00FD5C8D"/>
    <w:rsid w:val="00FD7200"/>
    <w:rsid w:val="00FD7C54"/>
    <w:rsid w:val="00FE1A52"/>
    <w:rsid w:val="00FE5F30"/>
    <w:rsid w:val="00FE6ABD"/>
    <w:rsid w:val="00FF59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318"/>
    <o:shapelayout v:ext="edit">
      <o:idmap v:ext="edit" data="2"/>
    </o:shapelayout>
  </w:shapeDefaults>
  <w:decimalSymbol w:val="."/>
  <w:listSeparator w:val=","/>
  <w14:docId w14:val="4701DEB8"/>
  <w15:docId w15:val="{E57FD470-2BA2-4EDB-A60E-8356D0B0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1C"/>
    <w:rPr>
      <w:sz w:val="24"/>
      <w:szCs w:val="24"/>
      <w:lang w:val="es-ES" w:eastAsia="es-ES"/>
    </w:rPr>
  </w:style>
  <w:style w:type="paragraph" w:styleId="Ttulo1">
    <w:name w:val="heading 1"/>
    <w:basedOn w:val="Normal"/>
    <w:next w:val="Normal"/>
    <w:qFormat/>
    <w:rsid w:val="00B170E8"/>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rsid w:val="0089558E"/>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paragraph" w:styleId="Ttulo3">
    <w:name w:val="heading 3"/>
    <w:basedOn w:val="Normal"/>
    <w:next w:val="Normal"/>
    <w:link w:val="Ttulo3Car"/>
    <w:uiPriority w:val="9"/>
    <w:semiHidden/>
    <w:unhideWhenUsed/>
    <w:qFormat/>
    <w:rsid w:val="005358A6"/>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link w:val="TextoCar"/>
    <w:rsid w:val="00A333DC"/>
    <w:pPr>
      <w:spacing w:after="101" w:line="216" w:lineRule="exact"/>
      <w:ind w:firstLine="288"/>
      <w:jc w:val="both"/>
    </w:pPr>
    <w:rPr>
      <w:rFonts w:ascii="Arial" w:hAnsi="Arial" w:cs="Arial"/>
      <w:sz w:val="18"/>
      <w:szCs w:val="20"/>
    </w:rPr>
  </w:style>
  <w:style w:type="paragraph" w:customStyle="1" w:styleId="CABEZA">
    <w:name w:val="CABEZA"/>
    <w:basedOn w:val="Normal"/>
    <w:rsid w:val="000468AF"/>
    <w:pPr>
      <w:jc w:val="center"/>
    </w:pPr>
    <w:rPr>
      <w:rFonts w:eastAsia="Calibri" w:cs="Arial"/>
      <w:b/>
      <w:sz w:val="28"/>
      <w:szCs w:val="28"/>
      <w:lang w:val="es-ES_tradnl" w:eastAsia="es-MX"/>
    </w:rPr>
  </w:style>
  <w:style w:type="paragraph" w:customStyle="1" w:styleId="ROMANOS">
    <w:name w:val="ROMANOS"/>
    <w:basedOn w:val="Normal"/>
    <w:link w:val="ROMANOSCar"/>
    <w:rsid w:val="00F51E5E"/>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rsid w:val="00255299"/>
    <w:pPr>
      <w:spacing w:after="101" w:line="216" w:lineRule="exact"/>
      <w:ind w:left="1080" w:hanging="360"/>
      <w:jc w:val="both"/>
    </w:pPr>
    <w:rPr>
      <w:rFonts w:ascii="Arial" w:hAnsi="Arial" w:cs="Arial"/>
      <w:sz w:val="18"/>
      <w:szCs w:val="18"/>
    </w:rPr>
  </w:style>
  <w:style w:type="paragraph" w:customStyle="1" w:styleId="Fechas">
    <w:name w:val="Fechas"/>
    <w:basedOn w:val="Texto"/>
    <w:autoRedefine/>
    <w:rsid w:val="00161A39"/>
    <w:pPr>
      <w:widowControl w:val="0"/>
      <w:pBdr>
        <w:bottom w:val="double" w:sz="6" w:space="0" w:color="auto"/>
      </w:pBdr>
      <w:spacing w:after="0" w:line="240" w:lineRule="auto"/>
      <w:ind w:left="289" w:right="289" w:firstLine="0"/>
      <w:jc w:val="left"/>
    </w:pPr>
    <w:rPr>
      <w:rFonts w:ascii="Times New Roman" w:hAnsi="Times New Roman"/>
      <w:snapToGrid w:val="0"/>
      <w:lang w:val="es-MX" w:eastAsia="es-MX"/>
    </w:rPr>
  </w:style>
  <w:style w:type="paragraph" w:customStyle="1" w:styleId="ANOTACION">
    <w:name w:val="ANOTACION"/>
    <w:basedOn w:val="Normal"/>
    <w:link w:val="ANOTACIONCar"/>
    <w:rsid w:val="009C02DA"/>
    <w:pPr>
      <w:spacing w:before="101" w:after="101" w:line="216" w:lineRule="atLeast"/>
      <w:jc w:val="center"/>
    </w:pPr>
    <w:rPr>
      <w:b/>
      <w:sz w:val="18"/>
      <w:szCs w:val="20"/>
      <w:lang w:val="es-ES_tradnl"/>
    </w:rPr>
  </w:style>
  <w:style w:type="paragraph" w:customStyle="1" w:styleId="SUBIN">
    <w:name w:val="SUBIN"/>
    <w:basedOn w:val="Texto"/>
    <w:rsid w:val="00535845"/>
    <w:pPr>
      <w:ind w:left="1987" w:hanging="720"/>
    </w:pPr>
    <w:rPr>
      <w:lang w:val="es-MX"/>
    </w:rPr>
  </w:style>
  <w:style w:type="paragraph" w:customStyle="1" w:styleId="Titulo1">
    <w:name w:val="Titulo 1"/>
    <w:basedOn w:val="Texto"/>
    <w:rsid w:val="00875A59"/>
    <w:pPr>
      <w:pBdr>
        <w:bottom w:val="single" w:sz="12" w:space="1" w:color="auto"/>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rsid w:val="00FE5F30"/>
    <w:pPr>
      <w:pBdr>
        <w:top w:val="double" w:sz="6" w:space="1" w:color="auto"/>
      </w:pBdr>
      <w:spacing w:line="240" w:lineRule="auto"/>
      <w:ind w:firstLine="0"/>
      <w:outlineLvl w:val="1"/>
    </w:pPr>
    <w:rPr>
      <w:lang w:val="es-MX"/>
    </w:rPr>
  </w:style>
  <w:style w:type="paragraph" w:customStyle="1" w:styleId="tt">
    <w:name w:val="tt"/>
    <w:basedOn w:val="Texto"/>
    <w:rsid w:val="00F64B32"/>
    <w:pPr>
      <w:tabs>
        <w:tab w:val="left" w:pos="1320"/>
        <w:tab w:val="left" w:pos="1629"/>
      </w:tabs>
      <w:ind w:left="1647" w:hanging="1440"/>
    </w:pPr>
    <w:rPr>
      <w:lang w:val="es-ES_tradnl"/>
    </w:rPr>
  </w:style>
  <w:style w:type="paragraph" w:customStyle="1" w:styleId="sum">
    <w:name w:val="sum"/>
    <w:basedOn w:val="Texto"/>
    <w:rsid w:val="007578BE"/>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styleId="Encabezado">
    <w:name w:val="header"/>
    <w:basedOn w:val="Normal"/>
    <w:rsid w:val="00140A5C"/>
    <w:pPr>
      <w:tabs>
        <w:tab w:val="center" w:pos="4419"/>
        <w:tab w:val="right" w:pos="8838"/>
      </w:tabs>
    </w:pPr>
  </w:style>
  <w:style w:type="paragraph" w:customStyle="1" w:styleId="EstilotextoPrimeralnea0">
    <w:name w:val="Estilo texto + Primera línea:  0&quot;"/>
    <w:basedOn w:val="Normal"/>
    <w:rsid w:val="0054733E"/>
    <w:pPr>
      <w:spacing w:after="101" w:line="216" w:lineRule="exact"/>
      <w:jc w:val="both"/>
    </w:pPr>
    <w:rPr>
      <w:rFonts w:ascii="Arial" w:hAnsi="Arial"/>
      <w:sz w:val="18"/>
      <w:szCs w:val="20"/>
      <w:lang w:val="es-MX" w:eastAsia="es-MX"/>
    </w:rPr>
  </w:style>
  <w:style w:type="character" w:customStyle="1" w:styleId="TextoCar">
    <w:name w:val="Texto Car"/>
    <w:link w:val="Texto"/>
    <w:locked/>
    <w:rsid w:val="003E5783"/>
    <w:rPr>
      <w:rFonts w:ascii="Arial" w:hAnsi="Arial" w:cs="Arial"/>
      <w:sz w:val="18"/>
      <w:lang w:val="es-ES" w:eastAsia="es-ES" w:bidi="ar-SA"/>
    </w:rPr>
  </w:style>
  <w:style w:type="character" w:customStyle="1" w:styleId="ROMANOSCar">
    <w:name w:val="ROMANOS Car"/>
    <w:link w:val="ROMANOS"/>
    <w:locked/>
    <w:rsid w:val="003E5783"/>
    <w:rPr>
      <w:rFonts w:ascii="Arial" w:hAnsi="Arial" w:cs="Arial"/>
      <w:sz w:val="18"/>
      <w:szCs w:val="18"/>
      <w:lang w:val="es-ES" w:eastAsia="es-ES" w:bidi="ar-SA"/>
    </w:rPr>
  </w:style>
  <w:style w:type="character" w:customStyle="1" w:styleId="ANOTACIONCar">
    <w:name w:val="ANOTACION Car"/>
    <w:link w:val="ANOTACION"/>
    <w:locked/>
    <w:rsid w:val="003E5783"/>
    <w:rPr>
      <w:b/>
      <w:sz w:val="18"/>
      <w:lang w:val="es-ES_tradnl" w:eastAsia="es-ES" w:bidi="ar-SA"/>
    </w:rPr>
  </w:style>
  <w:style w:type="paragraph" w:styleId="Piedepgina">
    <w:name w:val="footer"/>
    <w:basedOn w:val="Normal"/>
    <w:link w:val="PiedepginaCar"/>
    <w:uiPriority w:val="99"/>
    <w:rsid w:val="00140A5C"/>
    <w:pPr>
      <w:tabs>
        <w:tab w:val="center" w:pos="4419"/>
        <w:tab w:val="right" w:pos="8838"/>
      </w:tabs>
    </w:pPr>
  </w:style>
  <w:style w:type="character" w:styleId="Nmerodepgina">
    <w:name w:val="page number"/>
    <w:basedOn w:val="Fuentedeprrafopredeter"/>
    <w:rsid w:val="00140A5C"/>
  </w:style>
  <w:style w:type="paragraph" w:customStyle="1" w:styleId="texto0">
    <w:name w:val="texto"/>
    <w:basedOn w:val="Normal"/>
    <w:rsid w:val="003B46F2"/>
    <w:pPr>
      <w:snapToGrid w:val="0"/>
      <w:spacing w:after="101" w:line="216" w:lineRule="exact"/>
      <w:ind w:firstLine="288"/>
      <w:jc w:val="both"/>
    </w:pPr>
    <w:rPr>
      <w:rFonts w:ascii="Arial" w:hAnsi="Arial" w:cs="Arial"/>
      <w:sz w:val="18"/>
      <w:szCs w:val="18"/>
      <w:lang w:val="es-MX"/>
    </w:rPr>
  </w:style>
  <w:style w:type="paragraph" w:styleId="Prrafodelista">
    <w:name w:val="List Paragraph"/>
    <w:basedOn w:val="Normal"/>
    <w:uiPriority w:val="34"/>
    <w:qFormat/>
    <w:rsid w:val="00AD1441"/>
    <w:pPr>
      <w:spacing w:after="112" w:line="249" w:lineRule="atLeast"/>
      <w:ind w:left="720" w:firstLine="280"/>
      <w:jc w:val="both"/>
    </w:pPr>
    <w:rPr>
      <w:rFonts w:ascii="ArAal" w:hAnsi="ArAal" w:cs="ArAal"/>
      <w:color w:val="000000"/>
      <w:sz w:val="18"/>
      <w:szCs w:val="20"/>
      <w:lang w:val="es-MX" w:eastAsia="es-MX"/>
    </w:rPr>
  </w:style>
  <w:style w:type="paragraph" w:styleId="Textodeglobo">
    <w:name w:val="Balloon Text"/>
    <w:basedOn w:val="Normal"/>
    <w:link w:val="TextodegloboCar"/>
    <w:uiPriority w:val="99"/>
    <w:semiHidden/>
    <w:unhideWhenUsed/>
    <w:rsid w:val="00BB316E"/>
    <w:rPr>
      <w:rFonts w:ascii="Segoe UI" w:hAnsi="Segoe UI" w:cs="Segoe UI"/>
      <w:sz w:val="18"/>
      <w:szCs w:val="18"/>
    </w:rPr>
  </w:style>
  <w:style w:type="character" w:customStyle="1" w:styleId="TextodegloboCar">
    <w:name w:val="Texto de globo Car"/>
    <w:link w:val="Textodeglobo"/>
    <w:uiPriority w:val="99"/>
    <w:semiHidden/>
    <w:rsid w:val="00BB316E"/>
    <w:rPr>
      <w:rFonts w:ascii="Segoe UI" w:hAnsi="Segoe UI" w:cs="Segoe UI"/>
      <w:sz w:val="18"/>
      <w:szCs w:val="18"/>
      <w:lang w:val="es-ES" w:eastAsia="es-ES"/>
    </w:rPr>
  </w:style>
  <w:style w:type="paragraph" w:customStyle="1" w:styleId="Sumario">
    <w:name w:val="Sumario"/>
    <w:basedOn w:val="Normal"/>
    <w:rsid w:val="00BB605A"/>
    <w:pPr>
      <w:tabs>
        <w:tab w:val="right" w:leader="dot" w:pos="8107"/>
        <w:tab w:val="right" w:pos="8640"/>
      </w:tabs>
      <w:spacing w:line="260" w:lineRule="exact"/>
      <w:ind w:left="274" w:right="749"/>
      <w:jc w:val="both"/>
    </w:pPr>
    <w:rPr>
      <w:rFonts w:ascii="Arial" w:hAnsi="Arial"/>
      <w:sz w:val="18"/>
      <w:szCs w:val="18"/>
    </w:rPr>
  </w:style>
  <w:style w:type="paragraph" w:customStyle="1" w:styleId="Secreta">
    <w:name w:val="Secreta"/>
    <w:basedOn w:val="Normal"/>
    <w:autoRedefine/>
    <w:rsid w:val="00BB605A"/>
    <w:pPr>
      <w:tabs>
        <w:tab w:val="right" w:leader="dot" w:pos="8100"/>
        <w:tab w:val="right" w:pos="8640"/>
      </w:tabs>
      <w:spacing w:line="334" w:lineRule="exact"/>
      <w:ind w:left="274" w:right="749"/>
      <w:jc w:val="both"/>
    </w:pPr>
    <w:rPr>
      <w:b/>
      <w:sz w:val="20"/>
      <w:szCs w:val="20"/>
      <w:u w:val="single"/>
      <w:lang w:val="es-ES_tradnl"/>
    </w:rPr>
  </w:style>
  <w:style w:type="character" w:styleId="Hipervnculo">
    <w:name w:val="Hyperlink"/>
    <w:uiPriority w:val="99"/>
    <w:unhideWhenUsed/>
    <w:rsid w:val="00DE3C3C"/>
    <w:rPr>
      <w:color w:val="0563C1"/>
      <w:u w:val="single"/>
    </w:rPr>
  </w:style>
  <w:style w:type="paragraph" w:styleId="Revisin">
    <w:name w:val="Revision"/>
    <w:hidden/>
    <w:uiPriority w:val="99"/>
    <w:semiHidden/>
    <w:rsid w:val="00512AE0"/>
    <w:rPr>
      <w:sz w:val="24"/>
      <w:szCs w:val="24"/>
      <w:lang w:val="es-ES" w:eastAsia="es-ES"/>
    </w:rPr>
  </w:style>
  <w:style w:type="character" w:styleId="Refdecomentario">
    <w:name w:val="annotation reference"/>
    <w:basedOn w:val="Fuentedeprrafopredeter"/>
    <w:uiPriority w:val="99"/>
    <w:semiHidden/>
    <w:unhideWhenUsed/>
    <w:rsid w:val="0050055B"/>
    <w:rPr>
      <w:sz w:val="16"/>
      <w:szCs w:val="16"/>
    </w:rPr>
  </w:style>
  <w:style w:type="paragraph" w:styleId="Textocomentario">
    <w:name w:val="annotation text"/>
    <w:basedOn w:val="Normal"/>
    <w:link w:val="TextocomentarioCar"/>
    <w:uiPriority w:val="99"/>
    <w:unhideWhenUsed/>
    <w:rsid w:val="0050055B"/>
    <w:rPr>
      <w:sz w:val="20"/>
      <w:szCs w:val="20"/>
    </w:rPr>
  </w:style>
  <w:style w:type="character" w:customStyle="1" w:styleId="TextocomentarioCar">
    <w:name w:val="Texto comentario Car"/>
    <w:basedOn w:val="Fuentedeprrafopredeter"/>
    <w:link w:val="Textocomentario"/>
    <w:uiPriority w:val="99"/>
    <w:rsid w:val="0050055B"/>
    <w:rPr>
      <w:lang w:val="es-ES" w:eastAsia="es-ES"/>
    </w:rPr>
  </w:style>
  <w:style w:type="paragraph" w:styleId="Asuntodelcomentario">
    <w:name w:val="annotation subject"/>
    <w:basedOn w:val="Textocomentario"/>
    <w:next w:val="Textocomentario"/>
    <w:link w:val="AsuntodelcomentarioCar"/>
    <w:uiPriority w:val="99"/>
    <w:semiHidden/>
    <w:unhideWhenUsed/>
    <w:rsid w:val="0050055B"/>
    <w:rPr>
      <w:b/>
      <w:bCs/>
    </w:rPr>
  </w:style>
  <w:style w:type="character" w:customStyle="1" w:styleId="AsuntodelcomentarioCar">
    <w:name w:val="Asunto del comentario Car"/>
    <w:basedOn w:val="TextocomentarioCar"/>
    <w:link w:val="Asuntodelcomentario"/>
    <w:uiPriority w:val="99"/>
    <w:semiHidden/>
    <w:rsid w:val="0050055B"/>
    <w:rPr>
      <w:b/>
      <w:bCs/>
      <w:lang w:val="es-ES" w:eastAsia="es-ES"/>
    </w:rPr>
  </w:style>
  <w:style w:type="paragraph" w:customStyle="1" w:styleId="tit2">
    <w:name w:val="tit2"/>
    <w:basedOn w:val="Normal"/>
    <w:link w:val="tit2Car"/>
    <w:qFormat/>
    <w:rsid w:val="00BA6457"/>
    <w:pPr>
      <w:widowControl w:val="0"/>
      <w:autoSpaceDE w:val="0"/>
      <w:autoSpaceDN w:val="0"/>
      <w:adjustRightInd w:val="0"/>
      <w:ind w:left="142" w:right="85" w:firstLine="284"/>
      <w:jc w:val="both"/>
    </w:pPr>
    <w:rPr>
      <w:rFonts w:ascii="Arial" w:hAnsi="Arial" w:cs="Arial"/>
      <w:b/>
      <w:bCs/>
      <w:spacing w:val="-3"/>
      <w:sz w:val="18"/>
      <w:szCs w:val="18"/>
      <w:lang w:val="es-MX" w:eastAsia="es-MX"/>
    </w:rPr>
  </w:style>
  <w:style w:type="character" w:customStyle="1" w:styleId="tit2Car">
    <w:name w:val="tit2 Car"/>
    <w:basedOn w:val="Fuentedeprrafopredeter"/>
    <w:link w:val="tit2"/>
    <w:rsid w:val="00BA6457"/>
    <w:rPr>
      <w:rFonts w:ascii="Arial" w:hAnsi="Arial" w:cs="Arial"/>
      <w:b/>
      <w:bCs/>
      <w:spacing w:val="-3"/>
      <w:sz w:val="18"/>
      <w:szCs w:val="18"/>
    </w:rPr>
  </w:style>
  <w:style w:type="paragraph" w:customStyle="1" w:styleId="Default">
    <w:name w:val="Default"/>
    <w:rsid w:val="00BA6457"/>
    <w:pPr>
      <w:autoSpaceDE w:val="0"/>
      <w:autoSpaceDN w:val="0"/>
      <w:adjustRightInd w:val="0"/>
    </w:pPr>
    <w:rPr>
      <w:rFonts w:ascii="Arial" w:hAnsi="Arial" w:cs="Arial"/>
      <w:color w:val="000000"/>
      <w:sz w:val="24"/>
      <w:szCs w:val="24"/>
    </w:rPr>
  </w:style>
  <w:style w:type="table" w:customStyle="1" w:styleId="Tablaconcuadrcula2">
    <w:name w:val="Tabla con cuadrícula2"/>
    <w:basedOn w:val="Tablanormal"/>
    <w:next w:val="Tablaconcuadrcula"/>
    <w:uiPriority w:val="39"/>
    <w:rsid w:val="00BA6457"/>
    <w:rPr>
      <w:rFonts w:ascii="Calibri" w:hAnsi="Calibri"/>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BA645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BA6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5358A6"/>
    <w:rPr>
      <w:rFonts w:asciiTheme="majorHAnsi" w:eastAsiaTheme="majorEastAsia" w:hAnsiTheme="majorHAnsi" w:cstheme="majorBidi"/>
      <w:color w:val="1F3763" w:themeColor="accent1" w:themeShade="7F"/>
      <w:sz w:val="24"/>
      <w:szCs w:val="24"/>
      <w:lang w:val="es-ES" w:eastAsia="es-ES"/>
    </w:rPr>
  </w:style>
  <w:style w:type="character" w:customStyle="1" w:styleId="PiedepginaCar">
    <w:name w:val="Pie de página Car"/>
    <w:basedOn w:val="Fuentedeprrafopredeter"/>
    <w:link w:val="Piedepgina"/>
    <w:uiPriority w:val="99"/>
    <w:rsid w:val="005358A6"/>
    <w:rPr>
      <w:sz w:val="24"/>
      <w:szCs w:val="24"/>
      <w:lang w:val="es-ES" w:eastAsia="es-ES"/>
    </w:rPr>
  </w:style>
  <w:style w:type="character" w:styleId="Textoennegrita">
    <w:name w:val="Strong"/>
    <w:basedOn w:val="Fuentedeprrafopredeter"/>
    <w:uiPriority w:val="22"/>
    <w:qFormat/>
    <w:rsid w:val="005358A6"/>
    <w:rPr>
      <w:b/>
      <w:bCs/>
    </w:rPr>
  </w:style>
  <w:style w:type="character" w:customStyle="1" w:styleId="ui-provider">
    <w:name w:val="ui-provider"/>
    <w:basedOn w:val="Fuentedeprrafopredeter"/>
    <w:rsid w:val="005358A6"/>
  </w:style>
  <w:style w:type="character" w:customStyle="1" w:styleId="tit1Car">
    <w:name w:val="tit1 Car"/>
    <w:basedOn w:val="Fuentedeprrafopredeter"/>
    <w:link w:val="tit1"/>
    <w:locked/>
    <w:rsid w:val="00635559"/>
    <w:rPr>
      <w:b/>
      <w:bCs/>
      <w:sz w:val="18"/>
      <w:szCs w:val="18"/>
    </w:rPr>
  </w:style>
  <w:style w:type="paragraph" w:customStyle="1" w:styleId="tit1">
    <w:name w:val="tit1"/>
    <w:basedOn w:val="Normal"/>
    <w:link w:val="tit1Car"/>
    <w:qFormat/>
    <w:rsid w:val="00635559"/>
    <w:pPr>
      <w:widowControl w:val="0"/>
      <w:autoSpaceDE w:val="0"/>
      <w:autoSpaceDN w:val="0"/>
      <w:adjustRightInd w:val="0"/>
      <w:spacing w:before="36"/>
      <w:ind w:left="142" w:right="85" w:firstLine="284"/>
      <w:jc w:val="center"/>
    </w:pPr>
    <w:rPr>
      <w:b/>
      <w:bCs/>
      <w:sz w:val="18"/>
      <w:szCs w:val="18"/>
      <w:lang w:val="es-MX" w:eastAsia="es-MX"/>
    </w:rPr>
  </w:style>
  <w:style w:type="character" w:customStyle="1" w:styleId="tit3Car">
    <w:name w:val="tit3 Car"/>
    <w:basedOn w:val="Fuentedeprrafopredeter"/>
    <w:link w:val="tit32"/>
    <w:locked/>
    <w:rsid w:val="00635559"/>
    <w:rPr>
      <w:rFonts w:ascii="Arial" w:hAnsi="Arial" w:cs="Arial"/>
      <w:b/>
      <w:sz w:val="18"/>
      <w:szCs w:val="18"/>
    </w:rPr>
  </w:style>
  <w:style w:type="paragraph" w:customStyle="1" w:styleId="tit32">
    <w:name w:val="tit32"/>
    <w:basedOn w:val="Normal"/>
    <w:link w:val="tit3Car"/>
    <w:qFormat/>
    <w:rsid w:val="00635559"/>
    <w:pPr>
      <w:framePr w:hSpace="142" w:wrap="around" w:vAnchor="page" w:hAnchor="margin" w:y="1204"/>
      <w:jc w:val="center"/>
    </w:pPr>
    <w:rPr>
      <w:rFonts w:ascii="Arial" w:hAnsi="Arial" w:cs="Arial"/>
      <w:b/>
      <w:sz w:val="18"/>
      <w:szCs w:val="18"/>
      <w:lang w:val="es-MX" w:eastAsia="es-MX"/>
    </w:rPr>
  </w:style>
  <w:style w:type="character" w:customStyle="1" w:styleId="Mencinsinresolver1">
    <w:name w:val="Mención sin resolver1"/>
    <w:basedOn w:val="Fuentedeprrafopredeter"/>
    <w:uiPriority w:val="99"/>
    <w:semiHidden/>
    <w:unhideWhenUsed/>
    <w:rsid w:val="00CE1DF7"/>
    <w:rPr>
      <w:color w:val="605E5C"/>
      <w:shd w:val="clear" w:color="auto" w:fill="E1DFDD"/>
    </w:rPr>
  </w:style>
  <w:style w:type="character" w:styleId="Hipervnculovisitado">
    <w:name w:val="FollowedHyperlink"/>
    <w:basedOn w:val="Fuentedeprrafopredeter"/>
    <w:uiPriority w:val="99"/>
    <w:semiHidden/>
    <w:unhideWhenUsed/>
    <w:rsid w:val="00E150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913699">
      <w:bodyDiv w:val="1"/>
      <w:marLeft w:val="0"/>
      <w:marRight w:val="0"/>
      <w:marTop w:val="0"/>
      <w:marBottom w:val="0"/>
      <w:divBdr>
        <w:top w:val="none" w:sz="0" w:space="0" w:color="auto"/>
        <w:left w:val="none" w:sz="0" w:space="0" w:color="auto"/>
        <w:bottom w:val="none" w:sz="0" w:space="0" w:color="auto"/>
        <w:right w:val="none" w:sz="0" w:space="0" w:color="auto"/>
      </w:divBdr>
    </w:div>
    <w:div w:id="582686396">
      <w:bodyDiv w:val="1"/>
      <w:marLeft w:val="0"/>
      <w:marRight w:val="0"/>
      <w:marTop w:val="0"/>
      <w:marBottom w:val="0"/>
      <w:divBdr>
        <w:top w:val="none" w:sz="0" w:space="0" w:color="auto"/>
        <w:left w:val="none" w:sz="0" w:space="0" w:color="auto"/>
        <w:bottom w:val="none" w:sz="0" w:space="0" w:color="auto"/>
        <w:right w:val="none" w:sz="0" w:space="0" w:color="auto"/>
      </w:divBdr>
    </w:div>
    <w:div w:id="789595000">
      <w:bodyDiv w:val="1"/>
      <w:marLeft w:val="0"/>
      <w:marRight w:val="0"/>
      <w:marTop w:val="0"/>
      <w:marBottom w:val="0"/>
      <w:divBdr>
        <w:top w:val="none" w:sz="0" w:space="0" w:color="auto"/>
        <w:left w:val="none" w:sz="0" w:space="0" w:color="auto"/>
        <w:bottom w:val="none" w:sz="0" w:space="0" w:color="auto"/>
        <w:right w:val="none" w:sz="0" w:space="0" w:color="auto"/>
      </w:divBdr>
    </w:div>
    <w:div w:id="1298413806">
      <w:bodyDiv w:val="1"/>
      <w:marLeft w:val="0"/>
      <w:marRight w:val="0"/>
      <w:marTop w:val="0"/>
      <w:marBottom w:val="0"/>
      <w:divBdr>
        <w:top w:val="none" w:sz="0" w:space="0" w:color="auto"/>
        <w:left w:val="none" w:sz="0" w:space="0" w:color="auto"/>
        <w:bottom w:val="none" w:sz="0" w:space="0" w:color="auto"/>
        <w:right w:val="none" w:sz="0" w:space="0" w:color="auto"/>
      </w:divBdr>
    </w:div>
    <w:div w:id="1765220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ortal.correosdemexico.com.mx/portal/index.php/envio/consulta-de-codigo-posta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gi.org.mx/app/ageem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nieg.mx/Documentos/Normatividad/Vigente/ACUERDO_NT_Registro_de_nombres_Geograficos.pdf" TargetMode="Externa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gi.org.mx/temas/m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mwruiz\Desktop\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EC40CABABA33409D6916A3A76EAC01" ma:contentTypeVersion="15" ma:contentTypeDescription="Create a new document." ma:contentTypeScope="" ma:versionID="9d92ddb8457c8565b5b9ea0b9c622cea">
  <xsd:schema xmlns:xsd="http://www.w3.org/2001/XMLSchema" xmlns:xs="http://www.w3.org/2001/XMLSchema" xmlns:p="http://schemas.microsoft.com/office/2006/metadata/properties" xmlns:ns3="87bbac13-ece3-40a3-94d9-1a67ac19d838" xmlns:ns4="51a8f4c5-2034-49fa-b0b2-0b2a3d346265" targetNamespace="http://schemas.microsoft.com/office/2006/metadata/properties" ma:root="true" ma:fieldsID="5d935d5a74a804837b6d674f9d461026" ns3:_="" ns4:_="">
    <xsd:import namespace="87bbac13-ece3-40a3-94d9-1a67ac19d838"/>
    <xsd:import namespace="51a8f4c5-2034-49fa-b0b2-0b2a3d3462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CR"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bbac13-ece3-40a3-94d9-1a67ac19d8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a8f4c5-2034-49fa-b0b2-0b2a3d3462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7bbac13-ece3-40a3-94d9-1a67ac19d838" xsi:nil="true"/>
  </documentManagement>
</p:properties>
</file>

<file path=customXml/itemProps1.xml><?xml version="1.0" encoding="utf-8"?>
<ds:datastoreItem xmlns:ds="http://schemas.openxmlformats.org/officeDocument/2006/customXml" ds:itemID="{34BC5D2B-DBB5-445C-8DE8-82E850D45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bbac13-ece3-40a3-94d9-1a67ac19d838"/>
    <ds:schemaRef ds:uri="51a8f4c5-2034-49fa-b0b2-0b2a3d346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62C0D-A9C1-4A4D-933B-09C21F0BEBA6}">
  <ds:schemaRefs>
    <ds:schemaRef ds:uri="http://schemas.microsoft.com/sharepoint/v3/contenttype/forms"/>
  </ds:schemaRefs>
</ds:datastoreItem>
</file>

<file path=customXml/itemProps3.xml><?xml version="1.0" encoding="utf-8"?>
<ds:datastoreItem xmlns:ds="http://schemas.openxmlformats.org/officeDocument/2006/customXml" ds:itemID="{35DD8485-14CB-49DB-850B-66014436D2A7}">
  <ds:schemaRefs>
    <ds:schemaRef ds:uri="http://schemas.openxmlformats.org/officeDocument/2006/bibliography"/>
  </ds:schemaRefs>
</ds:datastoreItem>
</file>

<file path=customXml/itemProps4.xml><?xml version="1.0" encoding="utf-8"?>
<ds:datastoreItem xmlns:ds="http://schemas.openxmlformats.org/officeDocument/2006/customXml" ds:itemID="{0B1CF064-241C-4B0A-8D8E-7B43CEBA857F}">
  <ds:schemaRefs>
    <ds:schemaRef ds:uri="http://schemas.microsoft.com/office/2006/metadata/properties"/>
    <ds:schemaRef ds:uri="http://schemas.microsoft.com/office/infopath/2007/PartnerControls"/>
    <ds:schemaRef ds:uri="87bbac13-ece3-40a3-94d9-1a67ac19d838"/>
  </ds:schemaRefs>
</ds:datastoreItem>
</file>

<file path=docProps/app.xml><?xml version="1.0" encoding="utf-8"?>
<Properties xmlns="http://schemas.openxmlformats.org/officeDocument/2006/extended-properties" xmlns:vt="http://schemas.openxmlformats.org/officeDocument/2006/docPropsVTypes">
  <Template>modelo</Template>
  <TotalTime>227</TotalTime>
  <Pages>31</Pages>
  <Words>8054</Words>
  <Characters>44298</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lpstr>
    </vt:vector>
  </TitlesOfParts>
  <Company>Diario Oficial de la Federación</Company>
  <LinksUpToDate>false</LinksUpToDate>
  <CharactersWithSpaces>52248</CharactersWithSpaces>
  <SharedDoc>false</SharedDoc>
  <HLinks>
    <vt:vector size="6" baseType="variant">
      <vt:variant>
        <vt:i4>5111907</vt:i4>
      </vt:variant>
      <vt:variant>
        <vt:i4>0</vt:i4>
      </vt:variant>
      <vt:variant>
        <vt:i4>0</vt:i4>
      </vt:variant>
      <vt:variant>
        <vt:i4>5</vt:i4>
      </vt:variant>
      <vt:variant>
        <vt:lpwstr>https://www.snieg.mx/Documentos/Normatividad/Vigente/reglas_normativa_snieg_dof.pdf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DOF</dc:creator>
  <cp:keywords/>
  <dc:description/>
  <cp:lastModifiedBy>ALDEBARAN UICAB CUARA</cp:lastModifiedBy>
  <cp:revision>6</cp:revision>
  <cp:lastPrinted>2024-04-24T15:55:00Z</cp:lastPrinted>
  <dcterms:created xsi:type="dcterms:W3CDTF">2024-06-12T15:36:00Z</dcterms:created>
  <dcterms:modified xsi:type="dcterms:W3CDTF">2024-06-12T21:06:00Z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0x01010034EC40CABABA33409D6916A3A76EAC01</vt:lpwstr>
  </property>
  <property fmtid="{D5CDD505-2E9C-101B-9397-08002B2CF9AE}" pid="3" name="_activity">
    <vt:lpwstr/>
  </property>
  <property fmtid="{D5CDD505-2E9C-101B-9397-08002B2CF9AE}" pid="4" name="GrammarlyDocumentId">
    <vt:lpwstr>221dc5725d7b3b47fa235bda23c825de9bc58a4caba664ae4f3fd116157d1499</vt:lpwstr>
  </property>
</Properties>
</file>